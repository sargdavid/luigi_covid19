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598B99" w14:textId="77777777" w:rsidR="00A33054" w:rsidRPr="0055104B" w:rsidRDefault="00A33054">
      <w:pPr>
        <w:pStyle w:val="Title"/>
        <w:rPr>
          <w:rFonts w:ascii="Arial" w:hAnsi="Arial" w:cs="Arial"/>
          <w:sz w:val="22"/>
          <w:szCs w:val="22"/>
        </w:rPr>
      </w:pPr>
    </w:p>
    <w:p w14:paraId="54462B7D" w14:textId="07EBE915" w:rsidR="00807DD3" w:rsidRPr="0055104B" w:rsidRDefault="00D33FD6">
      <w:pPr>
        <w:pStyle w:val="Title"/>
        <w:rPr>
          <w:rFonts w:ascii="Arial" w:hAnsi="Arial" w:cs="Arial"/>
          <w:sz w:val="22"/>
          <w:szCs w:val="22"/>
        </w:rPr>
      </w:pPr>
      <w:r w:rsidRPr="0055104B">
        <w:rPr>
          <w:rFonts w:ascii="Arial" w:hAnsi="Arial" w:cs="Arial"/>
          <w:sz w:val="22"/>
          <w:szCs w:val="22"/>
        </w:rPr>
        <w:t xml:space="preserve">Genetic and inflammatory signatures associated with worse prognosis in hospitalized patients with severe SARS-CoV-2 infection </w:t>
      </w:r>
      <w:r w:rsidR="00306F42" w:rsidRPr="0055104B">
        <w:rPr>
          <w:rFonts w:ascii="Arial" w:hAnsi="Arial" w:cs="Arial"/>
          <w:sz w:val="22"/>
          <w:szCs w:val="22"/>
        </w:rPr>
        <w:t>with and without</w:t>
      </w:r>
      <w:r w:rsidRPr="0055104B">
        <w:rPr>
          <w:rFonts w:ascii="Arial" w:hAnsi="Arial" w:cs="Arial"/>
          <w:sz w:val="22"/>
          <w:szCs w:val="22"/>
        </w:rPr>
        <w:t xml:space="preserve"> diabetes.</w:t>
      </w:r>
    </w:p>
    <w:p w14:paraId="22FF4183" w14:textId="77777777" w:rsidR="002F7C20" w:rsidRPr="0055104B" w:rsidRDefault="002F7C20" w:rsidP="00D837DC">
      <w:pPr>
        <w:jc w:val="both"/>
        <w:rPr>
          <w:rFonts w:ascii="Arial" w:hAnsi="Arial" w:cs="Arial"/>
        </w:rPr>
      </w:pPr>
    </w:p>
    <w:p w14:paraId="07A64D09" w14:textId="4535C21A" w:rsidR="00845B85" w:rsidRPr="0055104B" w:rsidRDefault="00845B85" w:rsidP="00845B85">
      <w:pPr>
        <w:jc w:val="both"/>
        <w:rPr>
          <w:rFonts w:ascii="Arial" w:hAnsi="Arial" w:cs="Arial"/>
        </w:rPr>
      </w:pPr>
      <w:r w:rsidRPr="0055104B">
        <w:rPr>
          <w:rFonts w:ascii="Arial" w:hAnsi="Arial" w:cs="Arial"/>
        </w:rPr>
        <w:t>Marshall Yuan,</w:t>
      </w:r>
      <w:r w:rsidRPr="0055104B">
        <w:rPr>
          <w:rFonts w:ascii="Arial" w:hAnsi="Arial" w:cs="Arial"/>
          <w:vertAlign w:val="superscript"/>
        </w:rPr>
        <w:t>1</w:t>
      </w:r>
      <w:r w:rsidRPr="0055104B">
        <w:rPr>
          <w:rFonts w:ascii="Arial" w:hAnsi="Arial" w:cs="Arial"/>
        </w:rPr>
        <w:t xml:space="preserve"> Andrew Wassef,</w:t>
      </w:r>
      <w:r w:rsidRPr="0055104B">
        <w:rPr>
          <w:rFonts w:ascii="Arial" w:hAnsi="Arial" w:cs="Arial"/>
          <w:vertAlign w:val="superscript"/>
        </w:rPr>
        <w:t>2</w:t>
      </w:r>
      <w:r w:rsidRPr="0055104B">
        <w:rPr>
          <w:rFonts w:ascii="Arial" w:hAnsi="Arial" w:cs="Arial"/>
        </w:rPr>
        <w:t xml:space="preserve"> Davit Sargsyan,</w:t>
      </w:r>
      <w:r w:rsidR="00EC3959">
        <w:rPr>
          <w:rFonts w:ascii="Arial" w:hAnsi="Arial" w:cs="Arial"/>
          <w:vertAlign w:val="superscript"/>
        </w:rPr>
        <w:t xml:space="preserve">2, </w:t>
      </w:r>
      <w:r w:rsidRPr="0055104B">
        <w:rPr>
          <w:rFonts w:ascii="Arial" w:hAnsi="Arial" w:cs="Arial"/>
        </w:rPr>
        <w:t xml:space="preserve"> Vahe Nersisyan,</w:t>
      </w:r>
      <w:r w:rsidR="00EC3959">
        <w:rPr>
          <w:rFonts w:ascii="Arial" w:hAnsi="Arial" w:cs="Arial"/>
          <w:vertAlign w:val="superscript"/>
        </w:rPr>
        <w:t>4</w:t>
      </w:r>
      <w:r w:rsidRPr="0055104B">
        <w:rPr>
          <w:rFonts w:ascii="Arial" w:hAnsi="Arial" w:cs="Arial"/>
        </w:rPr>
        <w:t xml:space="preserve"> Javier Cabrera,</w:t>
      </w:r>
      <w:r w:rsidR="00EC3959">
        <w:rPr>
          <w:rFonts w:ascii="Arial" w:hAnsi="Arial" w:cs="Arial"/>
          <w:vertAlign w:val="superscript"/>
        </w:rPr>
        <w:t>4</w:t>
      </w:r>
      <w:r w:rsidRPr="0055104B">
        <w:rPr>
          <w:rFonts w:ascii="Arial" w:hAnsi="Arial" w:cs="Arial"/>
        </w:rPr>
        <w:t xml:space="preserve"> Ronald G, Nahass</w:t>
      </w:r>
      <w:r w:rsidR="00EC3959">
        <w:rPr>
          <w:rFonts w:ascii="Arial" w:hAnsi="Arial" w:cs="Arial"/>
          <w:vertAlign w:val="superscript"/>
        </w:rPr>
        <w:t>5</w:t>
      </w:r>
      <w:r w:rsidRPr="0055104B">
        <w:rPr>
          <w:rFonts w:ascii="Arial" w:hAnsi="Arial" w:cs="Arial"/>
        </w:rPr>
        <w:t xml:space="preserve"> Ah-Ng Kong,</w:t>
      </w:r>
      <w:r w:rsidRPr="0055104B">
        <w:rPr>
          <w:rFonts w:ascii="Arial" w:hAnsi="Arial" w:cs="Arial"/>
          <w:vertAlign w:val="superscript"/>
        </w:rPr>
        <w:t>2</w:t>
      </w:r>
      <w:r w:rsidRPr="0055104B">
        <w:rPr>
          <w:rFonts w:ascii="Arial" w:hAnsi="Arial" w:cs="Arial"/>
        </w:rPr>
        <w:t xml:space="preserve"> Luigi Brunetti</w:t>
      </w:r>
      <w:r w:rsidRPr="0055104B">
        <w:rPr>
          <w:rFonts w:ascii="Arial" w:hAnsi="Arial" w:cs="Arial"/>
          <w:vertAlign w:val="superscript"/>
        </w:rPr>
        <w:t>2,</w:t>
      </w:r>
      <w:r w:rsidR="00EC3959">
        <w:rPr>
          <w:rFonts w:ascii="Arial" w:hAnsi="Arial" w:cs="Arial"/>
          <w:vertAlign w:val="superscript"/>
        </w:rPr>
        <w:t>6, 7</w:t>
      </w:r>
    </w:p>
    <w:p w14:paraId="11E5FAF5" w14:textId="77777777" w:rsidR="00845B85" w:rsidRPr="0055104B" w:rsidRDefault="00845B85" w:rsidP="00845B85">
      <w:pPr>
        <w:jc w:val="both"/>
        <w:rPr>
          <w:rFonts w:ascii="Arial" w:hAnsi="Arial" w:cs="Arial"/>
        </w:rPr>
      </w:pPr>
    </w:p>
    <w:p w14:paraId="3ED954AF" w14:textId="0ED9A48B" w:rsidR="00845B85" w:rsidRPr="0055104B" w:rsidRDefault="00845B85" w:rsidP="00845B85">
      <w:pPr>
        <w:jc w:val="both"/>
        <w:rPr>
          <w:rFonts w:ascii="Arial" w:hAnsi="Arial" w:cs="Arial"/>
        </w:rPr>
      </w:pPr>
      <w:r w:rsidRPr="0055104B">
        <w:rPr>
          <w:rFonts w:ascii="Arial" w:hAnsi="Arial" w:cs="Arial"/>
        </w:rPr>
        <w:t>1 Robert Wood Johnson Medical School, Piscataway, NJ, USA</w:t>
      </w:r>
    </w:p>
    <w:p w14:paraId="16242BFB" w14:textId="7C1FB6A8" w:rsidR="00845B85" w:rsidRPr="0055104B" w:rsidRDefault="00845B85" w:rsidP="00845B85">
      <w:pPr>
        <w:jc w:val="both"/>
        <w:rPr>
          <w:rFonts w:ascii="Arial" w:hAnsi="Arial" w:cs="Arial"/>
        </w:rPr>
      </w:pPr>
      <w:r w:rsidRPr="0055104B">
        <w:rPr>
          <w:rFonts w:ascii="Arial" w:hAnsi="Arial" w:cs="Arial"/>
        </w:rPr>
        <w:t>2 Ernest Mario School of Pharmacy, Department of Pharmaceutics, Piscataway, NJ, USA</w:t>
      </w:r>
    </w:p>
    <w:p w14:paraId="23BBFD8F" w14:textId="3A6441FA" w:rsidR="00845B85" w:rsidRDefault="00845B85" w:rsidP="00845B85">
      <w:pPr>
        <w:jc w:val="both"/>
        <w:rPr>
          <w:rFonts w:ascii="Arial" w:hAnsi="Arial" w:cs="Arial"/>
        </w:rPr>
      </w:pPr>
      <w:r w:rsidRPr="0055104B">
        <w:rPr>
          <w:rFonts w:ascii="Arial" w:hAnsi="Arial" w:cs="Arial"/>
        </w:rPr>
        <w:t xml:space="preserve">3 </w:t>
      </w:r>
      <w:r w:rsidR="00EC3959">
        <w:rPr>
          <w:rFonts w:ascii="Arial" w:hAnsi="Arial" w:cs="Arial"/>
        </w:rPr>
        <w:t xml:space="preserve">Johnson &amp; Johnson, </w:t>
      </w:r>
      <w:r w:rsidR="00F22FC6">
        <w:rPr>
          <w:rFonts w:ascii="Arial" w:hAnsi="Arial" w:cs="Arial"/>
        </w:rPr>
        <w:t xml:space="preserve">Translational Medicine and Early Development Statistics, </w:t>
      </w:r>
      <w:r w:rsidR="00353641">
        <w:rPr>
          <w:rFonts w:ascii="Arial" w:hAnsi="Arial" w:cs="Arial"/>
        </w:rPr>
        <w:t>Raritan, NJ</w:t>
      </w:r>
      <w:r w:rsidR="00EC3959">
        <w:rPr>
          <w:rFonts w:ascii="Arial" w:hAnsi="Arial" w:cs="Arial"/>
        </w:rPr>
        <w:t>, USA</w:t>
      </w:r>
    </w:p>
    <w:p w14:paraId="656151D8" w14:textId="32789EF8" w:rsidR="00EC3959" w:rsidRPr="0055104B" w:rsidRDefault="00EC3959" w:rsidP="00845B85">
      <w:pPr>
        <w:jc w:val="both"/>
        <w:rPr>
          <w:rFonts w:ascii="Arial" w:hAnsi="Arial" w:cs="Arial"/>
        </w:rPr>
      </w:pPr>
      <w:r>
        <w:rPr>
          <w:rFonts w:ascii="Arial" w:hAnsi="Arial" w:cs="Arial"/>
        </w:rPr>
        <w:t xml:space="preserve">4 Rutgers University </w:t>
      </w:r>
      <w:r w:rsidR="00F22FC6">
        <w:rPr>
          <w:rFonts w:ascii="Arial" w:hAnsi="Arial" w:cs="Arial"/>
        </w:rPr>
        <w:t>D</w:t>
      </w:r>
      <w:r>
        <w:rPr>
          <w:rFonts w:ascii="Arial" w:hAnsi="Arial" w:cs="Arial"/>
        </w:rPr>
        <w:t>epartment of Statistics, Piscataway, NJ, USA</w:t>
      </w:r>
    </w:p>
    <w:p w14:paraId="32928296" w14:textId="3343E831" w:rsidR="00845B85" w:rsidRPr="0055104B" w:rsidRDefault="00EC3959" w:rsidP="00845B85">
      <w:pPr>
        <w:jc w:val="both"/>
        <w:rPr>
          <w:rFonts w:ascii="Arial" w:hAnsi="Arial" w:cs="Arial"/>
        </w:rPr>
      </w:pPr>
      <w:r>
        <w:rPr>
          <w:rFonts w:ascii="Arial" w:hAnsi="Arial" w:cs="Arial"/>
        </w:rPr>
        <w:t>5</w:t>
      </w:r>
      <w:r w:rsidRPr="0055104B">
        <w:rPr>
          <w:rFonts w:ascii="Arial" w:hAnsi="Arial" w:cs="Arial"/>
        </w:rPr>
        <w:t xml:space="preserve"> </w:t>
      </w:r>
      <w:proofErr w:type="spellStart"/>
      <w:r w:rsidR="00845B85" w:rsidRPr="0055104B">
        <w:rPr>
          <w:rFonts w:ascii="Arial" w:hAnsi="Arial" w:cs="Arial"/>
        </w:rPr>
        <w:t>IDCare</w:t>
      </w:r>
      <w:proofErr w:type="spellEnd"/>
      <w:r w:rsidR="00845B85" w:rsidRPr="0055104B">
        <w:rPr>
          <w:rFonts w:ascii="Arial" w:hAnsi="Arial" w:cs="Arial"/>
        </w:rPr>
        <w:t>, Hillsborough, NJ, USA</w:t>
      </w:r>
    </w:p>
    <w:p w14:paraId="0E55B380" w14:textId="4F2F6782" w:rsidR="00845B85" w:rsidRPr="0055104B" w:rsidRDefault="00EC3959" w:rsidP="00845B85">
      <w:pPr>
        <w:jc w:val="both"/>
        <w:rPr>
          <w:rFonts w:ascii="Arial" w:hAnsi="Arial" w:cs="Arial"/>
        </w:rPr>
      </w:pPr>
      <w:r>
        <w:rPr>
          <w:rFonts w:ascii="Arial" w:hAnsi="Arial" w:cs="Arial"/>
        </w:rPr>
        <w:t>6</w:t>
      </w:r>
      <w:r w:rsidRPr="0055104B">
        <w:rPr>
          <w:rFonts w:ascii="Arial" w:hAnsi="Arial" w:cs="Arial"/>
        </w:rPr>
        <w:t xml:space="preserve"> </w:t>
      </w:r>
      <w:r w:rsidR="00845B85" w:rsidRPr="0055104B">
        <w:rPr>
          <w:rFonts w:ascii="Arial" w:hAnsi="Arial" w:cs="Arial"/>
        </w:rPr>
        <w:t>Ernest Mario School of Pharmacy, Department of Pharmacy Practice, Piscataway, NJ, USA</w:t>
      </w:r>
    </w:p>
    <w:p w14:paraId="08D3E84E" w14:textId="68A2B98B" w:rsidR="00845B85" w:rsidRPr="0055104B" w:rsidRDefault="00EC3959" w:rsidP="00845B85">
      <w:pPr>
        <w:jc w:val="both"/>
        <w:rPr>
          <w:rFonts w:ascii="Arial" w:hAnsi="Arial" w:cs="Arial"/>
        </w:rPr>
      </w:pPr>
      <w:r>
        <w:rPr>
          <w:rFonts w:ascii="Arial" w:hAnsi="Arial" w:cs="Arial"/>
        </w:rPr>
        <w:t>7</w:t>
      </w:r>
      <w:r w:rsidRPr="0055104B">
        <w:rPr>
          <w:rFonts w:ascii="Arial" w:hAnsi="Arial" w:cs="Arial"/>
        </w:rPr>
        <w:t xml:space="preserve"> </w:t>
      </w:r>
      <w:r w:rsidR="00845B85" w:rsidRPr="0055104B">
        <w:rPr>
          <w:rFonts w:ascii="Arial" w:hAnsi="Arial" w:cs="Arial"/>
        </w:rPr>
        <w:t>Robert Wood Johnson University Hospital, Somerville, NJ, USA</w:t>
      </w:r>
    </w:p>
    <w:p w14:paraId="071B9148" w14:textId="77777777" w:rsidR="00643488" w:rsidRPr="0055104B" w:rsidRDefault="00643488" w:rsidP="00D837DC">
      <w:pPr>
        <w:jc w:val="both"/>
        <w:rPr>
          <w:rFonts w:ascii="Arial" w:hAnsi="Arial" w:cs="Arial"/>
        </w:rPr>
      </w:pPr>
    </w:p>
    <w:p w14:paraId="73C11BFF" w14:textId="2D7E9044" w:rsidR="003A27CC" w:rsidRPr="0055104B" w:rsidRDefault="003A27CC" w:rsidP="00D837DC">
      <w:pPr>
        <w:jc w:val="both"/>
        <w:rPr>
          <w:rFonts w:ascii="Arial" w:hAnsi="Arial" w:cs="Arial"/>
        </w:rPr>
      </w:pPr>
      <w:r w:rsidRPr="0055104B">
        <w:rPr>
          <w:rFonts w:ascii="Arial" w:hAnsi="Arial" w:cs="Arial"/>
        </w:rPr>
        <w:br w:type="page"/>
      </w:r>
    </w:p>
    <w:p w14:paraId="56254935" w14:textId="77777777" w:rsidR="00512D2B" w:rsidRPr="00231394" w:rsidRDefault="00512D2B" w:rsidP="00512D2B">
      <w:pPr>
        <w:pStyle w:val="Heading1"/>
        <w:rPr>
          <w:rFonts w:ascii="Arial" w:hAnsi="Arial" w:cs="Arial"/>
          <w:b/>
          <w:bCs/>
          <w:sz w:val="22"/>
          <w:szCs w:val="22"/>
          <w:u w:val="single"/>
        </w:rPr>
      </w:pPr>
      <w:r w:rsidRPr="00231394">
        <w:rPr>
          <w:rFonts w:ascii="Arial" w:hAnsi="Arial" w:cs="Arial"/>
          <w:b/>
          <w:bCs/>
          <w:sz w:val="22"/>
          <w:szCs w:val="22"/>
          <w:u w:val="single"/>
        </w:rPr>
        <w:lastRenderedPageBreak/>
        <w:t>Abstract</w:t>
      </w:r>
    </w:p>
    <w:p w14:paraId="056504B4" w14:textId="353A61CD" w:rsidR="00512D2B" w:rsidRPr="00512D2B" w:rsidRDefault="00512D2B" w:rsidP="00512D2B">
      <w:r>
        <w:rPr>
          <w:rFonts w:ascii="Arial" w:hAnsi="Arial" w:cs="Arial"/>
        </w:rPr>
        <w:t xml:space="preserve">Severe acute respiratory syndrome coronavirus 2 (SAR-CoV-2) presents with </w:t>
      </w:r>
      <w:r w:rsidR="00785062">
        <w:rPr>
          <w:rFonts w:ascii="Arial" w:hAnsi="Arial" w:cs="Arial"/>
        </w:rPr>
        <w:t xml:space="preserve">diverse </w:t>
      </w:r>
      <w:r>
        <w:rPr>
          <w:rFonts w:ascii="Arial" w:hAnsi="Arial" w:cs="Arial"/>
        </w:rPr>
        <w:t>symptomolog</w:t>
      </w:r>
      <w:r w:rsidR="00785062">
        <w:rPr>
          <w:rFonts w:ascii="Arial" w:hAnsi="Arial" w:cs="Arial"/>
        </w:rPr>
        <w:t>ies</w:t>
      </w:r>
      <w:r>
        <w:rPr>
          <w:rFonts w:ascii="Arial" w:hAnsi="Arial" w:cs="Arial"/>
        </w:rPr>
        <w:t xml:space="preserve">, from asymptomatic to severe disease, but the mechanism of risk factors such as diabetes remain unelucidated. </w:t>
      </w:r>
      <w:r w:rsidR="0055528F">
        <w:rPr>
          <w:rFonts w:ascii="Arial" w:hAnsi="Arial" w:cs="Arial"/>
        </w:rPr>
        <w:t>The current</w:t>
      </w:r>
      <w:r>
        <w:rPr>
          <w:rFonts w:ascii="Arial" w:hAnsi="Arial" w:cs="Arial"/>
        </w:rPr>
        <w:t xml:space="preserve"> retrospective cohort study of 182 patients with and without COVID-19 and diabetes </w:t>
      </w:r>
      <w:r w:rsidR="0055528F">
        <w:rPr>
          <w:rFonts w:ascii="Arial" w:hAnsi="Arial" w:cs="Arial"/>
        </w:rPr>
        <w:t>analyzed</w:t>
      </w:r>
      <w:r>
        <w:rPr>
          <w:rFonts w:ascii="Arial" w:hAnsi="Arial" w:cs="Arial"/>
        </w:rPr>
        <w:t xml:space="preserve"> leftover blood specimens for RNA sequencing and chemokine/cytokine, ACE2</w:t>
      </w:r>
      <w:r w:rsidR="00785062">
        <w:rPr>
          <w:rFonts w:ascii="Arial" w:hAnsi="Arial" w:cs="Arial"/>
        </w:rPr>
        <w:t>/</w:t>
      </w:r>
      <w:r>
        <w:rPr>
          <w:rFonts w:ascii="Arial" w:hAnsi="Arial" w:cs="Arial"/>
        </w:rPr>
        <w:t xml:space="preserve">DPP-IV levels. After analysis, 14,223 genes </w:t>
      </w:r>
      <w:r w:rsidR="0055528F">
        <w:rPr>
          <w:rFonts w:ascii="Arial" w:hAnsi="Arial" w:cs="Arial"/>
        </w:rPr>
        <w:t>had</w:t>
      </w:r>
      <w:r>
        <w:rPr>
          <w:rFonts w:ascii="Arial" w:hAnsi="Arial" w:cs="Arial"/>
        </w:rPr>
        <w:t xml:space="preserve"> a sufficient number of hits; 18 genes </w:t>
      </w:r>
      <w:r w:rsidR="00957330">
        <w:rPr>
          <w:rFonts w:ascii="Arial" w:hAnsi="Arial" w:cs="Arial"/>
        </w:rPr>
        <w:t xml:space="preserve">and 431 genes </w:t>
      </w:r>
      <w:r>
        <w:rPr>
          <w:rFonts w:ascii="Arial" w:hAnsi="Arial" w:cs="Arial"/>
        </w:rPr>
        <w:t>were differentially expressed between patients with and without COVID-19 and between patients with and without diabetes</w:t>
      </w:r>
      <w:r w:rsidR="00957330">
        <w:rPr>
          <w:rFonts w:ascii="Arial" w:hAnsi="Arial" w:cs="Arial"/>
        </w:rPr>
        <w:t>, respectively</w:t>
      </w:r>
      <w:r>
        <w:rPr>
          <w:rFonts w:ascii="Arial" w:hAnsi="Arial" w:cs="Arial"/>
        </w:rPr>
        <w:t xml:space="preserve">. Five genes, </w:t>
      </w:r>
      <w:r w:rsidRPr="0055104B">
        <w:rPr>
          <w:rFonts w:ascii="Arial" w:hAnsi="Arial" w:cs="Arial"/>
        </w:rPr>
        <w:t>GRASP, KRT8, MYZAP, PRKG1, and SMIM24</w:t>
      </w:r>
      <w:r>
        <w:rPr>
          <w:rFonts w:ascii="Arial" w:hAnsi="Arial" w:cs="Arial"/>
        </w:rPr>
        <w:t xml:space="preserve">, were differentially expressed between both analyses. DPP-IV levels were </w:t>
      </w:r>
      <w:proofErr w:type="spellStart"/>
      <w:r>
        <w:rPr>
          <w:rFonts w:ascii="Arial" w:hAnsi="Arial" w:cs="Arial"/>
        </w:rPr>
        <w:t>stastically</w:t>
      </w:r>
      <w:proofErr w:type="spellEnd"/>
      <w:r>
        <w:rPr>
          <w:rFonts w:ascii="Arial" w:hAnsi="Arial" w:cs="Arial"/>
        </w:rPr>
        <w:t xml:space="preserve"> lower in COVID-19 patients versus non-COVID-19 </w:t>
      </w:r>
      <w:r w:rsidR="0055528F">
        <w:rPr>
          <w:rFonts w:ascii="Arial" w:hAnsi="Arial" w:cs="Arial"/>
        </w:rPr>
        <w:t>but</w:t>
      </w:r>
      <w:r w:rsidR="00785062">
        <w:rPr>
          <w:rFonts w:ascii="Arial" w:hAnsi="Arial" w:cs="Arial"/>
        </w:rPr>
        <w:t xml:space="preserve"> </w:t>
      </w:r>
      <w:r>
        <w:rPr>
          <w:rFonts w:ascii="Arial" w:hAnsi="Arial" w:cs="Arial"/>
        </w:rPr>
        <w:t>no significant difference in chemokine/cytokine expression and ACE2 levels</w:t>
      </w:r>
      <w:r w:rsidR="00785062">
        <w:rPr>
          <w:rFonts w:ascii="Arial" w:hAnsi="Arial" w:cs="Arial"/>
        </w:rPr>
        <w:t xml:space="preserve"> was detected</w:t>
      </w:r>
      <w:r>
        <w:rPr>
          <w:rFonts w:ascii="Arial" w:hAnsi="Arial" w:cs="Arial"/>
        </w:rPr>
        <w:t xml:space="preserve">. </w:t>
      </w:r>
      <w:r w:rsidR="0055528F">
        <w:rPr>
          <w:rFonts w:ascii="Arial" w:hAnsi="Arial" w:cs="Arial"/>
        </w:rPr>
        <w:t xml:space="preserve">This </w:t>
      </w:r>
      <w:r>
        <w:rPr>
          <w:rFonts w:ascii="Arial" w:hAnsi="Arial" w:cs="Arial"/>
        </w:rPr>
        <w:t>study provides insight into altered gene expression patterns in individuals with COVID-19 with and without diabetes mellitus and highlights potential markers for severe disease and pathways for treatment targets.</w:t>
      </w:r>
    </w:p>
    <w:p w14:paraId="18079329" w14:textId="6C7FFEF6" w:rsidR="00807DD3" w:rsidRPr="00231394" w:rsidRDefault="46EACF59">
      <w:pPr>
        <w:pStyle w:val="Heading1"/>
        <w:rPr>
          <w:rFonts w:ascii="Arial" w:hAnsi="Arial" w:cs="Arial"/>
          <w:b/>
          <w:bCs/>
          <w:sz w:val="22"/>
          <w:szCs w:val="22"/>
          <w:u w:val="single"/>
        </w:rPr>
      </w:pPr>
      <w:r w:rsidRPr="00231394">
        <w:rPr>
          <w:rFonts w:ascii="Arial" w:hAnsi="Arial" w:cs="Arial"/>
          <w:b/>
          <w:bCs/>
          <w:sz w:val="22"/>
          <w:szCs w:val="22"/>
          <w:u w:val="single"/>
        </w:rPr>
        <w:t>Introduction</w:t>
      </w:r>
    </w:p>
    <w:p w14:paraId="75A556E5" w14:textId="089EF18C" w:rsidR="1B4E612A" w:rsidRPr="0055104B" w:rsidRDefault="1B4E612A" w:rsidP="00D837DC">
      <w:pPr>
        <w:jc w:val="both"/>
        <w:rPr>
          <w:rFonts w:ascii="Arial" w:hAnsi="Arial" w:cs="Arial"/>
        </w:rPr>
      </w:pPr>
      <w:r w:rsidRPr="0055104B">
        <w:rPr>
          <w:rFonts w:ascii="Arial" w:hAnsi="Arial" w:cs="Arial"/>
        </w:rPr>
        <w:t>Coronavirus Disease of 2019 (COVID-19)</w:t>
      </w:r>
      <w:r w:rsidR="78FCFDCF" w:rsidRPr="0055104B">
        <w:rPr>
          <w:rFonts w:ascii="Arial" w:hAnsi="Arial" w:cs="Arial"/>
        </w:rPr>
        <w:t>,</w:t>
      </w:r>
      <w:r w:rsidRPr="0055104B">
        <w:rPr>
          <w:rFonts w:ascii="Arial" w:hAnsi="Arial" w:cs="Arial"/>
        </w:rPr>
        <w:t xml:space="preserve"> caused by the Severe Acute Respiratory Syndrome Coronavirus 2 (SARS-CoV-2)</w:t>
      </w:r>
      <w:r w:rsidR="002E188E" w:rsidRPr="0055104B">
        <w:rPr>
          <w:rFonts w:ascii="Arial" w:hAnsi="Arial" w:cs="Arial"/>
        </w:rPr>
        <w:t>, was</w:t>
      </w:r>
      <w:r w:rsidR="19AA8B37" w:rsidRPr="0055104B">
        <w:rPr>
          <w:rFonts w:ascii="Arial" w:hAnsi="Arial" w:cs="Arial"/>
        </w:rPr>
        <w:t xml:space="preserve"> announced as a pandemic by the WHO at the beginning of 2020 due to its </w:t>
      </w:r>
      <w:r w:rsidR="66D741C0" w:rsidRPr="0055104B">
        <w:rPr>
          <w:rFonts w:ascii="Arial" w:hAnsi="Arial" w:cs="Arial"/>
        </w:rPr>
        <w:t>rapid communicability and disease severity</w:t>
      </w:r>
      <w:r w:rsidR="002E188E" w:rsidRPr="0055104B">
        <w:rPr>
          <w:rFonts w:ascii="Arial" w:hAnsi="Arial" w:cs="Arial"/>
        </w:rPr>
        <w:t>.</w:t>
      </w:r>
      <w:r w:rsidR="00231B7A" w:rsidRPr="0055104B">
        <w:rPr>
          <w:rFonts w:ascii="Arial" w:hAnsi="Arial" w:cs="Arial"/>
        </w:rPr>
        <w:fldChar w:fldCharType="begin">
          <w:fldData xml:space="preserve">PEVuZE5vdGU+PENpdGU+PEF1dGhvcj5LdW1hcjwvQXV0aG9yPjxZZWFyPjIwMjA8L1llYXI+PFJl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</w:fldData>
        </w:fldChar>
      </w:r>
      <w:r w:rsidR="009C2C27" w:rsidRPr="0055104B">
        <w:rPr>
          <w:rFonts w:ascii="Arial" w:hAnsi="Arial" w:cs="Arial"/>
        </w:rPr>
        <w:instrText xml:space="preserve"> ADDIN EN.CITE </w:instrText>
      </w:r>
      <w:r w:rsidR="009C2C27" w:rsidRPr="0055104B">
        <w:rPr>
          <w:rFonts w:ascii="Arial" w:hAnsi="Arial" w:cs="Arial"/>
        </w:rPr>
        <w:fldChar w:fldCharType="begin">
          <w:fldData xml:space="preserve">PEVuZE5vdGU+PENpdGU+PEF1dGhvcj5LdW1hcjwvQXV0aG9yPjxZZWFyPjIwMjA8L1llYXI+PFJl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</w:fldData>
        </w:fldChar>
      </w:r>
      <w:r w:rsidR="009C2C27" w:rsidRPr="0055104B">
        <w:rPr>
          <w:rFonts w:ascii="Arial" w:hAnsi="Arial" w:cs="Arial"/>
        </w:rPr>
        <w:instrText xml:space="preserve"> ADDIN EN.CITE.DATA </w:instrText>
      </w:r>
      <w:r w:rsidR="009C2C27" w:rsidRPr="0055104B">
        <w:rPr>
          <w:rFonts w:ascii="Arial" w:hAnsi="Arial" w:cs="Arial"/>
        </w:rPr>
      </w:r>
      <w:r w:rsidR="009C2C27" w:rsidRPr="0055104B">
        <w:rPr>
          <w:rFonts w:ascii="Arial" w:hAnsi="Arial" w:cs="Arial"/>
        </w:rPr>
        <w:fldChar w:fldCharType="end"/>
      </w:r>
      <w:r w:rsidR="00231B7A" w:rsidRPr="0055104B">
        <w:rPr>
          <w:rFonts w:ascii="Arial" w:hAnsi="Arial" w:cs="Arial"/>
        </w:rPr>
      </w:r>
      <w:r w:rsidR="00231B7A" w:rsidRPr="0055104B">
        <w:rPr>
          <w:rFonts w:ascii="Arial" w:hAnsi="Arial" w:cs="Arial"/>
        </w:rPr>
        <w:fldChar w:fldCharType="separate"/>
      </w:r>
      <w:r w:rsidR="00231B7A" w:rsidRPr="0055104B">
        <w:rPr>
          <w:rFonts w:ascii="Arial" w:hAnsi="Arial" w:cs="Arial"/>
          <w:noProof/>
          <w:vertAlign w:val="superscript"/>
        </w:rPr>
        <w:t>1</w:t>
      </w:r>
      <w:r w:rsidR="00231B7A" w:rsidRPr="0055104B">
        <w:rPr>
          <w:rFonts w:ascii="Arial" w:hAnsi="Arial" w:cs="Arial"/>
        </w:rPr>
        <w:fldChar w:fldCharType="end"/>
      </w:r>
      <w:r w:rsidR="002E188E" w:rsidRPr="0055104B">
        <w:rPr>
          <w:rFonts w:ascii="Arial" w:hAnsi="Arial" w:cs="Arial"/>
        </w:rPr>
        <w:t xml:space="preserve"> </w:t>
      </w:r>
      <w:r w:rsidR="66D741C0" w:rsidRPr="0055104B">
        <w:rPr>
          <w:rFonts w:ascii="Arial" w:hAnsi="Arial" w:cs="Arial"/>
        </w:rPr>
        <w:t xml:space="preserve">Primarily a condition that affects the respiratory system, </w:t>
      </w:r>
      <w:r w:rsidR="002E188E" w:rsidRPr="0055104B">
        <w:rPr>
          <w:rFonts w:ascii="Arial" w:hAnsi="Arial" w:cs="Arial"/>
        </w:rPr>
        <w:t xml:space="preserve">the disease </w:t>
      </w:r>
      <w:r w:rsidR="66D741C0" w:rsidRPr="0055104B">
        <w:rPr>
          <w:rFonts w:ascii="Arial" w:hAnsi="Arial" w:cs="Arial"/>
        </w:rPr>
        <w:t>present</w:t>
      </w:r>
      <w:r w:rsidR="5FADA069" w:rsidRPr="0055104B">
        <w:rPr>
          <w:rFonts w:ascii="Arial" w:hAnsi="Arial" w:cs="Arial"/>
        </w:rPr>
        <w:t>s</w:t>
      </w:r>
      <w:r w:rsidR="66D741C0" w:rsidRPr="0055104B">
        <w:rPr>
          <w:rFonts w:ascii="Arial" w:hAnsi="Arial" w:cs="Arial"/>
        </w:rPr>
        <w:t xml:space="preserve"> in p</w:t>
      </w:r>
      <w:r w:rsidR="75C29610" w:rsidRPr="0055104B">
        <w:rPr>
          <w:rFonts w:ascii="Arial" w:hAnsi="Arial" w:cs="Arial"/>
        </w:rPr>
        <w:t xml:space="preserve">atients with a wide range of symptoms, ranging </w:t>
      </w:r>
      <w:r w:rsidR="717C2B35" w:rsidRPr="0055104B">
        <w:rPr>
          <w:rFonts w:ascii="Arial" w:hAnsi="Arial" w:cs="Arial"/>
        </w:rPr>
        <w:t xml:space="preserve">from asymptomatic and mild </w:t>
      </w:r>
      <w:r w:rsidR="3AFAE4A9" w:rsidRPr="0055104B">
        <w:rPr>
          <w:rFonts w:ascii="Arial" w:hAnsi="Arial" w:cs="Arial"/>
        </w:rPr>
        <w:t xml:space="preserve">to </w:t>
      </w:r>
      <w:r w:rsidR="45E45F42" w:rsidRPr="0055104B">
        <w:rPr>
          <w:rFonts w:ascii="Arial" w:hAnsi="Arial" w:cs="Arial"/>
        </w:rPr>
        <w:t xml:space="preserve">severe. </w:t>
      </w:r>
      <w:r w:rsidR="08D4FD27" w:rsidRPr="0055104B">
        <w:rPr>
          <w:rFonts w:ascii="Arial" w:hAnsi="Arial" w:cs="Arial"/>
        </w:rPr>
        <w:t xml:space="preserve">In </w:t>
      </w:r>
      <w:r w:rsidR="6E8E0623" w:rsidRPr="0055104B">
        <w:rPr>
          <w:rFonts w:ascii="Arial" w:hAnsi="Arial" w:cs="Arial"/>
        </w:rPr>
        <w:t xml:space="preserve">the most critical </w:t>
      </w:r>
      <w:r w:rsidR="08D4FD27" w:rsidRPr="0055104B">
        <w:rPr>
          <w:rFonts w:ascii="Arial" w:hAnsi="Arial" w:cs="Arial"/>
        </w:rPr>
        <w:t xml:space="preserve">cases, patients may require </w:t>
      </w:r>
      <w:r w:rsidR="002E188E" w:rsidRPr="0055104B">
        <w:rPr>
          <w:rFonts w:ascii="Arial" w:hAnsi="Arial" w:cs="Arial"/>
        </w:rPr>
        <w:t xml:space="preserve">intensive critical </w:t>
      </w:r>
      <w:r w:rsidR="08D4FD27" w:rsidRPr="0055104B">
        <w:rPr>
          <w:rFonts w:ascii="Arial" w:hAnsi="Arial" w:cs="Arial"/>
        </w:rPr>
        <w:t>care</w:t>
      </w:r>
      <w:r w:rsidR="002E188E" w:rsidRPr="0055104B">
        <w:rPr>
          <w:rFonts w:ascii="Arial" w:hAnsi="Arial" w:cs="Arial"/>
        </w:rPr>
        <w:t xml:space="preserve"> (ICU)</w:t>
      </w:r>
      <w:r w:rsidR="08D4FD27" w:rsidRPr="0055104B">
        <w:rPr>
          <w:rFonts w:ascii="Arial" w:hAnsi="Arial" w:cs="Arial"/>
        </w:rPr>
        <w:t xml:space="preserve"> and mechanical intubation</w:t>
      </w:r>
      <w:r w:rsidR="7C9C8895" w:rsidRPr="0055104B">
        <w:rPr>
          <w:rFonts w:ascii="Arial" w:hAnsi="Arial" w:cs="Arial"/>
        </w:rPr>
        <w:t>, among other intensive interventions</w:t>
      </w:r>
      <w:r w:rsidR="002E188E" w:rsidRPr="0055104B">
        <w:rPr>
          <w:rFonts w:ascii="Arial" w:hAnsi="Arial" w:cs="Arial"/>
        </w:rPr>
        <w:t>.</w:t>
      </w:r>
      <w:r w:rsidR="00231B7A" w:rsidRPr="0055104B">
        <w:rPr>
          <w:rFonts w:ascii="Arial" w:hAnsi="Arial" w:cs="Arial"/>
        </w:rPr>
        <w:fldChar w:fldCharType="begin">
          <w:fldData xml:space="preserve">PEVuZE5vdGU+PENpdGU+PEF1dGhvcj5LdW1hcjwvQXV0aG9yPjxZZWFyPjIwMjA8L1llYXI+PFJl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</w:fldData>
        </w:fldChar>
      </w:r>
      <w:r w:rsidR="009C2C27" w:rsidRPr="0055104B">
        <w:rPr>
          <w:rFonts w:ascii="Arial" w:hAnsi="Arial" w:cs="Arial"/>
        </w:rPr>
        <w:instrText xml:space="preserve"> ADDIN EN.CITE </w:instrText>
      </w:r>
      <w:r w:rsidR="009C2C27" w:rsidRPr="0055104B">
        <w:rPr>
          <w:rFonts w:ascii="Arial" w:hAnsi="Arial" w:cs="Arial"/>
        </w:rPr>
        <w:fldChar w:fldCharType="begin">
          <w:fldData xml:space="preserve">PEVuZE5vdGU+PENpdGU+PEF1dGhvcj5LdW1hcjwvQXV0aG9yPjxZZWFyPjIwMjA8L1llYXI+PFJl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</w:fldData>
        </w:fldChar>
      </w:r>
      <w:r w:rsidR="009C2C27" w:rsidRPr="0055104B">
        <w:rPr>
          <w:rFonts w:ascii="Arial" w:hAnsi="Arial" w:cs="Arial"/>
        </w:rPr>
        <w:instrText xml:space="preserve"> ADDIN EN.CITE.DATA </w:instrText>
      </w:r>
      <w:r w:rsidR="009C2C27" w:rsidRPr="0055104B">
        <w:rPr>
          <w:rFonts w:ascii="Arial" w:hAnsi="Arial" w:cs="Arial"/>
        </w:rPr>
      </w:r>
      <w:r w:rsidR="009C2C27" w:rsidRPr="0055104B">
        <w:rPr>
          <w:rFonts w:ascii="Arial" w:hAnsi="Arial" w:cs="Arial"/>
        </w:rPr>
        <w:fldChar w:fldCharType="end"/>
      </w:r>
      <w:r w:rsidR="00231B7A" w:rsidRPr="0055104B">
        <w:rPr>
          <w:rFonts w:ascii="Arial" w:hAnsi="Arial" w:cs="Arial"/>
        </w:rPr>
      </w:r>
      <w:r w:rsidR="00231B7A" w:rsidRPr="0055104B">
        <w:rPr>
          <w:rFonts w:ascii="Arial" w:hAnsi="Arial" w:cs="Arial"/>
        </w:rPr>
        <w:fldChar w:fldCharType="separate"/>
      </w:r>
      <w:r w:rsidR="00231B7A" w:rsidRPr="0055104B">
        <w:rPr>
          <w:rFonts w:ascii="Arial" w:hAnsi="Arial" w:cs="Arial"/>
          <w:noProof/>
          <w:vertAlign w:val="superscript"/>
        </w:rPr>
        <w:t>1</w:t>
      </w:r>
      <w:r w:rsidR="00231B7A" w:rsidRPr="0055104B">
        <w:rPr>
          <w:rFonts w:ascii="Arial" w:hAnsi="Arial" w:cs="Arial"/>
        </w:rPr>
        <w:fldChar w:fldCharType="end"/>
      </w:r>
      <w:r w:rsidR="08D4FD27" w:rsidRPr="0055104B">
        <w:rPr>
          <w:rFonts w:ascii="Arial" w:hAnsi="Arial" w:cs="Arial"/>
        </w:rPr>
        <w:t xml:space="preserve"> A variety of risk factors </w:t>
      </w:r>
      <w:r w:rsidR="1B6C59B1" w:rsidRPr="0055104B">
        <w:rPr>
          <w:rFonts w:ascii="Arial" w:hAnsi="Arial" w:cs="Arial"/>
        </w:rPr>
        <w:t>are suggested to increase</w:t>
      </w:r>
      <w:r w:rsidR="5A297362" w:rsidRPr="0055104B">
        <w:rPr>
          <w:rFonts w:ascii="Arial" w:hAnsi="Arial" w:cs="Arial"/>
        </w:rPr>
        <w:t xml:space="preserve"> the risk for severe illness, including </w:t>
      </w:r>
      <w:r w:rsidR="002E188E" w:rsidRPr="0055104B">
        <w:rPr>
          <w:rFonts w:ascii="Arial" w:hAnsi="Arial" w:cs="Arial"/>
        </w:rPr>
        <w:t>age greater than 65 years</w:t>
      </w:r>
      <w:r w:rsidR="298DBEE3" w:rsidRPr="0055104B">
        <w:rPr>
          <w:rFonts w:ascii="Arial" w:hAnsi="Arial" w:cs="Arial"/>
        </w:rPr>
        <w:t>, hypertension, smoking, and diabetes</w:t>
      </w:r>
      <w:r w:rsidR="002E188E" w:rsidRPr="0055104B">
        <w:rPr>
          <w:rFonts w:ascii="Arial" w:hAnsi="Arial" w:cs="Arial"/>
        </w:rPr>
        <w:t>.</w:t>
      </w:r>
      <w:r w:rsidR="00231B7A" w:rsidRPr="0055104B">
        <w:rPr>
          <w:rFonts w:ascii="Arial" w:hAnsi="Arial" w:cs="Arial"/>
        </w:rPr>
        <w:fldChar w:fldCharType="begin">
          <w:fldData xml:space="preserve">PEVuZE5vdGU+PENpdGU+PEF1dGhvcj5GbG9vazwvQXV0aG9yPjxZZWFyPjIwMjE8L1llYXI+PFJl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</w:fldData>
        </w:fldChar>
      </w:r>
      <w:r w:rsidR="00512D2B">
        <w:rPr>
          <w:rFonts w:ascii="Arial" w:hAnsi="Arial" w:cs="Arial"/>
        </w:rPr>
        <w:instrText xml:space="preserve"> ADDIN EN.CITE </w:instrText>
      </w:r>
      <w:r w:rsidR="00512D2B">
        <w:rPr>
          <w:rFonts w:ascii="Arial" w:hAnsi="Arial" w:cs="Arial"/>
        </w:rPr>
        <w:fldChar w:fldCharType="begin">
          <w:fldData xml:space="preserve">PEVuZE5vdGU+PENpdGU+PEF1dGhvcj5GbG9vazwvQXV0aG9yPjxZZWFyPjIwMjE8L1llYXI+PFJl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</w:fldData>
        </w:fldChar>
      </w:r>
      <w:r w:rsidR="00512D2B">
        <w:rPr>
          <w:rFonts w:ascii="Arial" w:hAnsi="Arial" w:cs="Arial"/>
        </w:rPr>
        <w:instrText xml:space="preserve"> ADDIN EN.CITE.DATA </w:instrText>
      </w:r>
      <w:r w:rsidR="00512D2B">
        <w:rPr>
          <w:rFonts w:ascii="Arial" w:hAnsi="Arial" w:cs="Arial"/>
        </w:rPr>
      </w:r>
      <w:r w:rsidR="00512D2B">
        <w:rPr>
          <w:rFonts w:ascii="Arial" w:hAnsi="Arial" w:cs="Arial"/>
        </w:rPr>
        <w:fldChar w:fldCharType="end"/>
      </w:r>
      <w:r w:rsidR="00231B7A" w:rsidRPr="0055104B">
        <w:rPr>
          <w:rFonts w:ascii="Arial" w:hAnsi="Arial" w:cs="Arial"/>
        </w:rPr>
      </w:r>
      <w:r w:rsidR="00231B7A" w:rsidRPr="0055104B">
        <w:rPr>
          <w:rFonts w:ascii="Arial" w:hAnsi="Arial" w:cs="Arial"/>
        </w:rPr>
        <w:fldChar w:fldCharType="separate"/>
      </w:r>
      <w:r w:rsidR="00512D2B" w:rsidRPr="00512D2B">
        <w:rPr>
          <w:rFonts w:ascii="Arial" w:hAnsi="Arial" w:cs="Arial"/>
          <w:noProof/>
          <w:vertAlign w:val="superscript"/>
        </w:rPr>
        <w:t>2</w:t>
      </w:r>
      <w:r w:rsidR="00231B7A" w:rsidRPr="0055104B">
        <w:rPr>
          <w:rFonts w:ascii="Arial" w:hAnsi="Arial" w:cs="Arial"/>
        </w:rPr>
        <w:fldChar w:fldCharType="end"/>
      </w:r>
    </w:p>
    <w:p w14:paraId="63038893" w14:textId="72A2A5EE" w:rsidR="054B1142" w:rsidRPr="0055104B" w:rsidRDefault="054B1142" w:rsidP="00D837DC">
      <w:pPr>
        <w:jc w:val="both"/>
        <w:rPr>
          <w:rFonts w:ascii="Arial" w:hAnsi="Arial" w:cs="Arial"/>
        </w:rPr>
      </w:pPr>
      <w:r w:rsidRPr="0055104B">
        <w:rPr>
          <w:rFonts w:ascii="Arial" w:hAnsi="Arial" w:cs="Arial"/>
        </w:rPr>
        <w:t xml:space="preserve">Multiple meta-analyses of the clinical correlation between diabetes and SARS-CoV-2 have demonstrated that </w:t>
      </w:r>
      <w:r w:rsidR="003B17A2" w:rsidRPr="0055104B">
        <w:rPr>
          <w:rFonts w:ascii="Arial" w:hAnsi="Arial" w:cs="Arial"/>
        </w:rPr>
        <w:t>individuals</w:t>
      </w:r>
      <w:r w:rsidRPr="0055104B">
        <w:rPr>
          <w:rFonts w:ascii="Arial" w:hAnsi="Arial" w:cs="Arial"/>
        </w:rPr>
        <w:t xml:space="preserve"> with diabetes are at higher risk for severe disease and mortality, reporting </w:t>
      </w:r>
      <w:r w:rsidR="2DC4A483" w:rsidRPr="0055104B">
        <w:rPr>
          <w:rFonts w:ascii="Arial" w:hAnsi="Arial" w:cs="Arial"/>
        </w:rPr>
        <w:t>odds ratio</w:t>
      </w:r>
      <w:r w:rsidR="003B17A2" w:rsidRPr="0055104B">
        <w:rPr>
          <w:rFonts w:ascii="Arial" w:hAnsi="Arial" w:cs="Arial"/>
        </w:rPr>
        <w:t>s</w:t>
      </w:r>
      <w:r w:rsidR="2DC4A483" w:rsidRPr="0055104B">
        <w:rPr>
          <w:rFonts w:ascii="Arial" w:hAnsi="Arial" w:cs="Arial"/>
        </w:rPr>
        <w:t xml:space="preserve"> as high as </w:t>
      </w:r>
      <w:r w:rsidRPr="0055104B">
        <w:rPr>
          <w:rFonts w:ascii="Arial" w:hAnsi="Arial" w:cs="Arial"/>
        </w:rPr>
        <w:t>OR = 2.75 (95% CI: 2.09-3.62; p &lt; 0.01) for severe disease</w:t>
      </w:r>
      <w:r w:rsidR="002E188E" w:rsidRPr="0055104B">
        <w:rPr>
          <w:rFonts w:ascii="Arial" w:hAnsi="Arial" w:cs="Arial"/>
        </w:rPr>
        <w:t>.</w:t>
      </w:r>
      <w:r w:rsidR="00231B7A" w:rsidRPr="0055104B">
        <w:rPr>
          <w:rFonts w:ascii="Arial" w:hAnsi="Arial" w:cs="Arial"/>
        </w:rPr>
        <w:fldChar w:fldCharType="begin">
          <w:fldData xml:space="preserve">PEVuZE5vdGU+PENpdGU+PEF1dGhvcj5LdW1hcjwvQXV0aG9yPjxZZWFyPjIwMjA8L1llYXI+PFJl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=
</w:fldData>
        </w:fldChar>
      </w:r>
      <w:r w:rsidR="00512D2B">
        <w:rPr>
          <w:rFonts w:ascii="Arial" w:hAnsi="Arial" w:cs="Arial"/>
        </w:rPr>
        <w:instrText xml:space="preserve"> ADDIN EN.CITE </w:instrText>
      </w:r>
      <w:r w:rsidR="00512D2B">
        <w:rPr>
          <w:rFonts w:ascii="Arial" w:hAnsi="Arial" w:cs="Arial"/>
        </w:rPr>
        <w:fldChar w:fldCharType="begin">
          <w:fldData xml:space="preserve">PEVuZE5vdGU+PENpdGU+PEF1dGhvcj5LdW1hcjwvQXV0aG9yPjxZZWFyPjIwMjA8L1llYXI+PFJl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=
</w:fldData>
        </w:fldChar>
      </w:r>
      <w:r w:rsidR="00512D2B">
        <w:rPr>
          <w:rFonts w:ascii="Arial" w:hAnsi="Arial" w:cs="Arial"/>
        </w:rPr>
        <w:instrText xml:space="preserve"> ADDIN EN.CITE.DATA </w:instrText>
      </w:r>
      <w:r w:rsidR="00512D2B">
        <w:rPr>
          <w:rFonts w:ascii="Arial" w:hAnsi="Arial" w:cs="Arial"/>
        </w:rPr>
      </w:r>
      <w:r w:rsidR="00512D2B">
        <w:rPr>
          <w:rFonts w:ascii="Arial" w:hAnsi="Arial" w:cs="Arial"/>
        </w:rPr>
        <w:fldChar w:fldCharType="end"/>
      </w:r>
      <w:r w:rsidR="00231B7A" w:rsidRPr="0055104B">
        <w:rPr>
          <w:rFonts w:ascii="Arial" w:hAnsi="Arial" w:cs="Arial"/>
        </w:rPr>
      </w:r>
      <w:r w:rsidR="00231B7A" w:rsidRPr="0055104B">
        <w:rPr>
          <w:rFonts w:ascii="Arial" w:hAnsi="Arial" w:cs="Arial"/>
        </w:rPr>
        <w:fldChar w:fldCharType="separate"/>
      </w:r>
      <w:r w:rsidR="00512D2B" w:rsidRPr="00512D2B">
        <w:rPr>
          <w:rFonts w:ascii="Arial" w:hAnsi="Arial" w:cs="Arial"/>
          <w:noProof/>
          <w:vertAlign w:val="superscript"/>
        </w:rPr>
        <w:t>1,3,4</w:t>
      </w:r>
      <w:r w:rsidR="00231B7A" w:rsidRPr="0055104B">
        <w:rPr>
          <w:rFonts w:ascii="Arial" w:hAnsi="Arial" w:cs="Arial"/>
        </w:rPr>
        <w:fldChar w:fldCharType="end"/>
      </w:r>
      <w:r w:rsidR="00231B7A" w:rsidRPr="0055104B">
        <w:rPr>
          <w:rFonts w:ascii="Arial" w:hAnsi="Arial" w:cs="Arial"/>
        </w:rPr>
        <w:t xml:space="preserve"> </w:t>
      </w:r>
      <w:r w:rsidR="2A8478BD" w:rsidRPr="0055104B">
        <w:rPr>
          <w:rFonts w:ascii="Arial" w:hAnsi="Arial" w:cs="Arial"/>
        </w:rPr>
        <w:t xml:space="preserve">Diabetes has been previously implicated in other infectious conditions, including being associated </w:t>
      </w:r>
      <w:r w:rsidR="3D598F96" w:rsidRPr="0055104B">
        <w:rPr>
          <w:rFonts w:ascii="Arial" w:hAnsi="Arial" w:cs="Arial"/>
        </w:rPr>
        <w:t>with over a four-fold risk of ICU admission in patients with the Influenza A infection of 2009 (H1N1)</w:t>
      </w:r>
      <w:r w:rsidR="002E188E" w:rsidRPr="0055104B">
        <w:rPr>
          <w:rFonts w:ascii="Arial" w:hAnsi="Arial" w:cs="Arial"/>
        </w:rPr>
        <w:t>.</w:t>
      </w:r>
      <w:r w:rsidR="00231B7A" w:rsidRPr="0055104B">
        <w:rPr>
          <w:rFonts w:ascii="Arial" w:hAnsi="Arial" w:cs="Arial"/>
        </w:rPr>
        <w:fldChar w:fldCharType="begin">
          <w:fldData xml:space="preserve">PEVuZE5vdGU+PENpdGU+PEF1dGhvcj5BbGxhcmQ8L0F1dGhvcj48WWVhcj4yMDEwPC9ZZWFyPjxS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</w:fldData>
        </w:fldChar>
      </w:r>
      <w:r w:rsidR="00512D2B">
        <w:rPr>
          <w:rFonts w:ascii="Arial" w:hAnsi="Arial" w:cs="Arial"/>
        </w:rPr>
        <w:instrText xml:space="preserve"> ADDIN EN.CITE </w:instrText>
      </w:r>
      <w:r w:rsidR="00512D2B">
        <w:rPr>
          <w:rFonts w:ascii="Arial" w:hAnsi="Arial" w:cs="Arial"/>
        </w:rPr>
        <w:fldChar w:fldCharType="begin">
          <w:fldData xml:space="preserve">PEVuZE5vdGU+PENpdGU+PEF1dGhvcj5BbGxhcmQ8L0F1dGhvcj48WWVhcj4yMDEwPC9ZZWFyPjxS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</w:fldData>
        </w:fldChar>
      </w:r>
      <w:r w:rsidR="00512D2B">
        <w:rPr>
          <w:rFonts w:ascii="Arial" w:hAnsi="Arial" w:cs="Arial"/>
        </w:rPr>
        <w:instrText xml:space="preserve"> ADDIN EN.CITE.DATA </w:instrText>
      </w:r>
      <w:r w:rsidR="00512D2B">
        <w:rPr>
          <w:rFonts w:ascii="Arial" w:hAnsi="Arial" w:cs="Arial"/>
        </w:rPr>
      </w:r>
      <w:r w:rsidR="00512D2B">
        <w:rPr>
          <w:rFonts w:ascii="Arial" w:hAnsi="Arial" w:cs="Arial"/>
        </w:rPr>
        <w:fldChar w:fldCharType="end"/>
      </w:r>
      <w:r w:rsidR="00231B7A" w:rsidRPr="0055104B">
        <w:rPr>
          <w:rFonts w:ascii="Arial" w:hAnsi="Arial" w:cs="Arial"/>
        </w:rPr>
      </w:r>
      <w:r w:rsidR="00231B7A" w:rsidRPr="0055104B">
        <w:rPr>
          <w:rFonts w:ascii="Arial" w:hAnsi="Arial" w:cs="Arial"/>
        </w:rPr>
        <w:fldChar w:fldCharType="separate"/>
      </w:r>
      <w:r w:rsidR="00512D2B" w:rsidRPr="00512D2B">
        <w:rPr>
          <w:rFonts w:ascii="Arial" w:hAnsi="Arial" w:cs="Arial"/>
          <w:noProof/>
          <w:vertAlign w:val="superscript"/>
        </w:rPr>
        <w:t>5</w:t>
      </w:r>
      <w:r w:rsidR="00231B7A" w:rsidRPr="0055104B">
        <w:rPr>
          <w:rFonts w:ascii="Arial" w:hAnsi="Arial" w:cs="Arial"/>
        </w:rPr>
        <w:fldChar w:fldCharType="end"/>
      </w:r>
      <w:r w:rsidR="3D598F96" w:rsidRPr="0055104B">
        <w:rPr>
          <w:rFonts w:ascii="Arial" w:hAnsi="Arial" w:cs="Arial"/>
        </w:rPr>
        <w:t xml:space="preserve"> Furthermore, </w:t>
      </w:r>
      <w:r w:rsidR="79131ABD" w:rsidRPr="0055104B">
        <w:rPr>
          <w:rFonts w:ascii="Arial" w:hAnsi="Arial" w:cs="Arial"/>
        </w:rPr>
        <w:t xml:space="preserve">diabetes has been observed </w:t>
      </w:r>
      <w:r w:rsidR="1EDBB85B" w:rsidRPr="0055104B">
        <w:rPr>
          <w:rFonts w:ascii="Arial" w:hAnsi="Arial" w:cs="Arial"/>
        </w:rPr>
        <w:t xml:space="preserve">to </w:t>
      </w:r>
      <w:r w:rsidR="00D837DC" w:rsidRPr="0055104B">
        <w:rPr>
          <w:rFonts w:ascii="Arial" w:hAnsi="Arial" w:cs="Arial"/>
        </w:rPr>
        <w:t xml:space="preserve">be </w:t>
      </w:r>
      <w:r w:rsidR="1EDBB85B" w:rsidRPr="0055104B">
        <w:rPr>
          <w:rFonts w:ascii="Arial" w:hAnsi="Arial" w:cs="Arial"/>
        </w:rPr>
        <w:t>associated with critical illness and identified as</w:t>
      </w:r>
      <w:r w:rsidR="79131ABD" w:rsidRPr="0055104B">
        <w:rPr>
          <w:rFonts w:ascii="Arial" w:hAnsi="Arial" w:cs="Arial"/>
        </w:rPr>
        <w:t xml:space="preserve"> an independent risk factor for 90-day mortality in patients with Middle East re</w:t>
      </w:r>
      <w:r w:rsidR="0BC2ABC8" w:rsidRPr="0055104B">
        <w:rPr>
          <w:rFonts w:ascii="Arial" w:hAnsi="Arial" w:cs="Arial"/>
        </w:rPr>
        <w:t>spiratory syndrome coronavirus (MERS-</w:t>
      </w:r>
      <w:proofErr w:type="spellStart"/>
      <w:r w:rsidR="0BC2ABC8" w:rsidRPr="0055104B">
        <w:rPr>
          <w:rFonts w:ascii="Arial" w:hAnsi="Arial" w:cs="Arial"/>
        </w:rPr>
        <w:t>CoV</w:t>
      </w:r>
      <w:proofErr w:type="spellEnd"/>
      <w:r w:rsidR="0BC2ABC8" w:rsidRPr="0055104B">
        <w:rPr>
          <w:rFonts w:ascii="Arial" w:hAnsi="Arial" w:cs="Arial"/>
        </w:rPr>
        <w:t>)</w:t>
      </w:r>
      <w:r w:rsidR="002E188E" w:rsidRPr="0055104B">
        <w:rPr>
          <w:rFonts w:ascii="Arial" w:hAnsi="Arial" w:cs="Arial"/>
        </w:rPr>
        <w:t>.</w:t>
      </w:r>
      <w:r w:rsidR="00231B7A" w:rsidRPr="0055104B">
        <w:rPr>
          <w:rFonts w:ascii="Arial" w:hAnsi="Arial" w:cs="Arial"/>
        </w:rPr>
        <w:fldChar w:fldCharType="begin">
          <w:fldData xml:space="preserve">PEVuZE5vdGU+PENpdGU+PEF1dGhvcj5Kb3NlPC9BdXRob3I+PFllYXI+MjAyMTwvWWVhcj48UmVj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=
</w:fldData>
        </w:fldChar>
      </w:r>
      <w:r w:rsidR="00512D2B">
        <w:rPr>
          <w:rFonts w:ascii="Arial" w:hAnsi="Arial" w:cs="Arial"/>
        </w:rPr>
        <w:instrText xml:space="preserve"> ADDIN EN.CITE </w:instrText>
      </w:r>
      <w:r w:rsidR="00512D2B">
        <w:rPr>
          <w:rFonts w:ascii="Arial" w:hAnsi="Arial" w:cs="Arial"/>
        </w:rPr>
        <w:fldChar w:fldCharType="begin">
          <w:fldData xml:space="preserve">PEVuZE5vdGU+PENpdGU+PEF1dGhvcj5Kb3NlPC9BdXRob3I+PFllYXI+MjAyMTwvWWVhcj48UmVj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=
</w:fldData>
        </w:fldChar>
      </w:r>
      <w:r w:rsidR="00512D2B">
        <w:rPr>
          <w:rFonts w:ascii="Arial" w:hAnsi="Arial" w:cs="Arial"/>
        </w:rPr>
        <w:instrText xml:space="preserve"> ADDIN EN.CITE.DATA </w:instrText>
      </w:r>
      <w:r w:rsidR="00512D2B">
        <w:rPr>
          <w:rFonts w:ascii="Arial" w:hAnsi="Arial" w:cs="Arial"/>
        </w:rPr>
      </w:r>
      <w:r w:rsidR="00512D2B">
        <w:rPr>
          <w:rFonts w:ascii="Arial" w:hAnsi="Arial" w:cs="Arial"/>
        </w:rPr>
        <w:fldChar w:fldCharType="end"/>
      </w:r>
      <w:r w:rsidR="00231B7A" w:rsidRPr="0055104B">
        <w:rPr>
          <w:rFonts w:ascii="Arial" w:hAnsi="Arial" w:cs="Arial"/>
        </w:rPr>
      </w:r>
      <w:r w:rsidR="00231B7A" w:rsidRPr="0055104B">
        <w:rPr>
          <w:rFonts w:ascii="Arial" w:hAnsi="Arial" w:cs="Arial"/>
        </w:rPr>
        <w:fldChar w:fldCharType="separate"/>
      </w:r>
      <w:r w:rsidR="00512D2B" w:rsidRPr="00512D2B">
        <w:rPr>
          <w:rFonts w:ascii="Arial" w:hAnsi="Arial" w:cs="Arial"/>
          <w:noProof/>
          <w:vertAlign w:val="superscript"/>
        </w:rPr>
        <w:t>6</w:t>
      </w:r>
      <w:r w:rsidR="00231B7A" w:rsidRPr="0055104B">
        <w:rPr>
          <w:rFonts w:ascii="Arial" w:hAnsi="Arial" w:cs="Arial"/>
        </w:rPr>
        <w:fldChar w:fldCharType="end"/>
      </w:r>
      <w:r w:rsidR="00231B7A" w:rsidRPr="0055104B">
        <w:rPr>
          <w:rFonts w:ascii="Arial" w:hAnsi="Arial" w:cs="Arial"/>
        </w:rPr>
        <w:t xml:space="preserve"> </w:t>
      </w:r>
      <w:r w:rsidR="6B041A3E" w:rsidRPr="0055104B">
        <w:rPr>
          <w:rFonts w:ascii="Arial" w:hAnsi="Arial" w:cs="Arial"/>
        </w:rPr>
        <w:t xml:space="preserve">Other studies further corroborate a </w:t>
      </w:r>
      <w:r w:rsidR="0294DBA5" w:rsidRPr="0055104B">
        <w:rPr>
          <w:rFonts w:ascii="Arial" w:hAnsi="Arial" w:cs="Arial"/>
        </w:rPr>
        <w:t>bi</w:t>
      </w:r>
      <w:r w:rsidR="7D2EBFF1" w:rsidRPr="0055104B">
        <w:rPr>
          <w:rFonts w:ascii="Arial" w:hAnsi="Arial" w:cs="Arial"/>
        </w:rPr>
        <w:t>-</w:t>
      </w:r>
      <w:r w:rsidR="002E188E" w:rsidRPr="0055104B">
        <w:rPr>
          <w:rFonts w:ascii="Arial" w:hAnsi="Arial" w:cs="Arial"/>
        </w:rPr>
        <w:t>directional link</w:t>
      </w:r>
      <w:r w:rsidR="6B041A3E" w:rsidRPr="0055104B">
        <w:rPr>
          <w:rFonts w:ascii="Arial" w:hAnsi="Arial" w:cs="Arial"/>
        </w:rPr>
        <w:t xml:space="preserve"> between diabetes and COVID-19, including cases and systematic reviews </w:t>
      </w:r>
      <w:r w:rsidR="54098A8E" w:rsidRPr="0055104B">
        <w:rPr>
          <w:rFonts w:ascii="Arial" w:hAnsi="Arial" w:cs="Arial"/>
        </w:rPr>
        <w:t>that found a higher incidence rate of new-onset diabetes and hyperglycemia in patients previously infected by COVID-19</w:t>
      </w:r>
      <w:r w:rsidR="002E188E" w:rsidRPr="0055104B">
        <w:rPr>
          <w:rFonts w:ascii="Arial" w:hAnsi="Arial" w:cs="Arial"/>
        </w:rPr>
        <w:t>.</w:t>
      </w:r>
      <w:r w:rsidR="00231B7A" w:rsidRPr="0055104B">
        <w:rPr>
          <w:rFonts w:ascii="Arial" w:hAnsi="Arial" w:cs="Arial"/>
        </w:rPr>
        <w:fldChar w:fldCharType="begin">
          <w:fldData xml:space="preserve">PEVuZE5vdGU+PENpdGU+PEF1dGhvcj5MaTwvQXV0aG9yPjxZZWFyPjIwMjM8L1llYXI+PFJlY051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==
</w:fldData>
        </w:fldChar>
      </w:r>
      <w:r w:rsidR="00512D2B">
        <w:rPr>
          <w:rFonts w:ascii="Arial" w:hAnsi="Arial" w:cs="Arial"/>
        </w:rPr>
        <w:instrText xml:space="preserve"> ADDIN EN.CITE </w:instrText>
      </w:r>
      <w:r w:rsidR="00512D2B">
        <w:rPr>
          <w:rFonts w:ascii="Arial" w:hAnsi="Arial" w:cs="Arial"/>
        </w:rPr>
        <w:fldChar w:fldCharType="begin">
          <w:fldData xml:space="preserve">PEVuZE5vdGU+PENpdGU+PEF1dGhvcj5MaTwvQXV0aG9yPjxZZWFyPjIwMjM8L1llYXI+PFJlY051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==
</w:fldData>
        </w:fldChar>
      </w:r>
      <w:r w:rsidR="00512D2B">
        <w:rPr>
          <w:rFonts w:ascii="Arial" w:hAnsi="Arial" w:cs="Arial"/>
        </w:rPr>
        <w:instrText xml:space="preserve"> ADDIN EN.CITE.DATA </w:instrText>
      </w:r>
      <w:r w:rsidR="00512D2B">
        <w:rPr>
          <w:rFonts w:ascii="Arial" w:hAnsi="Arial" w:cs="Arial"/>
        </w:rPr>
      </w:r>
      <w:r w:rsidR="00512D2B">
        <w:rPr>
          <w:rFonts w:ascii="Arial" w:hAnsi="Arial" w:cs="Arial"/>
        </w:rPr>
        <w:fldChar w:fldCharType="end"/>
      </w:r>
      <w:r w:rsidR="00231B7A" w:rsidRPr="0055104B">
        <w:rPr>
          <w:rFonts w:ascii="Arial" w:hAnsi="Arial" w:cs="Arial"/>
        </w:rPr>
      </w:r>
      <w:r w:rsidR="00231B7A" w:rsidRPr="0055104B">
        <w:rPr>
          <w:rFonts w:ascii="Arial" w:hAnsi="Arial" w:cs="Arial"/>
        </w:rPr>
        <w:fldChar w:fldCharType="separate"/>
      </w:r>
      <w:r w:rsidR="00512D2B" w:rsidRPr="00512D2B">
        <w:rPr>
          <w:rFonts w:ascii="Arial" w:hAnsi="Arial" w:cs="Arial"/>
          <w:noProof/>
          <w:vertAlign w:val="superscript"/>
        </w:rPr>
        <w:t>7,8</w:t>
      </w:r>
      <w:r w:rsidR="00231B7A" w:rsidRPr="0055104B">
        <w:rPr>
          <w:rFonts w:ascii="Arial" w:hAnsi="Arial" w:cs="Arial"/>
        </w:rPr>
        <w:fldChar w:fldCharType="end"/>
      </w:r>
      <w:r w:rsidR="00231B7A" w:rsidRPr="0055104B">
        <w:rPr>
          <w:rFonts w:ascii="Arial" w:hAnsi="Arial" w:cs="Arial"/>
        </w:rPr>
        <w:t xml:space="preserve"> </w:t>
      </w:r>
      <w:r w:rsidR="460B8E31" w:rsidRPr="0055104B">
        <w:rPr>
          <w:rFonts w:ascii="Arial" w:hAnsi="Arial" w:cs="Arial"/>
        </w:rPr>
        <w:t xml:space="preserve">Despite the substantial data that supports diabetes as a risk factor for </w:t>
      </w:r>
      <w:commentRangeStart w:id="0"/>
      <w:r w:rsidR="460B8E31" w:rsidRPr="0055104B">
        <w:rPr>
          <w:rFonts w:ascii="Arial" w:hAnsi="Arial" w:cs="Arial"/>
        </w:rPr>
        <w:t>diabetes</w:t>
      </w:r>
      <w:commentRangeEnd w:id="0"/>
      <w:r w:rsidR="00D86B15">
        <w:rPr>
          <w:rStyle w:val="CommentReference"/>
        </w:rPr>
        <w:commentReference w:id="0"/>
      </w:r>
      <w:r w:rsidR="460B8E31" w:rsidRPr="0055104B">
        <w:rPr>
          <w:rFonts w:ascii="Arial" w:hAnsi="Arial" w:cs="Arial"/>
        </w:rPr>
        <w:t xml:space="preserve">, the mechanism that mediates this </w:t>
      </w:r>
      <w:r w:rsidR="515354F1" w:rsidRPr="0055104B">
        <w:rPr>
          <w:rFonts w:ascii="Arial" w:hAnsi="Arial" w:cs="Arial"/>
        </w:rPr>
        <w:t xml:space="preserve">risk </w:t>
      </w:r>
      <w:r w:rsidR="460B8E31" w:rsidRPr="0055104B">
        <w:rPr>
          <w:rFonts w:ascii="Arial" w:hAnsi="Arial" w:cs="Arial"/>
        </w:rPr>
        <w:t xml:space="preserve">is largely unknown. </w:t>
      </w:r>
    </w:p>
    <w:p w14:paraId="199B5322" w14:textId="193D63DE" w:rsidR="76292805" w:rsidRPr="0055104B" w:rsidRDefault="76292805" w:rsidP="00D837DC">
      <w:pPr>
        <w:jc w:val="both"/>
        <w:rPr>
          <w:rFonts w:ascii="Arial" w:hAnsi="Arial" w:cs="Arial"/>
        </w:rPr>
      </w:pPr>
      <w:r w:rsidRPr="0055104B">
        <w:rPr>
          <w:rFonts w:ascii="Arial" w:hAnsi="Arial" w:cs="Arial"/>
        </w:rPr>
        <w:t>Although poorl</w:t>
      </w:r>
      <w:r w:rsidR="406CA3BE" w:rsidRPr="0055104B">
        <w:rPr>
          <w:rFonts w:ascii="Arial" w:hAnsi="Arial" w:cs="Arial"/>
        </w:rPr>
        <w:t>y</w:t>
      </w:r>
      <w:r w:rsidRPr="0055104B">
        <w:rPr>
          <w:rFonts w:ascii="Arial" w:hAnsi="Arial" w:cs="Arial"/>
        </w:rPr>
        <w:t xml:space="preserve"> elucidated, the mechanism of disease severity in diabetes mellitus patients may be connected to angiotensin-converting enzyme 2 (ACE2) and cytokine/chemokine gene expression.   Severe acute respiratory syndrome coronavirus-2 (SARS-CoV-2) uses the ACE2 receptor to enter host cells</w:t>
      </w:r>
      <w:r w:rsidR="002E188E" w:rsidRPr="0055104B">
        <w:rPr>
          <w:rFonts w:ascii="Arial" w:hAnsi="Arial" w:cs="Arial"/>
        </w:rPr>
        <w:t>.</w:t>
      </w:r>
      <w:r w:rsidR="00A82179" w:rsidRPr="0055104B">
        <w:rPr>
          <w:rFonts w:ascii="Arial" w:hAnsi="Arial" w:cs="Arial"/>
        </w:rPr>
        <w:fldChar w:fldCharType="begin">
          <w:fldData xml:space="preserve">PEVuZE5vdGU+PENpdGU+PEF1dGhvcj5HaGVibGF3aTwvQXV0aG9yPjxZZWFyPjIwMjA8L1llYXI+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</w:fldData>
        </w:fldChar>
      </w:r>
      <w:r w:rsidR="00512D2B">
        <w:rPr>
          <w:rFonts w:ascii="Arial" w:hAnsi="Arial" w:cs="Arial"/>
        </w:rPr>
        <w:instrText xml:space="preserve"> ADDIN EN.CITE </w:instrText>
      </w:r>
      <w:r w:rsidR="00512D2B">
        <w:rPr>
          <w:rFonts w:ascii="Arial" w:hAnsi="Arial" w:cs="Arial"/>
        </w:rPr>
        <w:fldChar w:fldCharType="begin">
          <w:fldData xml:space="preserve">PEVuZE5vdGU+PENpdGU+PEF1dGhvcj5HaGVibGF3aTwvQXV0aG9yPjxZZWFyPjIwMjA8L1llYXI+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</w:fldData>
        </w:fldChar>
      </w:r>
      <w:r w:rsidR="00512D2B">
        <w:rPr>
          <w:rFonts w:ascii="Arial" w:hAnsi="Arial" w:cs="Arial"/>
        </w:rPr>
        <w:instrText xml:space="preserve"> ADDIN EN.CITE.DATA </w:instrText>
      </w:r>
      <w:r w:rsidR="00512D2B">
        <w:rPr>
          <w:rFonts w:ascii="Arial" w:hAnsi="Arial" w:cs="Arial"/>
        </w:rPr>
      </w:r>
      <w:r w:rsidR="00512D2B">
        <w:rPr>
          <w:rFonts w:ascii="Arial" w:hAnsi="Arial" w:cs="Arial"/>
        </w:rPr>
        <w:fldChar w:fldCharType="end"/>
      </w:r>
      <w:r w:rsidR="00A82179" w:rsidRPr="0055104B">
        <w:rPr>
          <w:rFonts w:ascii="Arial" w:hAnsi="Arial" w:cs="Arial"/>
        </w:rPr>
      </w:r>
      <w:r w:rsidR="00A82179" w:rsidRPr="0055104B">
        <w:rPr>
          <w:rFonts w:ascii="Arial" w:hAnsi="Arial" w:cs="Arial"/>
        </w:rPr>
        <w:fldChar w:fldCharType="separate"/>
      </w:r>
      <w:r w:rsidR="00512D2B" w:rsidRPr="00512D2B">
        <w:rPr>
          <w:rFonts w:ascii="Arial" w:hAnsi="Arial" w:cs="Arial"/>
          <w:noProof/>
          <w:vertAlign w:val="superscript"/>
        </w:rPr>
        <w:t>9</w:t>
      </w:r>
      <w:r w:rsidR="00A82179" w:rsidRPr="0055104B">
        <w:rPr>
          <w:rFonts w:ascii="Arial" w:hAnsi="Arial" w:cs="Arial"/>
        </w:rPr>
        <w:fldChar w:fldCharType="end"/>
      </w:r>
      <w:r w:rsidRPr="0055104B">
        <w:rPr>
          <w:rFonts w:ascii="Arial" w:hAnsi="Arial" w:cs="Arial"/>
        </w:rPr>
        <w:t xml:space="preserve"> Upon entry, there is a downregulation of surface ACE2 expression. Circulating angiotensin 2 (Ang-II) </w:t>
      </w:r>
      <w:r w:rsidR="002E188E" w:rsidRPr="0055104B">
        <w:rPr>
          <w:rFonts w:ascii="Arial" w:hAnsi="Arial" w:cs="Arial"/>
        </w:rPr>
        <w:t xml:space="preserve">is </w:t>
      </w:r>
      <w:r w:rsidRPr="0055104B">
        <w:rPr>
          <w:rFonts w:ascii="Arial" w:hAnsi="Arial" w:cs="Arial"/>
        </w:rPr>
        <w:t>elevated in COVID-19 patients compared to healthy controls</w:t>
      </w:r>
      <w:r w:rsidR="00F8172C" w:rsidRPr="0055104B">
        <w:rPr>
          <w:rFonts w:ascii="Arial" w:hAnsi="Arial" w:cs="Arial"/>
        </w:rPr>
        <w:t>,</w:t>
      </w:r>
      <w:r w:rsidRPr="0055104B">
        <w:rPr>
          <w:rFonts w:ascii="Arial" w:hAnsi="Arial" w:cs="Arial"/>
        </w:rPr>
        <w:t xml:space="preserve"> providing evidence of renin-angiotensin system (RAS) imbalance in the disease</w:t>
      </w:r>
      <w:r w:rsidR="002E188E" w:rsidRPr="0055104B">
        <w:rPr>
          <w:rFonts w:ascii="Arial" w:hAnsi="Arial" w:cs="Arial"/>
        </w:rPr>
        <w:t>.</w:t>
      </w:r>
      <w:r w:rsidR="00A82179" w:rsidRPr="0055104B">
        <w:rPr>
          <w:rFonts w:ascii="Arial" w:hAnsi="Arial" w:cs="Arial"/>
        </w:rPr>
        <w:fldChar w:fldCharType="begin">
          <w:fldData xml:space="preserve">PEVuZE5vdGU+PENpdGU+PEF1dGhvcj5MaXU8L0F1dGhvcj48WWVhcj4yMDIwPC9ZZWFyPjxSZWNO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</w:fldData>
        </w:fldChar>
      </w:r>
      <w:r w:rsidR="00512D2B">
        <w:rPr>
          <w:rFonts w:ascii="Arial" w:hAnsi="Arial" w:cs="Arial"/>
        </w:rPr>
        <w:instrText xml:space="preserve"> ADDIN EN.CITE </w:instrText>
      </w:r>
      <w:r w:rsidR="00512D2B">
        <w:rPr>
          <w:rFonts w:ascii="Arial" w:hAnsi="Arial" w:cs="Arial"/>
        </w:rPr>
        <w:fldChar w:fldCharType="begin">
          <w:fldData xml:space="preserve">PEVuZE5vdGU+PENpdGU+PEF1dGhvcj5MaXU8L0F1dGhvcj48WWVhcj4yMDIwPC9ZZWFyPjxSZWNO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</w:fldData>
        </w:fldChar>
      </w:r>
      <w:r w:rsidR="00512D2B">
        <w:rPr>
          <w:rFonts w:ascii="Arial" w:hAnsi="Arial" w:cs="Arial"/>
        </w:rPr>
        <w:instrText xml:space="preserve"> ADDIN EN.CITE.DATA </w:instrText>
      </w:r>
      <w:r w:rsidR="00512D2B">
        <w:rPr>
          <w:rFonts w:ascii="Arial" w:hAnsi="Arial" w:cs="Arial"/>
        </w:rPr>
      </w:r>
      <w:r w:rsidR="00512D2B">
        <w:rPr>
          <w:rFonts w:ascii="Arial" w:hAnsi="Arial" w:cs="Arial"/>
        </w:rPr>
        <w:fldChar w:fldCharType="end"/>
      </w:r>
      <w:r w:rsidR="00A82179" w:rsidRPr="0055104B">
        <w:rPr>
          <w:rFonts w:ascii="Arial" w:hAnsi="Arial" w:cs="Arial"/>
        </w:rPr>
      </w:r>
      <w:r w:rsidR="00A82179" w:rsidRPr="0055104B">
        <w:rPr>
          <w:rFonts w:ascii="Arial" w:hAnsi="Arial" w:cs="Arial"/>
        </w:rPr>
        <w:fldChar w:fldCharType="separate"/>
      </w:r>
      <w:r w:rsidR="00512D2B" w:rsidRPr="00512D2B">
        <w:rPr>
          <w:rFonts w:ascii="Arial" w:hAnsi="Arial" w:cs="Arial"/>
          <w:noProof/>
          <w:vertAlign w:val="superscript"/>
        </w:rPr>
        <w:t>10</w:t>
      </w:r>
      <w:r w:rsidR="00A82179" w:rsidRPr="0055104B">
        <w:rPr>
          <w:rFonts w:ascii="Arial" w:hAnsi="Arial" w:cs="Arial"/>
        </w:rPr>
        <w:fldChar w:fldCharType="end"/>
      </w:r>
      <w:r w:rsidRPr="0055104B">
        <w:rPr>
          <w:rFonts w:ascii="Arial" w:hAnsi="Arial" w:cs="Arial"/>
        </w:rPr>
        <w:t xml:space="preserve"> Increases in Ang-II lead</w:t>
      </w:r>
      <w:r w:rsidR="00F8172C" w:rsidRPr="0055104B">
        <w:rPr>
          <w:rFonts w:ascii="Arial" w:hAnsi="Arial" w:cs="Arial"/>
        </w:rPr>
        <w:t xml:space="preserve"> to increases in</w:t>
      </w:r>
      <w:r w:rsidRPr="0055104B">
        <w:rPr>
          <w:rFonts w:ascii="Arial" w:hAnsi="Arial" w:cs="Arial"/>
        </w:rPr>
        <w:t xml:space="preserve"> </w:t>
      </w:r>
      <w:proofErr w:type="spellStart"/>
      <w:r w:rsidRPr="0055104B">
        <w:rPr>
          <w:rFonts w:ascii="Arial" w:hAnsi="Arial" w:cs="Arial"/>
        </w:rPr>
        <w:t>disintegrin</w:t>
      </w:r>
      <w:proofErr w:type="spellEnd"/>
      <w:r w:rsidRPr="0055104B">
        <w:rPr>
          <w:rFonts w:ascii="Arial" w:hAnsi="Arial" w:cs="Arial"/>
        </w:rPr>
        <w:t xml:space="preserve"> and metalloproteinase 17 (ADAM17) activity and subsequent release of tumor necrosis factor α (TNF- α) and other inflammatory cytokines</w:t>
      </w:r>
      <w:r w:rsidR="002E188E" w:rsidRPr="0055104B">
        <w:rPr>
          <w:rFonts w:ascii="Arial" w:hAnsi="Arial" w:cs="Arial"/>
        </w:rPr>
        <w:t>.</w:t>
      </w:r>
      <w:r w:rsidR="00A82179" w:rsidRPr="0055104B">
        <w:rPr>
          <w:rFonts w:ascii="Arial" w:hAnsi="Arial" w:cs="Arial"/>
        </w:rPr>
        <w:fldChar w:fldCharType="begin">
          <w:fldData xml:space="preserve">PEVuZE5vdGU+PENpdGU+PEF1dGhvcj5HaGVibGF3aTwvQXV0aG9yPjxZZWFyPjIwMjA8L1llYXI+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</w:fldData>
        </w:fldChar>
      </w:r>
      <w:r w:rsidR="00512D2B">
        <w:rPr>
          <w:rFonts w:ascii="Arial" w:hAnsi="Arial" w:cs="Arial"/>
        </w:rPr>
        <w:instrText xml:space="preserve"> ADDIN EN.CITE </w:instrText>
      </w:r>
      <w:r w:rsidR="00512D2B">
        <w:rPr>
          <w:rFonts w:ascii="Arial" w:hAnsi="Arial" w:cs="Arial"/>
        </w:rPr>
        <w:fldChar w:fldCharType="begin">
          <w:fldData xml:space="preserve">PEVuZE5vdGU+PENpdGU+PEF1dGhvcj5HaGVibGF3aTwvQXV0aG9yPjxZZWFyPjIwMjA8L1llYXI+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</w:fldData>
        </w:fldChar>
      </w:r>
      <w:r w:rsidR="00512D2B">
        <w:rPr>
          <w:rFonts w:ascii="Arial" w:hAnsi="Arial" w:cs="Arial"/>
        </w:rPr>
        <w:instrText xml:space="preserve"> ADDIN EN.CITE.DATA </w:instrText>
      </w:r>
      <w:r w:rsidR="00512D2B">
        <w:rPr>
          <w:rFonts w:ascii="Arial" w:hAnsi="Arial" w:cs="Arial"/>
        </w:rPr>
      </w:r>
      <w:r w:rsidR="00512D2B">
        <w:rPr>
          <w:rFonts w:ascii="Arial" w:hAnsi="Arial" w:cs="Arial"/>
        </w:rPr>
        <w:fldChar w:fldCharType="end"/>
      </w:r>
      <w:r w:rsidR="00A82179" w:rsidRPr="0055104B">
        <w:rPr>
          <w:rFonts w:ascii="Arial" w:hAnsi="Arial" w:cs="Arial"/>
        </w:rPr>
      </w:r>
      <w:r w:rsidR="00A82179" w:rsidRPr="0055104B">
        <w:rPr>
          <w:rFonts w:ascii="Arial" w:hAnsi="Arial" w:cs="Arial"/>
        </w:rPr>
        <w:fldChar w:fldCharType="separate"/>
      </w:r>
      <w:r w:rsidR="00512D2B" w:rsidRPr="00512D2B">
        <w:rPr>
          <w:rFonts w:ascii="Arial" w:hAnsi="Arial" w:cs="Arial"/>
          <w:noProof/>
          <w:vertAlign w:val="superscript"/>
        </w:rPr>
        <w:t>9</w:t>
      </w:r>
      <w:r w:rsidR="00A82179" w:rsidRPr="0055104B">
        <w:rPr>
          <w:rFonts w:ascii="Arial" w:hAnsi="Arial" w:cs="Arial"/>
        </w:rPr>
        <w:fldChar w:fldCharType="end"/>
      </w:r>
      <w:r w:rsidRPr="0055104B">
        <w:rPr>
          <w:rFonts w:ascii="Arial" w:hAnsi="Arial" w:cs="Arial"/>
        </w:rPr>
        <w:t xml:space="preserve"> Nuclear factor erythroid 2–related factor 2 (</w:t>
      </w:r>
      <w:r w:rsidR="00880B40" w:rsidRPr="0055104B">
        <w:rPr>
          <w:rFonts w:ascii="Arial" w:hAnsi="Arial" w:cs="Arial"/>
        </w:rPr>
        <w:t>NRF2</w:t>
      </w:r>
      <w:r w:rsidRPr="0055104B">
        <w:rPr>
          <w:rFonts w:ascii="Arial" w:hAnsi="Arial" w:cs="Arial"/>
        </w:rPr>
        <w:t xml:space="preserve">) and </w:t>
      </w:r>
      <w:r w:rsidR="00880B40" w:rsidRPr="0055104B">
        <w:rPr>
          <w:rFonts w:ascii="Arial" w:hAnsi="Arial" w:cs="Arial"/>
        </w:rPr>
        <w:t>NRF2</w:t>
      </w:r>
      <w:r w:rsidR="00F8172C" w:rsidRPr="0055104B">
        <w:rPr>
          <w:rFonts w:ascii="Arial" w:hAnsi="Arial" w:cs="Arial"/>
        </w:rPr>
        <w:t>-</w:t>
      </w:r>
      <w:r w:rsidRPr="0055104B">
        <w:rPr>
          <w:rFonts w:ascii="Arial" w:hAnsi="Arial" w:cs="Arial"/>
        </w:rPr>
        <w:t xml:space="preserve">related genes </w:t>
      </w:r>
      <w:r w:rsidR="00F26169" w:rsidRPr="0055104B">
        <w:rPr>
          <w:rFonts w:ascii="Arial" w:hAnsi="Arial" w:cs="Arial"/>
        </w:rPr>
        <w:t>regulate</w:t>
      </w:r>
      <w:r w:rsidRPr="0055104B">
        <w:rPr>
          <w:rFonts w:ascii="Arial" w:hAnsi="Arial" w:cs="Arial"/>
        </w:rPr>
        <w:t xml:space="preserve"> cellular redox balance and </w:t>
      </w:r>
      <w:r w:rsidR="00F26169" w:rsidRPr="0055104B">
        <w:rPr>
          <w:rFonts w:ascii="Arial" w:hAnsi="Arial" w:cs="Arial"/>
        </w:rPr>
        <w:t>release</w:t>
      </w:r>
      <w:r w:rsidRPr="0055104B">
        <w:rPr>
          <w:rFonts w:ascii="Arial" w:hAnsi="Arial" w:cs="Arial"/>
        </w:rPr>
        <w:t xml:space="preserve"> inflammatory cytokines and chemokines secondary to stress. </w:t>
      </w:r>
      <w:r w:rsidR="00880B40" w:rsidRPr="0055104B">
        <w:rPr>
          <w:rFonts w:ascii="Arial" w:hAnsi="Arial" w:cs="Arial"/>
        </w:rPr>
        <w:t xml:space="preserve">NRF2 </w:t>
      </w:r>
      <w:r w:rsidRPr="0055104B">
        <w:rPr>
          <w:rFonts w:ascii="Arial" w:hAnsi="Arial" w:cs="Arial"/>
        </w:rPr>
        <w:t xml:space="preserve">activation downregulated a variety of cytokines </w:t>
      </w:r>
      <w:r w:rsidR="00F8172C" w:rsidRPr="0055104B">
        <w:rPr>
          <w:rFonts w:ascii="Arial" w:hAnsi="Arial" w:cs="Arial"/>
        </w:rPr>
        <w:t>that were reported to be elevated in COVID-19,</w:t>
      </w:r>
      <w:r w:rsidRPr="0055104B">
        <w:rPr>
          <w:rFonts w:ascii="Arial" w:hAnsi="Arial" w:cs="Arial"/>
        </w:rPr>
        <w:t xml:space="preserve"> suggesting reduced </w:t>
      </w:r>
      <w:r w:rsidR="00880B40" w:rsidRPr="0055104B">
        <w:rPr>
          <w:rFonts w:ascii="Arial" w:hAnsi="Arial" w:cs="Arial"/>
        </w:rPr>
        <w:t xml:space="preserve">NRF2 </w:t>
      </w:r>
      <w:r w:rsidRPr="0055104B">
        <w:rPr>
          <w:rFonts w:ascii="Arial" w:hAnsi="Arial" w:cs="Arial"/>
        </w:rPr>
        <w:t>activity as a contributor to the “cytokine storm” seen in COVID-19</w:t>
      </w:r>
      <w:r w:rsidR="002E188E" w:rsidRPr="0055104B">
        <w:rPr>
          <w:rFonts w:ascii="Arial" w:hAnsi="Arial" w:cs="Arial"/>
        </w:rPr>
        <w:t>.</w:t>
      </w:r>
      <w:r w:rsidR="00A82179" w:rsidRPr="0055104B">
        <w:rPr>
          <w:rFonts w:ascii="Arial" w:hAnsi="Arial" w:cs="Arial"/>
        </w:rPr>
        <w:fldChar w:fldCharType="begin">
          <w:fldData xml:space="preserve">PEVuZE5vdGU+PENpdGU+PEF1dGhvcj5NY0NvcmQ8L0F1dGhvcj48WWVhcj4yMDIwPC9ZZWFyPjxS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</w:fldData>
        </w:fldChar>
      </w:r>
      <w:r w:rsidR="00512D2B">
        <w:rPr>
          <w:rFonts w:ascii="Arial" w:hAnsi="Arial" w:cs="Arial"/>
        </w:rPr>
        <w:instrText xml:space="preserve"> ADDIN EN.CITE </w:instrText>
      </w:r>
      <w:r w:rsidR="00512D2B">
        <w:rPr>
          <w:rFonts w:ascii="Arial" w:hAnsi="Arial" w:cs="Arial"/>
        </w:rPr>
        <w:fldChar w:fldCharType="begin">
          <w:fldData xml:space="preserve">PEVuZE5vdGU+PENpdGU+PEF1dGhvcj5NY0NvcmQ8L0F1dGhvcj48WWVhcj4yMDIwPC9ZZWFyPjxS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</w:fldData>
        </w:fldChar>
      </w:r>
      <w:r w:rsidR="00512D2B">
        <w:rPr>
          <w:rFonts w:ascii="Arial" w:hAnsi="Arial" w:cs="Arial"/>
        </w:rPr>
        <w:instrText xml:space="preserve"> ADDIN EN.CITE.DATA </w:instrText>
      </w:r>
      <w:r w:rsidR="00512D2B">
        <w:rPr>
          <w:rFonts w:ascii="Arial" w:hAnsi="Arial" w:cs="Arial"/>
        </w:rPr>
      </w:r>
      <w:r w:rsidR="00512D2B">
        <w:rPr>
          <w:rFonts w:ascii="Arial" w:hAnsi="Arial" w:cs="Arial"/>
        </w:rPr>
        <w:fldChar w:fldCharType="end"/>
      </w:r>
      <w:r w:rsidR="00A82179" w:rsidRPr="0055104B">
        <w:rPr>
          <w:rFonts w:ascii="Arial" w:hAnsi="Arial" w:cs="Arial"/>
        </w:rPr>
      </w:r>
      <w:r w:rsidR="00A82179" w:rsidRPr="0055104B">
        <w:rPr>
          <w:rFonts w:ascii="Arial" w:hAnsi="Arial" w:cs="Arial"/>
        </w:rPr>
        <w:fldChar w:fldCharType="separate"/>
      </w:r>
      <w:r w:rsidR="00512D2B" w:rsidRPr="00512D2B">
        <w:rPr>
          <w:rFonts w:ascii="Arial" w:hAnsi="Arial" w:cs="Arial"/>
          <w:noProof/>
          <w:vertAlign w:val="superscript"/>
        </w:rPr>
        <w:t>11</w:t>
      </w:r>
      <w:r w:rsidR="00A82179" w:rsidRPr="0055104B">
        <w:rPr>
          <w:rFonts w:ascii="Arial" w:hAnsi="Arial" w:cs="Arial"/>
        </w:rPr>
        <w:fldChar w:fldCharType="end"/>
      </w:r>
    </w:p>
    <w:p w14:paraId="4D646E1F" w14:textId="21EF98E0" w:rsidR="00D837DC" w:rsidRPr="0055104B" w:rsidRDefault="76292805" w:rsidP="00D837DC">
      <w:pPr>
        <w:jc w:val="both"/>
        <w:rPr>
          <w:rFonts w:ascii="Arial" w:hAnsi="Arial" w:cs="Arial"/>
        </w:rPr>
      </w:pPr>
      <w:r w:rsidRPr="0055104B">
        <w:rPr>
          <w:rFonts w:ascii="Arial" w:hAnsi="Arial" w:cs="Arial"/>
        </w:rPr>
        <w:t xml:space="preserve">Chemokines are an important secretory protein responsible for immune signaling and have been implicated in </w:t>
      </w:r>
      <w:r w:rsidR="00F8172C" w:rsidRPr="0055104B">
        <w:rPr>
          <w:rFonts w:ascii="Arial" w:hAnsi="Arial" w:cs="Arial"/>
        </w:rPr>
        <w:t>various</w:t>
      </w:r>
      <w:r w:rsidRPr="0055104B">
        <w:rPr>
          <w:rFonts w:ascii="Arial" w:hAnsi="Arial" w:cs="Arial"/>
        </w:rPr>
        <w:t xml:space="preserve"> lung pathologies. For example, CCL2 [chemokine (C-C motif) ligand 2; monocyte chemoattractant protein-1, (MCP-1)] and its receptor CCR2 are involved in monocyte/macrophage migration, Th2 cell polarization, and the production of TGF-β and procollagen in fibroblast cells</w:t>
      </w:r>
      <w:r w:rsidR="002E188E" w:rsidRPr="0055104B">
        <w:rPr>
          <w:rFonts w:ascii="Arial" w:hAnsi="Arial" w:cs="Arial"/>
        </w:rPr>
        <w:t>.</w:t>
      </w:r>
      <w:r w:rsidR="00A82179" w:rsidRPr="0055104B">
        <w:rPr>
          <w:rFonts w:ascii="Arial" w:hAnsi="Arial" w:cs="Arial"/>
        </w:rPr>
        <w:fldChar w:fldCharType="begin">
          <w:fldData xml:space="preserve">PEVuZE5vdGU+PENpdGU+PEF1dGhvcj5HaGFyYWVlLUtlcm1hbmk8L0F1dGhvcj48WWVhcj4xOTk2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</w:fldData>
        </w:fldChar>
      </w:r>
      <w:r w:rsidR="00512D2B">
        <w:rPr>
          <w:rFonts w:ascii="Arial" w:hAnsi="Arial" w:cs="Arial"/>
        </w:rPr>
        <w:instrText xml:space="preserve"> ADDIN EN.CITE </w:instrText>
      </w:r>
      <w:r w:rsidR="00512D2B">
        <w:rPr>
          <w:rFonts w:ascii="Arial" w:hAnsi="Arial" w:cs="Arial"/>
        </w:rPr>
        <w:fldChar w:fldCharType="begin">
          <w:fldData xml:space="preserve">PEVuZE5vdGU+PENpdGU+PEF1dGhvcj5HaGFyYWVlLUtlcm1hbmk8L0F1dGhvcj48WWVhcj4xOTk2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</w:fldData>
        </w:fldChar>
      </w:r>
      <w:r w:rsidR="00512D2B">
        <w:rPr>
          <w:rFonts w:ascii="Arial" w:hAnsi="Arial" w:cs="Arial"/>
        </w:rPr>
        <w:instrText xml:space="preserve"> ADDIN EN.CITE.DATA </w:instrText>
      </w:r>
      <w:r w:rsidR="00512D2B">
        <w:rPr>
          <w:rFonts w:ascii="Arial" w:hAnsi="Arial" w:cs="Arial"/>
        </w:rPr>
      </w:r>
      <w:r w:rsidR="00512D2B">
        <w:rPr>
          <w:rFonts w:ascii="Arial" w:hAnsi="Arial" w:cs="Arial"/>
        </w:rPr>
        <w:fldChar w:fldCharType="end"/>
      </w:r>
      <w:r w:rsidR="00A82179" w:rsidRPr="0055104B">
        <w:rPr>
          <w:rFonts w:ascii="Arial" w:hAnsi="Arial" w:cs="Arial"/>
        </w:rPr>
      </w:r>
      <w:r w:rsidR="00A82179" w:rsidRPr="0055104B">
        <w:rPr>
          <w:rFonts w:ascii="Arial" w:hAnsi="Arial" w:cs="Arial"/>
        </w:rPr>
        <w:fldChar w:fldCharType="separate"/>
      </w:r>
      <w:r w:rsidR="00512D2B" w:rsidRPr="00512D2B">
        <w:rPr>
          <w:rFonts w:ascii="Arial" w:hAnsi="Arial" w:cs="Arial"/>
          <w:noProof/>
          <w:vertAlign w:val="superscript"/>
        </w:rPr>
        <w:t>12,13</w:t>
      </w:r>
      <w:r w:rsidR="00A82179" w:rsidRPr="0055104B">
        <w:rPr>
          <w:rFonts w:ascii="Arial" w:hAnsi="Arial" w:cs="Arial"/>
        </w:rPr>
        <w:fldChar w:fldCharType="end"/>
      </w:r>
      <w:r w:rsidRPr="0055104B">
        <w:rPr>
          <w:rFonts w:ascii="Arial" w:hAnsi="Arial" w:cs="Arial"/>
        </w:rPr>
        <w:t xml:space="preserve"> This chemokine is associated with acute respiratory distress syndrome and pulmonary fibrosis</w:t>
      </w:r>
      <w:r w:rsidR="00A82179" w:rsidRPr="0055104B">
        <w:rPr>
          <w:rFonts w:ascii="Arial" w:hAnsi="Arial" w:cs="Arial"/>
        </w:rPr>
        <w:fldChar w:fldCharType="begin"/>
      </w:r>
      <w:r w:rsidR="00512D2B">
        <w:rPr>
          <w:rFonts w:ascii="Arial" w:hAnsi="Arial" w:cs="Arial"/>
        </w:rPr>
        <w:instrText xml:space="preserve"> ADDIN EN.CITE &lt;EndNote&gt;&lt;Cite&gt;&lt;Author&gt;Rose&lt;/Author&gt;&lt;Year&gt;2003&lt;/Year&gt;&lt;RecNum&gt;18&lt;/RecNum&gt;&lt;DisplayText&gt;&lt;style face="superscript"&gt;14&lt;/style&gt;&lt;/DisplayText&gt;&lt;record&gt;&lt;rec-number&gt;18&lt;/rec-number&gt;&lt;foreign-keys&gt;&lt;key app="EN" db-id="ep00ee2znfvteyes25eprt5vswetdvtttvf2" timestamp="1708811536"&gt;18&lt;/key&gt;&lt;/foreign-keys&gt;&lt;ref-type name="Journal Article"&gt;17&lt;/ref-type&gt;&lt;contributors&gt;&lt;authors&gt;&lt;author&gt;Rose, C. E., Jr.&lt;/author&gt;&lt;author&gt;Sung, S. S.&lt;/author&gt;&lt;author&gt;Fu, S. M.&lt;/author&gt;&lt;/authors&gt;&lt;/contributors&gt;&lt;auth-address&gt;Division of Pulmunory and Critical Care Medicine and the Division of Rheumatology and Immunology, University of Virginia School of Medicine, Charlottesville, VA 22908, USA. CER@VIRGINIA.EDU&lt;/auth-address&gt;&lt;titles&gt;&lt;title&gt;Significant involvement of CCL2 (MCP-1) in inflammatory disorders of the lung&lt;/title&gt;&lt;secondary-title&gt;Microcirculation&lt;/secondary-title&gt;&lt;/titles&gt;&lt;periodical&gt;&lt;full-title&gt;Microcirculation&lt;/full-title&gt;&lt;/periodical&gt;&lt;pages&gt;273-88&lt;/pages&gt;&lt;volume&gt;10&lt;/volume&gt;&lt;number&gt;3-4&lt;/number&gt;&lt;keywords&gt;&lt;keyword&gt;Animals&lt;/keyword&gt;&lt;keyword&gt;Asthma/etiology/metabolism&lt;/keyword&gt;&lt;keyword&gt;Bronchiolitis Obliterans/etiology/metabolism&lt;/keyword&gt;&lt;keyword&gt;Chemokine CCL2/*metabolism&lt;/keyword&gt;&lt;keyword&gt;Humans&lt;/keyword&gt;&lt;keyword&gt;Hypersensitivity/complications&lt;/keyword&gt;&lt;keyword&gt;Inflammation/metabolism&lt;/keyword&gt;&lt;keyword&gt;Lung/metabolism&lt;/keyword&gt;&lt;keyword&gt;Lung Diseases/*metabolism&lt;/keyword&gt;&lt;keyword&gt;Lung Transplantation/adverse effects&lt;/keyword&gt;&lt;keyword&gt;Pulmonary Fibrosis/metabolism&lt;/keyword&gt;&lt;keyword&gt;Respiratory Distress Syndrome/metabolism&lt;/keyword&gt;&lt;/keywords&gt;&lt;dates&gt;&lt;year&gt;2003&lt;/year&gt;&lt;pub-dates&gt;&lt;date&gt;Jun&lt;/date&gt;&lt;/pub-dates&gt;&lt;/dates&gt;&lt;isbn&gt;1073-9688 (Print)&amp;#xD;1073-9688 (Linking)&lt;/isbn&gt;&lt;accession-num&gt;12851645&lt;/accession-num&gt;&lt;urls&gt;&lt;related-urls&gt;&lt;url&gt;https://www.ncbi.nlm.nih.gov/pubmed/12851645&lt;/url&gt;&lt;/related-urls&gt;&lt;/urls&gt;&lt;electronic-resource-num&gt;10.1038/sj.mn.7800193&lt;/electronic-resource-num&gt;&lt;remote-database-name&gt;Medline&lt;/remote-database-name&gt;&lt;remote-database-provider&gt;NLM&lt;/remote-database-provider&gt;&lt;/record&gt;&lt;/Cite&gt;&lt;/EndNote&gt;</w:instrText>
      </w:r>
      <w:r w:rsidR="00A82179" w:rsidRPr="0055104B">
        <w:rPr>
          <w:rFonts w:ascii="Arial" w:hAnsi="Arial" w:cs="Arial"/>
        </w:rPr>
        <w:fldChar w:fldCharType="separate"/>
      </w:r>
      <w:r w:rsidR="00512D2B" w:rsidRPr="00512D2B">
        <w:rPr>
          <w:rFonts w:ascii="Arial" w:hAnsi="Arial" w:cs="Arial"/>
          <w:noProof/>
          <w:vertAlign w:val="superscript"/>
        </w:rPr>
        <w:t>14</w:t>
      </w:r>
      <w:r w:rsidR="00A82179" w:rsidRPr="0055104B">
        <w:rPr>
          <w:rFonts w:ascii="Arial" w:hAnsi="Arial" w:cs="Arial"/>
        </w:rPr>
        <w:fldChar w:fldCharType="end"/>
      </w:r>
      <w:r w:rsidRPr="0055104B">
        <w:rPr>
          <w:rFonts w:ascii="Arial" w:hAnsi="Arial" w:cs="Arial"/>
        </w:rPr>
        <w:t xml:space="preserve"> – both observed in COVID-19. CCL2 elevation has also been found to be associated with severe SARS-CoV</w:t>
      </w:r>
      <w:r w:rsidR="002E188E" w:rsidRPr="0055104B">
        <w:rPr>
          <w:rFonts w:ascii="Arial" w:hAnsi="Arial" w:cs="Arial"/>
        </w:rPr>
        <w:t>.</w:t>
      </w:r>
      <w:r w:rsidR="00A82179" w:rsidRPr="0055104B">
        <w:rPr>
          <w:rFonts w:ascii="Arial" w:hAnsi="Arial" w:cs="Arial"/>
        </w:rPr>
        <w:fldChar w:fldCharType="begin">
          <w:fldData xml:space="preserve">PEVuZE5vdGU+PENpdGU+PEF1dGhvcj5DaGVuPC9BdXRob3I+PFllYXI+MjAxMDwvWWVhcj48UmVj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</w:fldData>
        </w:fldChar>
      </w:r>
      <w:r w:rsidR="00512D2B">
        <w:rPr>
          <w:rFonts w:ascii="Arial" w:hAnsi="Arial" w:cs="Arial"/>
        </w:rPr>
        <w:instrText xml:space="preserve"> ADDIN EN.CITE </w:instrText>
      </w:r>
      <w:r w:rsidR="00512D2B">
        <w:rPr>
          <w:rFonts w:ascii="Arial" w:hAnsi="Arial" w:cs="Arial"/>
        </w:rPr>
        <w:fldChar w:fldCharType="begin">
          <w:fldData xml:space="preserve">PEVuZE5vdGU+PENpdGU+PEF1dGhvcj5DaGVuPC9BdXRob3I+PFllYXI+MjAxMDwvWWVhcj48UmVj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</w:fldData>
        </w:fldChar>
      </w:r>
      <w:r w:rsidR="00512D2B">
        <w:rPr>
          <w:rFonts w:ascii="Arial" w:hAnsi="Arial" w:cs="Arial"/>
        </w:rPr>
        <w:instrText xml:space="preserve"> ADDIN EN.CITE.DATA </w:instrText>
      </w:r>
      <w:r w:rsidR="00512D2B">
        <w:rPr>
          <w:rFonts w:ascii="Arial" w:hAnsi="Arial" w:cs="Arial"/>
        </w:rPr>
      </w:r>
      <w:r w:rsidR="00512D2B">
        <w:rPr>
          <w:rFonts w:ascii="Arial" w:hAnsi="Arial" w:cs="Arial"/>
        </w:rPr>
        <w:fldChar w:fldCharType="end"/>
      </w:r>
      <w:r w:rsidR="00A82179" w:rsidRPr="0055104B">
        <w:rPr>
          <w:rFonts w:ascii="Arial" w:hAnsi="Arial" w:cs="Arial"/>
        </w:rPr>
      </w:r>
      <w:r w:rsidR="00A82179" w:rsidRPr="0055104B">
        <w:rPr>
          <w:rFonts w:ascii="Arial" w:hAnsi="Arial" w:cs="Arial"/>
        </w:rPr>
        <w:fldChar w:fldCharType="separate"/>
      </w:r>
      <w:r w:rsidR="00512D2B" w:rsidRPr="00512D2B">
        <w:rPr>
          <w:rFonts w:ascii="Arial" w:hAnsi="Arial" w:cs="Arial"/>
          <w:noProof/>
          <w:vertAlign w:val="superscript"/>
        </w:rPr>
        <w:t>15</w:t>
      </w:r>
      <w:r w:rsidR="00A82179" w:rsidRPr="0055104B">
        <w:rPr>
          <w:rFonts w:ascii="Arial" w:hAnsi="Arial" w:cs="Arial"/>
        </w:rPr>
        <w:fldChar w:fldCharType="end"/>
      </w:r>
      <w:r w:rsidRPr="0055104B">
        <w:rPr>
          <w:rFonts w:ascii="Arial" w:hAnsi="Arial" w:cs="Arial"/>
        </w:rPr>
        <w:t xml:space="preserve"> </w:t>
      </w:r>
      <w:r w:rsidR="00F8172C" w:rsidRPr="0055104B">
        <w:rPr>
          <w:rFonts w:ascii="Arial" w:hAnsi="Arial" w:cs="Arial"/>
        </w:rPr>
        <w:t>Various</w:t>
      </w:r>
      <w:r w:rsidRPr="0055104B">
        <w:rPr>
          <w:rFonts w:ascii="Arial" w:hAnsi="Arial" w:cs="Arial"/>
        </w:rPr>
        <w:t xml:space="preserve"> chemokines have been reported to be elevated in COVID-19 infection, but </w:t>
      </w:r>
      <w:r w:rsidR="00F26169" w:rsidRPr="0055104B">
        <w:rPr>
          <w:rFonts w:ascii="Arial" w:hAnsi="Arial" w:cs="Arial"/>
        </w:rPr>
        <w:t>differential expression patterns have not been evaluated</w:t>
      </w:r>
      <w:r w:rsidRPr="0055104B">
        <w:rPr>
          <w:rFonts w:ascii="Arial" w:hAnsi="Arial" w:cs="Arial"/>
        </w:rPr>
        <w:t xml:space="preserve"> in individuals with </w:t>
      </w:r>
      <w:r w:rsidRPr="0055104B">
        <w:rPr>
          <w:rFonts w:ascii="Arial" w:hAnsi="Arial" w:cs="Arial"/>
        </w:rPr>
        <w:lastRenderedPageBreak/>
        <w:t xml:space="preserve">and without </w:t>
      </w:r>
      <w:r w:rsidR="2BB1A475" w:rsidRPr="0055104B">
        <w:rPr>
          <w:rFonts w:ascii="Arial" w:hAnsi="Arial" w:cs="Arial"/>
        </w:rPr>
        <w:t>diabetes</w:t>
      </w:r>
      <w:r w:rsidR="00A82179" w:rsidRPr="0055104B">
        <w:rPr>
          <w:rFonts w:ascii="Arial" w:hAnsi="Arial" w:cs="Arial"/>
        </w:rPr>
        <w:fldChar w:fldCharType="begin">
          <w:fldData xml:space="preserve">PEVuZE5vdGU+PENpdGU+PEF1dGhvcj5XdTwvQXV0aG9yPjxZZWFyPjIwMjA8L1llYXI+PFJlY051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</w:fldData>
        </w:fldChar>
      </w:r>
      <w:r w:rsidR="00512D2B">
        <w:rPr>
          <w:rFonts w:ascii="Arial" w:hAnsi="Arial" w:cs="Arial"/>
        </w:rPr>
        <w:instrText xml:space="preserve"> ADDIN EN.CITE </w:instrText>
      </w:r>
      <w:r w:rsidR="00512D2B">
        <w:rPr>
          <w:rFonts w:ascii="Arial" w:hAnsi="Arial" w:cs="Arial"/>
        </w:rPr>
        <w:fldChar w:fldCharType="begin">
          <w:fldData xml:space="preserve">PEVuZE5vdGU+PENpdGU+PEF1dGhvcj5XdTwvQXV0aG9yPjxZZWFyPjIwMjA8L1llYXI+PFJlY051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</w:fldData>
        </w:fldChar>
      </w:r>
      <w:r w:rsidR="00512D2B">
        <w:rPr>
          <w:rFonts w:ascii="Arial" w:hAnsi="Arial" w:cs="Arial"/>
        </w:rPr>
        <w:instrText xml:space="preserve"> ADDIN EN.CITE.DATA </w:instrText>
      </w:r>
      <w:r w:rsidR="00512D2B">
        <w:rPr>
          <w:rFonts w:ascii="Arial" w:hAnsi="Arial" w:cs="Arial"/>
        </w:rPr>
      </w:r>
      <w:r w:rsidR="00512D2B">
        <w:rPr>
          <w:rFonts w:ascii="Arial" w:hAnsi="Arial" w:cs="Arial"/>
        </w:rPr>
        <w:fldChar w:fldCharType="end"/>
      </w:r>
      <w:r w:rsidR="00A82179" w:rsidRPr="0055104B">
        <w:rPr>
          <w:rFonts w:ascii="Arial" w:hAnsi="Arial" w:cs="Arial"/>
        </w:rPr>
      </w:r>
      <w:r w:rsidR="00A82179" w:rsidRPr="0055104B">
        <w:rPr>
          <w:rFonts w:ascii="Arial" w:hAnsi="Arial" w:cs="Arial"/>
        </w:rPr>
        <w:fldChar w:fldCharType="separate"/>
      </w:r>
      <w:r w:rsidR="00512D2B" w:rsidRPr="00512D2B">
        <w:rPr>
          <w:rFonts w:ascii="Arial" w:hAnsi="Arial" w:cs="Arial"/>
          <w:noProof/>
          <w:vertAlign w:val="superscript"/>
        </w:rPr>
        <w:t>16</w:t>
      </w:r>
      <w:r w:rsidR="00A82179" w:rsidRPr="0055104B">
        <w:rPr>
          <w:rFonts w:ascii="Arial" w:hAnsi="Arial" w:cs="Arial"/>
        </w:rPr>
        <w:fldChar w:fldCharType="end"/>
      </w:r>
      <w:r w:rsidR="00C8292C" w:rsidRPr="0055104B">
        <w:rPr>
          <w:rFonts w:ascii="Arial" w:hAnsi="Arial" w:cs="Arial"/>
        </w:rPr>
        <w:t>.</w:t>
      </w:r>
      <w:r w:rsidR="0055104B">
        <w:rPr>
          <w:rFonts w:ascii="Arial" w:hAnsi="Arial" w:cs="Arial"/>
        </w:rPr>
        <w:t xml:space="preserve">  </w:t>
      </w:r>
      <w:r w:rsidR="00D837DC" w:rsidRPr="0055104B">
        <w:rPr>
          <w:rFonts w:ascii="Arial" w:hAnsi="Arial" w:cs="Arial"/>
        </w:rPr>
        <w:t>Th</w:t>
      </w:r>
      <w:r w:rsidR="00F8172C" w:rsidRPr="0055104B">
        <w:rPr>
          <w:rFonts w:ascii="Arial" w:hAnsi="Arial" w:cs="Arial"/>
        </w:rPr>
        <w:t xml:space="preserve">is study evaluated gene </w:t>
      </w:r>
      <w:r w:rsidR="00886B67" w:rsidRPr="0055104B">
        <w:rPr>
          <w:rFonts w:ascii="Arial" w:hAnsi="Arial" w:cs="Arial"/>
        </w:rPr>
        <w:t xml:space="preserve">and protein </w:t>
      </w:r>
      <w:r w:rsidR="00F8172C" w:rsidRPr="0055104B">
        <w:rPr>
          <w:rFonts w:ascii="Arial" w:hAnsi="Arial" w:cs="Arial"/>
        </w:rPr>
        <w:t>expression patterns in individuals hospitalized with diabetes mellitus infected with SARS-CoV-2</w:t>
      </w:r>
      <w:r w:rsidR="00886B67" w:rsidRPr="0055104B">
        <w:rPr>
          <w:rFonts w:ascii="Arial" w:hAnsi="Arial" w:cs="Arial"/>
        </w:rPr>
        <w:t xml:space="preserve"> and</w:t>
      </w:r>
      <w:r w:rsidR="00F8172C" w:rsidRPr="0055104B">
        <w:rPr>
          <w:rFonts w:ascii="Arial" w:hAnsi="Arial" w:cs="Arial"/>
        </w:rPr>
        <w:t xml:space="preserve"> examined the relationship between these patterns and disease severity</w:t>
      </w:r>
      <w:r w:rsidR="00D837DC" w:rsidRPr="0055104B">
        <w:rPr>
          <w:rFonts w:ascii="Arial" w:hAnsi="Arial" w:cs="Arial"/>
        </w:rPr>
        <w:t>.</w:t>
      </w:r>
    </w:p>
    <w:p w14:paraId="7FE292EF" w14:textId="3DC8CEAA" w:rsidR="00807DD3" w:rsidRPr="00231394" w:rsidRDefault="00D33FD6">
      <w:pPr>
        <w:pStyle w:val="Heading1"/>
        <w:rPr>
          <w:rFonts w:ascii="Arial" w:hAnsi="Arial" w:cs="Arial"/>
          <w:b/>
          <w:bCs/>
          <w:sz w:val="22"/>
          <w:szCs w:val="22"/>
          <w:u w:val="single"/>
        </w:rPr>
      </w:pPr>
      <w:r w:rsidRPr="00231394">
        <w:rPr>
          <w:rFonts w:ascii="Arial" w:hAnsi="Arial" w:cs="Arial"/>
          <w:b/>
          <w:bCs/>
          <w:sz w:val="22"/>
          <w:szCs w:val="22"/>
          <w:u w:val="single"/>
        </w:rPr>
        <w:t>Results</w:t>
      </w:r>
    </w:p>
    <w:p w14:paraId="5E772F18" w14:textId="7EB33F11" w:rsidR="006D3348" w:rsidRPr="0055104B" w:rsidRDefault="000E0212" w:rsidP="00A44EC5">
      <w:pPr>
        <w:jc w:val="both"/>
        <w:rPr>
          <w:rFonts w:ascii="Arial" w:hAnsi="Arial" w:cs="Arial"/>
        </w:rPr>
      </w:pPr>
      <w:r w:rsidRPr="0055104B">
        <w:rPr>
          <w:rFonts w:ascii="Arial" w:hAnsi="Arial" w:cs="Arial"/>
        </w:rPr>
        <w:t xml:space="preserve">The study included </w:t>
      </w:r>
      <w:r w:rsidR="00C8355F" w:rsidRPr="0055104B">
        <w:rPr>
          <w:rFonts w:ascii="Arial" w:hAnsi="Arial" w:cs="Arial"/>
        </w:rPr>
        <w:t>182</w:t>
      </w:r>
      <w:r w:rsidRPr="0055104B">
        <w:rPr>
          <w:rFonts w:ascii="Arial" w:hAnsi="Arial" w:cs="Arial"/>
        </w:rPr>
        <w:t xml:space="preserve"> hospitalized adult patients with an admitting diagnosis of COVID-19 (n=</w:t>
      </w:r>
      <w:r w:rsidR="00C8355F" w:rsidRPr="0055104B">
        <w:rPr>
          <w:rFonts w:ascii="Arial" w:hAnsi="Arial" w:cs="Arial"/>
        </w:rPr>
        <w:t>110</w:t>
      </w:r>
      <w:r w:rsidRPr="0055104B">
        <w:rPr>
          <w:rFonts w:ascii="Arial" w:hAnsi="Arial" w:cs="Arial"/>
        </w:rPr>
        <w:t>) and control subjects admitted for any other reason (n=</w:t>
      </w:r>
      <w:r w:rsidR="00C8355F" w:rsidRPr="0055104B">
        <w:rPr>
          <w:rFonts w:ascii="Arial" w:hAnsi="Arial" w:cs="Arial"/>
        </w:rPr>
        <w:t>72</w:t>
      </w:r>
      <w:r w:rsidRPr="0055104B">
        <w:rPr>
          <w:rFonts w:ascii="Arial" w:hAnsi="Arial" w:cs="Arial"/>
        </w:rPr>
        <w:t xml:space="preserve">).  All </w:t>
      </w:r>
      <w:r w:rsidR="009239C8" w:rsidRPr="0055104B">
        <w:rPr>
          <w:rFonts w:ascii="Arial" w:hAnsi="Arial" w:cs="Arial"/>
        </w:rPr>
        <w:t xml:space="preserve">available remnant </w:t>
      </w:r>
      <w:r w:rsidRPr="0055104B">
        <w:rPr>
          <w:rFonts w:ascii="Arial" w:hAnsi="Arial" w:cs="Arial"/>
        </w:rPr>
        <w:t xml:space="preserve">blood samples were obtained within 48 hours of hospital presentation. </w:t>
      </w:r>
      <w:r w:rsidRPr="0055104B">
        <w:rPr>
          <w:rFonts w:ascii="Arial" w:hAnsi="Arial" w:cs="Arial"/>
          <w:b/>
          <w:bCs/>
        </w:rPr>
        <w:t>Table 1</w:t>
      </w:r>
      <w:r w:rsidRPr="0055104B">
        <w:rPr>
          <w:rFonts w:ascii="Arial" w:hAnsi="Arial" w:cs="Arial"/>
        </w:rPr>
        <w:t xml:space="preserve"> summarizes patients’ baseline characteristics, including demographics</w:t>
      </w:r>
      <w:r w:rsidR="006D3348" w:rsidRPr="0055104B">
        <w:rPr>
          <w:rFonts w:ascii="Arial" w:hAnsi="Arial" w:cs="Arial"/>
        </w:rPr>
        <w:t xml:space="preserve"> and</w:t>
      </w:r>
      <w:r w:rsidRPr="0055104B">
        <w:rPr>
          <w:rFonts w:ascii="Arial" w:hAnsi="Arial" w:cs="Arial"/>
        </w:rPr>
        <w:t xml:space="preserve"> comorbidities, stratified by </w:t>
      </w:r>
      <w:r w:rsidR="00830601" w:rsidRPr="0055104B">
        <w:rPr>
          <w:rFonts w:ascii="Arial" w:hAnsi="Arial" w:cs="Arial"/>
        </w:rPr>
        <w:t>COVID-19 an</w:t>
      </w:r>
      <w:r w:rsidR="00F26169" w:rsidRPr="0055104B">
        <w:rPr>
          <w:rFonts w:ascii="Arial" w:hAnsi="Arial" w:cs="Arial"/>
        </w:rPr>
        <w:t>d</w:t>
      </w:r>
      <w:r w:rsidR="00830601" w:rsidRPr="0055104B">
        <w:rPr>
          <w:rFonts w:ascii="Arial" w:hAnsi="Arial" w:cs="Arial"/>
        </w:rPr>
        <w:t xml:space="preserve"> </w:t>
      </w:r>
      <w:r w:rsidRPr="0055104B">
        <w:rPr>
          <w:rFonts w:ascii="Arial" w:hAnsi="Arial" w:cs="Arial"/>
        </w:rPr>
        <w:t>diabetes mellitus (DM) diagnosis</w:t>
      </w:r>
      <w:r w:rsidR="00A44EC5" w:rsidRPr="0055104B">
        <w:rPr>
          <w:rFonts w:ascii="Arial" w:hAnsi="Arial" w:cs="Arial"/>
        </w:rPr>
        <w:t>.</w:t>
      </w:r>
      <w:r w:rsidR="00294DD5" w:rsidRPr="0055104B">
        <w:rPr>
          <w:rFonts w:ascii="Arial" w:hAnsi="Arial" w:cs="Arial"/>
        </w:rPr>
        <w:t xml:space="preserve">  Overall, individuals with DM</w:t>
      </w:r>
      <w:r w:rsidR="00F26169" w:rsidRPr="0055104B">
        <w:rPr>
          <w:rFonts w:ascii="Arial" w:hAnsi="Arial" w:cs="Arial"/>
        </w:rPr>
        <w:t>,</w:t>
      </w:r>
      <w:r w:rsidR="00294DD5" w:rsidRPr="0055104B">
        <w:rPr>
          <w:rFonts w:ascii="Arial" w:hAnsi="Arial" w:cs="Arial"/>
        </w:rPr>
        <w:t xml:space="preserve"> regardless of COVID-19 status</w:t>
      </w:r>
      <w:r w:rsidR="00F26169" w:rsidRPr="0055104B">
        <w:rPr>
          <w:rFonts w:ascii="Arial" w:hAnsi="Arial" w:cs="Arial"/>
        </w:rPr>
        <w:t>,</w:t>
      </w:r>
      <w:r w:rsidR="00294DD5" w:rsidRPr="0055104B">
        <w:rPr>
          <w:rFonts w:ascii="Arial" w:hAnsi="Arial" w:cs="Arial"/>
        </w:rPr>
        <w:t xml:space="preserve"> had higher comorbidity</w:t>
      </w:r>
      <w:r w:rsidR="00F26169" w:rsidRPr="0055104B">
        <w:rPr>
          <w:rFonts w:ascii="Arial" w:hAnsi="Arial" w:cs="Arial"/>
        </w:rPr>
        <w:t>,</w:t>
      </w:r>
      <w:r w:rsidR="00294DD5" w:rsidRPr="0055104B">
        <w:rPr>
          <w:rFonts w:ascii="Arial" w:hAnsi="Arial" w:cs="Arial"/>
        </w:rPr>
        <w:t xml:space="preserve"> as described by the </w:t>
      </w:r>
      <w:commentRangeStart w:id="1"/>
      <w:commentRangeStart w:id="2"/>
      <w:commentRangeStart w:id="3"/>
      <w:r w:rsidR="00294DD5" w:rsidRPr="0055104B">
        <w:rPr>
          <w:rFonts w:ascii="Arial" w:hAnsi="Arial" w:cs="Arial"/>
        </w:rPr>
        <w:t xml:space="preserve">Charlson </w:t>
      </w:r>
      <w:r w:rsidR="00275FE0">
        <w:rPr>
          <w:rFonts w:ascii="Arial" w:hAnsi="Arial" w:cs="Arial"/>
        </w:rPr>
        <w:t>Comorbidity</w:t>
      </w:r>
      <w:r w:rsidR="00294DD5" w:rsidRPr="0055104B">
        <w:rPr>
          <w:rFonts w:ascii="Arial" w:hAnsi="Arial" w:cs="Arial"/>
        </w:rPr>
        <w:t xml:space="preserve"> Index</w:t>
      </w:r>
      <w:commentRangeEnd w:id="1"/>
      <w:r w:rsidR="00A66956">
        <w:rPr>
          <w:rStyle w:val="CommentReference"/>
        </w:rPr>
        <w:commentReference w:id="1"/>
      </w:r>
      <w:commentRangeEnd w:id="2"/>
      <w:r w:rsidR="004E1BF1">
        <w:rPr>
          <w:rStyle w:val="CommentReference"/>
        </w:rPr>
        <w:commentReference w:id="2"/>
      </w:r>
      <w:commentRangeEnd w:id="3"/>
      <w:r w:rsidR="00275FE0">
        <w:rPr>
          <w:rStyle w:val="CommentReference"/>
        </w:rPr>
        <w:commentReference w:id="3"/>
      </w:r>
      <w:r w:rsidR="00275FE0">
        <w:rPr>
          <w:rFonts w:ascii="Arial" w:hAnsi="Arial" w:cs="Arial"/>
        </w:rPr>
        <w:t xml:space="preserve"> (CCI)</w:t>
      </w:r>
      <w:r w:rsidR="00294DD5" w:rsidRPr="0055104B">
        <w:rPr>
          <w:rFonts w:ascii="Arial" w:hAnsi="Arial" w:cs="Arial"/>
        </w:rPr>
        <w:t xml:space="preserve">.  Available clinical laboratory values are summarized in </w:t>
      </w:r>
      <w:r w:rsidR="00294DD5" w:rsidRPr="0055104B">
        <w:rPr>
          <w:rFonts w:ascii="Arial" w:hAnsi="Arial" w:cs="Arial"/>
          <w:b/>
          <w:bCs/>
        </w:rPr>
        <w:t>Table 2</w:t>
      </w:r>
      <w:r w:rsidR="00294DD5" w:rsidRPr="0055104B">
        <w:rPr>
          <w:rFonts w:ascii="Arial" w:hAnsi="Arial" w:cs="Arial"/>
        </w:rPr>
        <w:t>.</w:t>
      </w:r>
      <w:r w:rsidR="00AD10CE" w:rsidRPr="0055104B">
        <w:rPr>
          <w:rFonts w:ascii="Arial" w:hAnsi="Arial" w:cs="Arial"/>
        </w:rPr>
        <w:t xml:space="preserve">  A significant proportion of laboratory values were missing for the no COVID-19 group, likely due to the patient diagnosis and the necessity for a specific laboratory order.  Individuals with COVID-19 were more likely to be on remdesivir, tocilizumab, and corticosteroids (</w:t>
      </w:r>
      <w:r w:rsidR="00AD10CE" w:rsidRPr="0055104B">
        <w:rPr>
          <w:rFonts w:ascii="Arial" w:hAnsi="Arial" w:cs="Arial"/>
          <w:b/>
          <w:bCs/>
        </w:rPr>
        <w:t>Table 3</w:t>
      </w:r>
      <w:r w:rsidR="00AD10CE" w:rsidRPr="0055104B">
        <w:rPr>
          <w:rFonts w:ascii="Arial" w:hAnsi="Arial" w:cs="Arial"/>
        </w:rPr>
        <w:t>).  In terms of background diabetes therapeutics, all individuals with DM, regardless of COVID-19 status, received similar medications.  Individuals with DM were more likely to receive anticoagulants, and those with COVID-19 were more likely to be on full-dose anticoagulation (81.8% versus 72.2%).</w:t>
      </w:r>
    </w:p>
    <w:p w14:paraId="614E16D5" w14:textId="77777777" w:rsidR="00074A69" w:rsidRPr="0055104B" w:rsidRDefault="00074A69" w:rsidP="00074A69">
      <w:pPr>
        <w:pStyle w:val="Heading2"/>
        <w:rPr>
          <w:rFonts w:ascii="Arial" w:hAnsi="Arial" w:cs="Arial"/>
          <w:sz w:val="22"/>
          <w:szCs w:val="22"/>
        </w:rPr>
      </w:pPr>
      <w:r w:rsidRPr="0055104B">
        <w:rPr>
          <w:rFonts w:ascii="Arial" w:hAnsi="Arial" w:cs="Arial"/>
          <w:sz w:val="22"/>
          <w:szCs w:val="22"/>
        </w:rPr>
        <w:t>Differential Gene Expression Analyses</w:t>
      </w:r>
    </w:p>
    <w:p w14:paraId="0BCECDC9" w14:textId="65A92A0C" w:rsidR="00074A69" w:rsidRPr="0055104B" w:rsidRDefault="00074A69" w:rsidP="00074A69">
      <w:pPr>
        <w:jc w:val="both"/>
        <w:rPr>
          <w:rFonts w:ascii="Arial" w:hAnsi="Arial" w:cs="Arial"/>
        </w:rPr>
      </w:pPr>
      <w:r w:rsidRPr="0055104B">
        <w:rPr>
          <w:rFonts w:ascii="Arial" w:hAnsi="Arial" w:cs="Arial"/>
        </w:rPr>
        <w:t xml:space="preserve">In total, 58,708 protein-coding and long noncoding genes and gene variants were found in the 92 RNA-seq samples. Of these, 19,909 were protein-coding genes. Note that 15 genes had </w:t>
      </w:r>
      <w:r w:rsidR="00F8172C" w:rsidRPr="0055104B">
        <w:rPr>
          <w:rFonts w:ascii="Arial" w:hAnsi="Arial" w:cs="Arial"/>
        </w:rPr>
        <w:t>two</w:t>
      </w:r>
      <w:r w:rsidRPr="0055104B">
        <w:rPr>
          <w:rFonts w:ascii="Arial" w:hAnsi="Arial" w:cs="Arial"/>
        </w:rPr>
        <w:t xml:space="preserve"> variants each. For these genes, the variant counts were added up within each sample. </w:t>
      </w:r>
    </w:p>
    <w:p w14:paraId="17B95AC9" w14:textId="0B2A293A" w:rsidR="00074A69" w:rsidRPr="0055104B" w:rsidRDefault="00074A69" w:rsidP="00074A69">
      <w:pPr>
        <w:jc w:val="both"/>
        <w:rPr>
          <w:rFonts w:ascii="Arial" w:hAnsi="Arial" w:cs="Arial"/>
        </w:rPr>
      </w:pPr>
      <w:r w:rsidRPr="0055104B">
        <w:rPr>
          <w:rFonts w:ascii="Arial" w:hAnsi="Arial" w:cs="Arial"/>
        </w:rPr>
        <w:t xml:space="preserve">Genes with a small number of hits were filtered out. </w:t>
      </w:r>
      <w:r w:rsidR="00F26169" w:rsidRPr="0055104B">
        <w:rPr>
          <w:rFonts w:ascii="Arial" w:hAnsi="Arial" w:cs="Arial"/>
        </w:rPr>
        <w:t>After</w:t>
      </w:r>
      <w:r w:rsidRPr="0055104B">
        <w:rPr>
          <w:rFonts w:ascii="Arial" w:hAnsi="Arial" w:cs="Arial"/>
        </w:rPr>
        <w:t xml:space="preserve"> </w:t>
      </w:r>
      <w:r w:rsidR="00F8172C" w:rsidRPr="0055104B">
        <w:rPr>
          <w:rFonts w:ascii="Arial" w:hAnsi="Arial" w:cs="Arial"/>
        </w:rPr>
        <w:t>examining</w:t>
      </w:r>
      <w:r w:rsidRPr="0055104B">
        <w:rPr>
          <w:rFonts w:ascii="Arial" w:hAnsi="Arial" w:cs="Arial"/>
        </w:rPr>
        <w:t xml:space="preserve"> the number of genes remaining after filtering using varying minimum number</w:t>
      </w:r>
      <w:r w:rsidR="00F26169" w:rsidRPr="0055104B">
        <w:rPr>
          <w:rFonts w:ascii="Arial" w:hAnsi="Arial" w:cs="Arial"/>
        </w:rPr>
        <w:t>s</w:t>
      </w:r>
      <w:r w:rsidRPr="0055104B">
        <w:rPr>
          <w:rFonts w:ascii="Arial" w:hAnsi="Arial" w:cs="Arial"/>
        </w:rPr>
        <w:t xml:space="preserve"> of hits per sample and the minimum number of samples with at least that many hits (</w:t>
      </w:r>
      <w:commentRangeStart w:id="4"/>
      <w:r w:rsidRPr="0055104B">
        <w:rPr>
          <w:rFonts w:ascii="Arial" w:hAnsi="Arial" w:cs="Arial"/>
          <w:b/>
        </w:rPr>
        <w:t xml:space="preserve">Figure </w:t>
      </w:r>
      <w:r w:rsidR="00AD10CE" w:rsidRPr="0055104B">
        <w:rPr>
          <w:rFonts w:ascii="Arial" w:hAnsi="Arial" w:cs="Arial"/>
          <w:b/>
        </w:rPr>
        <w:t>1</w:t>
      </w:r>
      <w:commentRangeEnd w:id="4"/>
      <w:r w:rsidR="00A66956">
        <w:rPr>
          <w:rStyle w:val="CommentReference"/>
        </w:rPr>
        <w:commentReference w:id="4"/>
      </w:r>
      <w:r w:rsidRPr="0055104B">
        <w:rPr>
          <w:rFonts w:ascii="Arial" w:hAnsi="Arial" w:cs="Arial"/>
        </w:rPr>
        <w:t xml:space="preserve">), it was decided to set both numbers to 10. Hence, 14,223 genes with at least </w:t>
      </w:r>
      <w:r w:rsidR="00F26169" w:rsidRPr="0055104B">
        <w:rPr>
          <w:rFonts w:ascii="Arial" w:hAnsi="Arial" w:cs="Arial"/>
        </w:rPr>
        <w:t>ten</w:t>
      </w:r>
      <w:r w:rsidRPr="0055104B">
        <w:rPr>
          <w:rFonts w:ascii="Arial" w:hAnsi="Arial" w:cs="Arial"/>
        </w:rPr>
        <w:t xml:space="preserve"> hits in at least 10 out of 92 samples were used in the analysis. </w:t>
      </w:r>
    </w:p>
    <w:p w14:paraId="3CDC7E6D" w14:textId="474EA8E8" w:rsidR="00074A69" w:rsidRPr="0055104B" w:rsidRDefault="00074A69" w:rsidP="00074A69">
      <w:pPr>
        <w:jc w:val="both"/>
        <w:rPr>
          <w:rFonts w:ascii="Arial" w:hAnsi="Arial" w:cs="Arial"/>
        </w:rPr>
      </w:pPr>
      <w:r w:rsidRPr="0055104B">
        <w:rPr>
          <w:rFonts w:ascii="Arial" w:hAnsi="Arial" w:cs="Arial"/>
        </w:rPr>
        <w:t>Next, we</w:t>
      </w:r>
      <w:ins w:id="5" w:author="Sargsyan, Davit [JRDUS]" w:date="2024-10-03T17:08:00Z">
        <w:r w:rsidR="00FF2685">
          <w:rPr>
            <w:rFonts w:ascii="Arial" w:hAnsi="Arial" w:cs="Arial"/>
          </w:rPr>
          <w:t xml:space="preserve"> </w:t>
        </w:r>
      </w:ins>
      <w:r w:rsidR="00A66956">
        <w:rPr>
          <w:rFonts w:ascii="Arial" w:hAnsi="Arial" w:cs="Arial"/>
        </w:rPr>
        <w:t>identified</w:t>
      </w:r>
      <w:r w:rsidRPr="0055104B">
        <w:rPr>
          <w:rFonts w:ascii="Arial" w:hAnsi="Arial" w:cs="Arial"/>
        </w:rPr>
        <w:t xml:space="preserve"> coding genes differentially expressed in COVID patients compared to controls (at least 2-fold change and </w:t>
      </w:r>
      <w:ins w:id="6" w:author="Sargsyan, Davit [JRDUS]" w:date="2024-10-03T17:09:00Z">
        <w:r w:rsidR="00FF2685">
          <w:rPr>
            <w:rFonts w:ascii="Arial" w:hAnsi="Arial" w:cs="Arial"/>
          </w:rPr>
          <w:t xml:space="preserve">false discovery rate (FDR) </w:t>
        </w:r>
      </w:ins>
      <w:r w:rsidRPr="0055104B">
        <w:rPr>
          <w:rFonts w:ascii="Arial" w:hAnsi="Arial" w:cs="Arial"/>
        </w:rPr>
        <w:t xml:space="preserve">adjusted p-value ≤ 0.05). 2 genes were downregulated and 16 upregulated in COVID patients compared to non-COVID. The list of the 18 genes and the estimates of the differences (on log2 scale and representing the number of 2-fold changes in COVID vs. non-COVID patients’ samples) is presented in </w:t>
      </w:r>
      <w:r w:rsidRPr="0055104B">
        <w:rPr>
          <w:rFonts w:ascii="Arial" w:hAnsi="Arial" w:cs="Arial"/>
          <w:b/>
          <w:bCs/>
        </w:rPr>
        <w:t xml:space="preserve">Table </w:t>
      </w:r>
      <w:r w:rsidR="0064728B" w:rsidRPr="0055104B">
        <w:rPr>
          <w:rFonts w:ascii="Arial" w:hAnsi="Arial" w:cs="Arial"/>
          <w:b/>
          <w:bCs/>
        </w:rPr>
        <w:t>4</w:t>
      </w:r>
      <w:r w:rsidRPr="0055104B">
        <w:rPr>
          <w:rFonts w:ascii="Arial" w:hAnsi="Arial" w:cs="Arial"/>
        </w:rPr>
        <w:t xml:space="preserve">. </w:t>
      </w:r>
      <w:r w:rsidRPr="0055104B">
        <w:rPr>
          <w:rFonts w:ascii="Arial" w:hAnsi="Arial" w:cs="Arial"/>
          <w:b/>
        </w:rPr>
        <w:t xml:space="preserve">Figure </w:t>
      </w:r>
      <w:r w:rsidR="0064728B" w:rsidRPr="0055104B">
        <w:rPr>
          <w:rFonts w:ascii="Arial" w:hAnsi="Arial" w:cs="Arial"/>
          <w:b/>
        </w:rPr>
        <w:t>2</w:t>
      </w:r>
      <w:r w:rsidRPr="0055104B">
        <w:rPr>
          <w:rFonts w:ascii="Arial" w:hAnsi="Arial" w:cs="Arial"/>
        </w:rPr>
        <w:t xml:space="preserve"> shows the total number of hits for each of the 18 genes in each sample. </w:t>
      </w:r>
    </w:p>
    <w:p w14:paraId="71EAF848" w14:textId="0F83D108" w:rsidR="00074A69" w:rsidRPr="0055104B" w:rsidRDefault="00074A69" w:rsidP="00074A69">
      <w:pPr>
        <w:jc w:val="both"/>
        <w:rPr>
          <w:rFonts w:ascii="Arial" w:hAnsi="Arial" w:cs="Arial"/>
        </w:rPr>
      </w:pPr>
      <w:r w:rsidRPr="0055104B">
        <w:rPr>
          <w:rFonts w:ascii="Arial" w:hAnsi="Arial" w:cs="Arial"/>
        </w:rPr>
        <w:t xml:space="preserve">One of the most striking differences found in this part of the analysis was the overexpression of </w:t>
      </w:r>
      <w:r w:rsidR="00F8172C" w:rsidRPr="0055104B">
        <w:rPr>
          <w:rFonts w:ascii="Arial" w:hAnsi="Arial" w:cs="Arial"/>
        </w:rPr>
        <w:t xml:space="preserve">the </w:t>
      </w:r>
      <w:commentRangeStart w:id="7"/>
      <w:commentRangeStart w:id="8"/>
      <w:r w:rsidR="00F8172C" w:rsidRPr="0055104B">
        <w:rPr>
          <w:rFonts w:ascii="Arial" w:hAnsi="Arial" w:cs="Arial"/>
        </w:rPr>
        <w:t>Interferon-Alpha</w:t>
      </w:r>
      <w:commentRangeEnd w:id="7"/>
      <w:r w:rsidR="009948BD">
        <w:rPr>
          <w:rStyle w:val="CommentReference"/>
        </w:rPr>
        <w:commentReference w:id="7"/>
      </w:r>
      <w:commentRangeEnd w:id="8"/>
      <w:r w:rsidR="00275FE0">
        <w:rPr>
          <w:rStyle w:val="CommentReference"/>
        </w:rPr>
        <w:commentReference w:id="8"/>
      </w:r>
      <w:r w:rsidR="00F8172C" w:rsidRPr="0055104B">
        <w:rPr>
          <w:rFonts w:ascii="Arial" w:hAnsi="Arial" w:cs="Arial"/>
        </w:rPr>
        <w:t xml:space="preserve"> Inducible Protein 27 (IFI27) coding gene, with </w:t>
      </w:r>
      <w:r w:rsidR="00E16229" w:rsidRPr="0055104B">
        <w:rPr>
          <w:rFonts w:ascii="Arial" w:hAnsi="Arial" w:cs="Arial"/>
        </w:rPr>
        <w:t>more than a</w:t>
      </w:r>
      <w:ins w:id="9" w:author="Vahe Nersisyan" w:date="2024-10-04T10:46:00Z" w16du:dateUtc="2024-10-04T14:46:00Z">
        <w:r w:rsidR="00D86B15">
          <w:rPr>
            <w:rFonts w:ascii="Arial" w:hAnsi="Arial" w:cs="Arial"/>
          </w:rPr>
          <w:t xml:space="preserve"> </w:t>
        </w:r>
      </w:ins>
      <w:del w:id="10" w:author="Vahe Nersisyan" w:date="2024-10-04T10:46:00Z" w16du:dateUtc="2024-10-04T14:46:00Z">
        <w:r w:rsidR="00E16229" w:rsidRPr="0055104B" w:rsidDel="00D86B15">
          <w:rPr>
            <w:rFonts w:ascii="Arial" w:hAnsi="Arial" w:cs="Arial"/>
          </w:rPr>
          <w:delText xml:space="preserve"> </w:delText>
        </w:r>
        <w:r w:rsidR="00F8172C" w:rsidRPr="0055104B" w:rsidDel="00D86B15">
          <w:rPr>
            <w:rFonts w:ascii="Arial" w:hAnsi="Arial" w:cs="Arial"/>
          </w:rPr>
          <w:delText>a</w:delText>
        </w:r>
      </w:del>
      <w:del w:id="11" w:author="Vahe Nersisyan" w:date="2024-10-04T10:55:00Z" w16du:dateUtc="2024-10-04T14:55:00Z">
        <w:r w:rsidR="00F8172C" w:rsidRPr="0055104B" w:rsidDel="00497485">
          <w:rPr>
            <w:rFonts w:ascii="Arial" w:hAnsi="Arial" w:cs="Arial"/>
          </w:rPr>
          <w:delText xml:space="preserve"> </w:delText>
        </w:r>
      </w:del>
      <w:r w:rsidR="00F8172C" w:rsidRPr="0055104B">
        <w:rPr>
          <w:rFonts w:ascii="Arial" w:hAnsi="Arial" w:cs="Arial"/>
        </w:rPr>
        <w:t xml:space="preserve">2-fold difference  </w:t>
      </w:r>
      <w:r w:rsidR="00F8172C" w:rsidRPr="00C502C3">
        <w:rPr>
          <w:rFonts w:ascii="Arial" w:hAnsi="Arial" w:cs="Arial"/>
        </w:rPr>
        <w:t>(</w:t>
      </w:r>
      <w:r w:rsidR="00E16229" w:rsidRPr="00C502C3">
        <w:rPr>
          <w:rFonts w:ascii="Arial" w:hAnsi="Arial" w:cs="Arial"/>
        </w:rPr>
        <w:t xml:space="preserve">Ratio = 2.37, </w:t>
      </w:r>
      <w:r w:rsidR="00F8172C" w:rsidRPr="00C502C3">
        <w:rPr>
          <w:rFonts w:ascii="Arial" w:hAnsi="Arial" w:cs="Arial"/>
        </w:rPr>
        <w:t>SEM = 0.49).</w:t>
      </w:r>
      <w:r w:rsidR="00F8172C" w:rsidRPr="0055104B">
        <w:rPr>
          <w:rFonts w:ascii="Arial" w:hAnsi="Arial" w:cs="Arial"/>
        </w:rPr>
        <w:t xml:space="preserve"> In this study, most patients who</w:t>
      </w:r>
      <w:r w:rsidRPr="0055104B">
        <w:rPr>
          <w:rFonts w:ascii="Arial" w:hAnsi="Arial" w:cs="Arial"/>
        </w:rPr>
        <w:t xml:space="preserve"> had gene sequencing data and died in hospital had their IFI27 expression levels elevated compared to those discharged alive (</w:t>
      </w:r>
      <w:r w:rsidRPr="0055104B">
        <w:rPr>
          <w:rFonts w:ascii="Arial" w:hAnsi="Arial" w:cs="Arial"/>
          <w:b/>
        </w:rPr>
        <w:t>Figure 3, left panel</w:t>
      </w:r>
      <w:r w:rsidRPr="0055104B">
        <w:rPr>
          <w:rFonts w:ascii="Arial" w:hAnsi="Arial" w:cs="Arial"/>
        </w:rPr>
        <w:t xml:space="preserve">). No </w:t>
      </w:r>
      <w:r w:rsidR="00F26169" w:rsidRPr="0055104B">
        <w:rPr>
          <w:rFonts w:ascii="Arial" w:hAnsi="Arial" w:cs="Arial"/>
        </w:rPr>
        <w:t>apparent</w:t>
      </w:r>
      <w:r w:rsidRPr="0055104B">
        <w:rPr>
          <w:rFonts w:ascii="Arial" w:hAnsi="Arial" w:cs="Arial"/>
        </w:rPr>
        <w:t xml:space="preserve"> patterns were observed for critical care as an outcome (</w:t>
      </w:r>
      <w:r w:rsidRPr="0055104B">
        <w:rPr>
          <w:rFonts w:ascii="Arial" w:hAnsi="Arial" w:cs="Arial"/>
          <w:b/>
        </w:rPr>
        <w:t>Figure 3, right panel</w:t>
      </w:r>
      <w:r w:rsidRPr="0055104B">
        <w:rPr>
          <w:rFonts w:ascii="Arial" w:hAnsi="Arial" w:cs="Arial"/>
        </w:rPr>
        <w:t>).</w:t>
      </w:r>
    </w:p>
    <w:p w14:paraId="5E43D672" w14:textId="08876EEB" w:rsidR="00074A69" w:rsidRPr="0055104B" w:rsidRDefault="00074A69" w:rsidP="00074A69">
      <w:pPr>
        <w:jc w:val="both"/>
        <w:rPr>
          <w:rFonts w:ascii="Arial" w:hAnsi="Arial" w:cs="Arial"/>
        </w:rPr>
      </w:pPr>
      <w:r w:rsidRPr="0055104B">
        <w:rPr>
          <w:rFonts w:ascii="Arial" w:hAnsi="Arial" w:cs="Arial"/>
        </w:rPr>
        <w:t>Next, DM</w:t>
      </w:r>
      <w:r w:rsidR="00F8172C" w:rsidRPr="0055104B">
        <w:rPr>
          <w:rFonts w:ascii="Arial" w:hAnsi="Arial" w:cs="Arial"/>
        </w:rPr>
        <w:t>'s association with gene expression was tested. In total, 431 genes were differentially expressed in DM patients vs. the controls (non-DM), with 45 genes upregulated by DM and 386 genes downregulated (</w:t>
      </w:r>
      <w:commentRangeStart w:id="12"/>
      <w:r w:rsidR="00F8172C" w:rsidRPr="0055104B">
        <w:rPr>
          <w:rFonts w:ascii="Arial" w:hAnsi="Arial" w:cs="Arial"/>
        </w:rPr>
        <w:t>Table X</w:t>
      </w:r>
      <w:commentRangeEnd w:id="12"/>
      <w:r w:rsidR="00A66956">
        <w:rPr>
          <w:rStyle w:val="CommentReference"/>
        </w:rPr>
        <w:commentReference w:id="12"/>
      </w:r>
      <w:r w:rsidR="00F8172C" w:rsidRPr="0055104B">
        <w:rPr>
          <w:rFonts w:ascii="Arial" w:hAnsi="Arial" w:cs="Arial"/>
        </w:rPr>
        <w:t>).</w:t>
      </w:r>
    </w:p>
    <w:p w14:paraId="6B47955C" w14:textId="30ADE26C" w:rsidR="49637CA7" w:rsidRPr="0055104B" w:rsidRDefault="00074A69" w:rsidP="00D837DC">
      <w:pPr>
        <w:jc w:val="both"/>
        <w:rPr>
          <w:rFonts w:ascii="Arial" w:hAnsi="Arial" w:cs="Arial"/>
        </w:rPr>
      </w:pPr>
      <w:r w:rsidRPr="0055104B">
        <w:rPr>
          <w:rFonts w:ascii="Arial" w:hAnsi="Arial" w:cs="Arial"/>
        </w:rPr>
        <w:t xml:space="preserve">Out of all genes found to be differentially expressed in COVID/non-COVID and DM/non-DM patients, there were </w:t>
      </w:r>
      <w:r w:rsidR="00F26169" w:rsidRPr="0055104B">
        <w:rPr>
          <w:rFonts w:ascii="Arial" w:hAnsi="Arial" w:cs="Arial"/>
        </w:rPr>
        <w:t>five</w:t>
      </w:r>
      <w:r w:rsidRPr="0055104B">
        <w:rPr>
          <w:rFonts w:ascii="Arial" w:hAnsi="Arial" w:cs="Arial"/>
        </w:rPr>
        <w:t xml:space="preserve"> genes in common: GRASP, KRT8, MYZAP, PRKG1</w:t>
      </w:r>
      <w:r w:rsidR="00F26169" w:rsidRPr="0055104B">
        <w:rPr>
          <w:rFonts w:ascii="Arial" w:hAnsi="Arial" w:cs="Arial"/>
        </w:rPr>
        <w:t>,</w:t>
      </w:r>
      <w:r w:rsidRPr="0055104B">
        <w:rPr>
          <w:rFonts w:ascii="Arial" w:hAnsi="Arial" w:cs="Arial"/>
        </w:rPr>
        <w:t xml:space="preserve"> and SMIM24. The number of hits in the samples, grouped by COVID and DM diagnoses, are presented in </w:t>
      </w:r>
      <w:r w:rsidRPr="0055104B">
        <w:rPr>
          <w:rFonts w:ascii="Arial" w:hAnsi="Arial" w:cs="Arial"/>
          <w:b/>
        </w:rPr>
        <w:t>Figure 4</w:t>
      </w:r>
      <w:r w:rsidRPr="0055104B">
        <w:rPr>
          <w:rFonts w:ascii="Arial" w:hAnsi="Arial" w:cs="Arial"/>
        </w:rPr>
        <w:t xml:space="preserve">. </w:t>
      </w:r>
    </w:p>
    <w:p w14:paraId="3439D39F" w14:textId="77777777" w:rsidR="00807DD3" w:rsidRPr="0055104B" w:rsidRDefault="00D33FD6">
      <w:pPr>
        <w:pStyle w:val="Heading2"/>
        <w:rPr>
          <w:rFonts w:ascii="Arial" w:hAnsi="Arial" w:cs="Arial"/>
          <w:sz w:val="22"/>
          <w:szCs w:val="22"/>
        </w:rPr>
      </w:pPr>
      <w:r w:rsidRPr="0055104B">
        <w:rPr>
          <w:rFonts w:ascii="Arial" w:hAnsi="Arial" w:cs="Arial"/>
          <w:sz w:val="22"/>
          <w:szCs w:val="22"/>
        </w:rPr>
        <w:t>Inflammatory signature analysis</w:t>
      </w:r>
    </w:p>
    <w:p w14:paraId="07F7A27B" w14:textId="19D40481" w:rsidR="009034E4" w:rsidRPr="0055104B" w:rsidRDefault="007B57E6" w:rsidP="00D837DC">
      <w:pPr>
        <w:jc w:val="both"/>
        <w:rPr>
          <w:rFonts w:ascii="Arial" w:hAnsi="Arial" w:cs="Arial"/>
          <w:iCs/>
        </w:rPr>
      </w:pPr>
      <w:r w:rsidRPr="0055104B">
        <w:rPr>
          <w:rFonts w:ascii="Arial" w:hAnsi="Arial" w:cs="Arial"/>
          <w:iCs/>
        </w:rPr>
        <w:t xml:space="preserve">Cytokines and chemokines </w:t>
      </w:r>
      <w:r w:rsidR="00EB2026" w:rsidRPr="0055104B">
        <w:rPr>
          <w:rFonts w:ascii="Arial" w:hAnsi="Arial" w:cs="Arial"/>
          <w:iCs/>
        </w:rPr>
        <w:t xml:space="preserve">were measured using </w:t>
      </w:r>
      <w:r w:rsidRPr="0055104B">
        <w:rPr>
          <w:rFonts w:ascii="Arial" w:hAnsi="Arial" w:cs="Arial"/>
          <w:iCs/>
        </w:rPr>
        <w:t xml:space="preserve">a multiplex </w:t>
      </w:r>
      <w:r w:rsidR="00EB2026" w:rsidRPr="0055104B">
        <w:rPr>
          <w:rFonts w:ascii="Arial" w:hAnsi="Arial" w:cs="Arial"/>
          <w:iCs/>
        </w:rPr>
        <w:t xml:space="preserve">ELISA assay. In total, 21 </w:t>
      </w:r>
      <w:r w:rsidRPr="0055104B">
        <w:rPr>
          <w:rFonts w:ascii="Arial" w:hAnsi="Arial" w:cs="Arial"/>
          <w:iCs/>
        </w:rPr>
        <w:t xml:space="preserve">plasma </w:t>
      </w:r>
      <w:r w:rsidR="00EB2026" w:rsidRPr="0055104B">
        <w:rPr>
          <w:rFonts w:ascii="Arial" w:hAnsi="Arial" w:cs="Arial"/>
          <w:iCs/>
        </w:rPr>
        <w:t>protein concentrations were measured in 54 COVID and 68 non-COVID patients</w:t>
      </w:r>
      <w:r w:rsidRPr="0055104B">
        <w:rPr>
          <w:rFonts w:ascii="Arial" w:hAnsi="Arial" w:cs="Arial"/>
          <w:iCs/>
        </w:rPr>
        <w:t xml:space="preserve"> (</w:t>
      </w:r>
      <w:r w:rsidR="00AC4179" w:rsidRPr="0055104B">
        <w:rPr>
          <w:rFonts w:ascii="Arial" w:hAnsi="Arial" w:cs="Arial"/>
          <w:b/>
          <w:bCs/>
          <w:iCs/>
        </w:rPr>
        <w:t xml:space="preserve">Table </w:t>
      </w:r>
      <w:r w:rsidR="0064728B" w:rsidRPr="0055104B">
        <w:rPr>
          <w:rFonts w:ascii="Arial" w:hAnsi="Arial" w:cs="Arial"/>
          <w:b/>
          <w:bCs/>
          <w:iCs/>
        </w:rPr>
        <w:t>5</w:t>
      </w:r>
      <w:r w:rsidR="00AC4179" w:rsidRPr="0055104B">
        <w:rPr>
          <w:rFonts w:ascii="Arial" w:hAnsi="Arial" w:cs="Arial"/>
          <w:b/>
          <w:bCs/>
          <w:iCs/>
        </w:rPr>
        <w:t xml:space="preserve">, </w:t>
      </w:r>
      <w:r w:rsidRPr="0055104B">
        <w:rPr>
          <w:rFonts w:ascii="Arial" w:hAnsi="Arial" w:cs="Arial"/>
          <w:b/>
          <w:bCs/>
          <w:iCs/>
        </w:rPr>
        <w:t xml:space="preserve">Figure </w:t>
      </w:r>
      <w:r w:rsidR="00C01880" w:rsidRPr="0055104B">
        <w:rPr>
          <w:rFonts w:ascii="Arial" w:hAnsi="Arial" w:cs="Arial"/>
          <w:b/>
          <w:bCs/>
          <w:iCs/>
        </w:rPr>
        <w:t>5</w:t>
      </w:r>
      <w:r w:rsidRPr="0055104B">
        <w:rPr>
          <w:rFonts w:ascii="Arial" w:hAnsi="Arial" w:cs="Arial"/>
          <w:iCs/>
        </w:rPr>
        <w:t>)</w:t>
      </w:r>
      <w:r w:rsidR="00EB2026" w:rsidRPr="0055104B">
        <w:rPr>
          <w:rFonts w:ascii="Arial" w:hAnsi="Arial" w:cs="Arial"/>
          <w:iCs/>
        </w:rPr>
        <w:t>.</w:t>
      </w:r>
      <w:r w:rsidR="00C527FF" w:rsidRPr="0055104B">
        <w:rPr>
          <w:rFonts w:ascii="Arial" w:hAnsi="Arial" w:cs="Arial"/>
          <w:iCs/>
        </w:rPr>
        <w:t xml:space="preserve"> IFN alpha and IL-10 were increased in individuals with COVID</w:t>
      </w:r>
      <w:r w:rsidR="00F8172C" w:rsidRPr="0055104B">
        <w:rPr>
          <w:rFonts w:ascii="Arial" w:hAnsi="Arial" w:cs="Arial"/>
          <w:iCs/>
        </w:rPr>
        <w:t>-19</w:t>
      </w:r>
      <w:r w:rsidR="00C527FF" w:rsidRPr="0055104B">
        <w:rPr>
          <w:rFonts w:ascii="Arial" w:hAnsi="Arial" w:cs="Arial"/>
          <w:iCs/>
        </w:rPr>
        <w:t xml:space="preserve"> without DM versus those without either disease.  IL-4, IL-5, and IP-10 in all individuals with COVID versus those without infection</w:t>
      </w:r>
      <w:r w:rsidR="00F8172C" w:rsidRPr="0055104B">
        <w:rPr>
          <w:rFonts w:ascii="Arial" w:hAnsi="Arial" w:cs="Arial"/>
          <w:iCs/>
        </w:rPr>
        <w:t>,</w:t>
      </w:r>
      <w:r w:rsidR="00C527FF" w:rsidRPr="0055104B">
        <w:rPr>
          <w:rFonts w:ascii="Arial" w:hAnsi="Arial" w:cs="Arial"/>
          <w:iCs/>
        </w:rPr>
        <w:t xml:space="preserve"> regardless of DM status.  </w:t>
      </w:r>
      <w:r w:rsidR="00074A69" w:rsidRPr="0055104B">
        <w:rPr>
          <w:rFonts w:ascii="Arial" w:hAnsi="Arial" w:cs="Arial"/>
          <w:iCs/>
        </w:rPr>
        <w:t xml:space="preserve">There was a </w:t>
      </w:r>
      <w:r w:rsidR="00074A69" w:rsidRPr="0055104B">
        <w:rPr>
          <w:rFonts w:ascii="Arial" w:hAnsi="Arial" w:cs="Arial"/>
          <w:iCs/>
        </w:rPr>
        <w:lastRenderedPageBreak/>
        <w:t>numerical increase in TNF alpha and IL-6 in individuals with COVID and DM versus those without either disease; however, the difference failed to reach significance.</w:t>
      </w:r>
    </w:p>
    <w:p w14:paraId="250937EE" w14:textId="6DB36C44" w:rsidR="008B0FDE" w:rsidRPr="00512D2B" w:rsidRDefault="00D33FD6" w:rsidP="00294DD5">
      <w:pPr>
        <w:pStyle w:val="Heading2"/>
        <w:rPr>
          <w:rFonts w:ascii="Arial" w:hAnsi="Arial" w:cs="Arial"/>
          <w:sz w:val="22"/>
          <w:szCs w:val="22"/>
        </w:rPr>
      </w:pPr>
      <w:r w:rsidRPr="00512D2B">
        <w:rPr>
          <w:rFonts w:ascii="Arial" w:hAnsi="Arial" w:cs="Arial"/>
          <w:sz w:val="22"/>
          <w:szCs w:val="22"/>
        </w:rPr>
        <w:t>DPP-IV and ACE2 signature analysis</w:t>
      </w:r>
    </w:p>
    <w:p w14:paraId="0AC67890" w14:textId="77777777" w:rsidR="008F685D" w:rsidRPr="00512D2B" w:rsidRDefault="008B0FDE" w:rsidP="008B0FDE">
      <w:pPr>
        <w:rPr>
          <w:rFonts w:ascii="Arial" w:hAnsi="Arial" w:cs="Arial"/>
        </w:rPr>
      </w:pPr>
      <w:r w:rsidRPr="00512D2B">
        <w:rPr>
          <w:rFonts w:ascii="Arial" w:hAnsi="Arial" w:cs="Arial"/>
        </w:rPr>
        <w:t xml:space="preserve">Plasma ACE2 and DPP-IV were measured using ELISA.  </w:t>
      </w:r>
    </w:p>
    <w:p w14:paraId="0702C64C" w14:textId="4824F327" w:rsidR="008F685D" w:rsidRPr="00512D2B" w:rsidRDefault="008F685D" w:rsidP="008B0FDE">
      <w:pPr>
        <w:rPr>
          <w:rFonts w:ascii="Arial" w:hAnsi="Arial" w:cs="Arial"/>
        </w:rPr>
      </w:pPr>
      <w:r w:rsidRPr="00512D2B">
        <w:rPr>
          <w:rFonts w:ascii="Arial" w:hAnsi="Arial" w:cs="Arial"/>
        </w:rPr>
        <w:t>DPP-IV was significantly lower in individuals with COVID-19 versus those without the infection (</w:t>
      </w:r>
      <w:commentRangeStart w:id="13"/>
      <w:r w:rsidRPr="00512D2B">
        <w:rPr>
          <w:rFonts w:ascii="Arial" w:hAnsi="Arial" w:cs="Arial"/>
        </w:rPr>
        <w:t xml:space="preserve">322.6 </w:t>
      </w:r>
      <w:r w:rsidRPr="00512D2B">
        <w:rPr>
          <w:rFonts w:ascii="Arial" w:hAnsi="Arial" w:cs="Arial"/>
        </w:rPr>
        <w:sym w:font="Symbol" w:char="F0B1"/>
      </w:r>
      <w:r w:rsidRPr="00512D2B">
        <w:rPr>
          <w:rFonts w:ascii="Arial" w:hAnsi="Arial" w:cs="Arial"/>
        </w:rPr>
        <w:t xml:space="preserve"> </w:t>
      </w:r>
      <w:r w:rsidR="00547221" w:rsidRPr="00512D2B">
        <w:rPr>
          <w:rFonts w:ascii="Arial" w:hAnsi="Arial" w:cs="Arial"/>
        </w:rPr>
        <w:t>23.1</w:t>
      </w:r>
      <w:r w:rsidRPr="00512D2B">
        <w:rPr>
          <w:rFonts w:ascii="Arial" w:hAnsi="Arial" w:cs="Arial"/>
        </w:rPr>
        <w:t xml:space="preserve"> </w:t>
      </w:r>
      <w:proofErr w:type="spellStart"/>
      <w:r w:rsidRPr="00512D2B">
        <w:rPr>
          <w:rFonts w:ascii="Arial" w:hAnsi="Arial" w:cs="Arial"/>
        </w:rPr>
        <w:t>pg</w:t>
      </w:r>
      <w:proofErr w:type="spellEnd"/>
      <w:r w:rsidRPr="00512D2B">
        <w:rPr>
          <w:rFonts w:ascii="Arial" w:hAnsi="Arial" w:cs="Arial"/>
        </w:rPr>
        <w:t xml:space="preserve">/mL </w:t>
      </w:r>
      <w:r w:rsidR="00547221" w:rsidRPr="00512D2B">
        <w:rPr>
          <w:rFonts w:ascii="Arial" w:hAnsi="Arial" w:cs="Arial"/>
        </w:rPr>
        <w:t xml:space="preserve"> and 1,221.2</w:t>
      </w:r>
      <w:r w:rsidRPr="00512D2B">
        <w:rPr>
          <w:rFonts w:ascii="Arial" w:hAnsi="Arial" w:cs="Arial"/>
        </w:rPr>
        <w:t xml:space="preserve"> </w:t>
      </w:r>
      <w:r w:rsidRPr="00512D2B">
        <w:rPr>
          <w:rFonts w:ascii="Arial" w:hAnsi="Arial" w:cs="Arial"/>
        </w:rPr>
        <w:sym w:font="Symbol" w:char="F0B1"/>
      </w:r>
      <w:r w:rsidRPr="00512D2B">
        <w:rPr>
          <w:rFonts w:ascii="Arial" w:hAnsi="Arial" w:cs="Arial"/>
        </w:rPr>
        <w:t xml:space="preserve"> </w:t>
      </w:r>
      <w:r w:rsidR="00547221" w:rsidRPr="00512D2B">
        <w:rPr>
          <w:rFonts w:ascii="Arial" w:hAnsi="Arial" w:cs="Arial"/>
        </w:rPr>
        <w:t>54.9</w:t>
      </w:r>
      <w:r w:rsidRPr="00512D2B">
        <w:rPr>
          <w:rFonts w:ascii="Arial" w:hAnsi="Arial" w:cs="Arial"/>
        </w:rPr>
        <w:t xml:space="preserve"> </w:t>
      </w:r>
      <w:proofErr w:type="spellStart"/>
      <w:r w:rsidRPr="00512D2B">
        <w:rPr>
          <w:rFonts w:ascii="Arial" w:hAnsi="Arial" w:cs="Arial"/>
        </w:rPr>
        <w:t>pg</w:t>
      </w:r>
      <w:proofErr w:type="spellEnd"/>
      <w:r w:rsidRPr="00512D2B">
        <w:rPr>
          <w:rFonts w:ascii="Arial" w:hAnsi="Arial" w:cs="Arial"/>
        </w:rPr>
        <w:t>/mL</w:t>
      </w:r>
      <w:commentRangeEnd w:id="13"/>
      <w:r w:rsidR="00547221" w:rsidRPr="00275FE0">
        <w:rPr>
          <w:rStyle w:val="CommentReference"/>
        </w:rPr>
        <w:commentReference w:id="13"/>
      </w:r>
      <w:r w:rsidR="00547221" w:rsidRPr="00512D2B">
        <w:rPr>
          <w:rFonts w:ascii="Arial" w:hAnsi="Arial" w:cs="Arial"/>
        </w:rPr>
        <w:t>, respectively</w:t>
      </w:r>
      <w:r w:rsidRPr="00512D2B">
        <w:rPr>
          <w:rFonts w:ascii="Arial" w:hAnsi="Arial" w:cs="Arial"/>
        </w:rPr>
        <w:t xml:space="preserve">; </w:t>
      </w:r>
      <w:r w:rsidR="00547221" w:rsidRPr="00512D2B">
        <w:rPr>
          <w:rFonts w:ascii="Arial" w:hAnsi="Arial" w:cs="Arial"/>
        </w:rPr>
        <w:t xml:space="preserve">Wilcoxon test </w:t>
      </w:r>
      <w:r w:rsidRPr="00512D2B">
        <w:rPr>
          <w:rFonts w:ascii="Arial" w:hAnsi="Arial" w:cs="Arial"/>
        </w:rPr>
        <w:t>p&lt;0.001).</w:t>
      </w:r>
      <w:r w:rsidR="005908EB" w:rsidRPr="00512D2B">
        <w:rPr>
          <w:rFonts w:ascii="Arial" w:hAnsi="Arial" w:cs="Arial"/>
        </w:rPr>
        <w:t xml:space="preserve"> In patients with COVID-19, those with DM had lower DPP-IV concentrations compared to those without DM but the difference was not statistically significant (282.3 </w:t>
      </w:r>
      <w:r w:rsidR="005908EB" w:rsidRPr="00512D2B">
        <w:rPr>
          <w:rFonts w:ascii="Arial" w:hAnsi="Arial" w:cs="Arial"/>
        </w:rPr>
        <w:sym w:font="Symbol" w:char="F0B1"/>
      </w:r>
      <w:r w:rsidR="005908EB" w:rsidRPr="00512D2B">
        <w:rPr>
          <w:rFonts w:ascii="Arial" w:hAnsi="Arial" w:cs="Arial"/>
        </w:rPr>
        <w:t xml:space="preserve"> 44.1 </w:t>
      </w:r>
      <w:proofErr w:type="spellStart"/>
      <w:r w:rsidR="005908EB" w:rsidRPr="00512D2B">
        <w:rPr>
          <w:rFonts w:ascii="Arial" w:hAnsi="Arial" w:cs="Arial"/>
        </w:rPr>
        <w:t>pg</w:t>
      </w:r>
      <w:proofErr w:type="spellEnd"/>
      <w:r w:rsidR="005908EB" w:rsidRPr="00512D2B">
        <w:rPr>
          <w:rFonts w:ascii="Arial" w:hAnsi="Arial" w:cs="Arial"/>
        </w:rPr>
        <w:t xml:space="preserve">/mL and 340.8 </w:t>
      </w:r>
      <w:r w:rsidR="005908EB" w:rsidRPr="00512D2B">
        <w:rPr>
          <w:rFonts w:ascii="Arial" w:hAnsi="Arial" w:cs="Arial"/>
        </w:rPr>
        <w:sym w:font="Symbol" w:char="F0B1"/>
      </w:r>
      <w:r w:rsidR="005908EB" w:rsidRPr="00512D2B">
        <w:rPr>
          <w:rFonts w:ascii="Arial" w:hAnsi="Arial" w:cs="Arial"/>
        </w:rPr>
        <w:t xml:space="preserve"> 27.4 </w:t>
      </w:r>
      <w:proofErr w:type="spellStart"/>
      <w:r w:rsidR="005908EB" w:rsidRPr="00512D2B">
        <w:rPr>
          <w:rFonts w:ascii="Arial" w:hAnsi="Arial" w:cs="Arial"/>
        </w:rPr>
        <w:t>pg</w:t>
      </w:r>
      <w:proofErr w:type="spellEnd"/>
      <w:r w:rsidR="005908EB" w:rsidRPr="00512D2B">
        <w:rPr>
          <w:rFonts w:ascii="Arial" w:hAnsi="Arial" w:cs="Arial"/>
        </w:rPr>
        <w:t>/mL, respectively;</w:t>
      </w:r>
      <w:r w:rsidR="00275FE0">
        <w:rPr>
          <w:rFonts w:ascii="Arial" w:hAnsi="Arial" w:cs="Arial"/>
        </w:rPr>
        <w:t xml:space="preserve"> </w:t>
      </w:r>
      <w:r w:rsidR="005908EB" w:rsidRPr="00512D2B">
        <w:rPr>
          <w:rFonts w:ascii="Arial" w:hAnsi="Arial" w:cs="Arial"/>
        </w:rPr>
        <w:t>Wilcoxon test p-value = 0.</w:t>
      </w:r>
      <w:r w:rsidR="0048087A" w:rsidRPr="00512D2B">
        <w:rPr>
          <w:rFonts w:ascii="Arial" w:hAnsi="Arial" w:cs="Arial"/>
        </w:rPr>
        <w:t>071</w:t>
      </w:r>
      <w:r w:rsidR="005908EB" w:rsidRPr="00512D2B">
        <w:rPr>
          <w:rFonts w:ascii="Arial" w:hAnsi="Arial" w:cs="Arial"/>
        </w:rPr>
        <w:t>).</w:t>
      </w:r>
    </w:p>
    <w:p w14:paraId="22FB365E" w14:textId="173AA17F" w:rsidR="005908EB" w:rsidRPr="00512D2B" w:rsidRDefault="008B0FDE" w:rsidP="008B0FDE">
      <w:pPr>
        <w:rPr>
          <w:rFonts w:ascii="Arial" w:hAnsi="Arial" w:cs="Arial"/>
        </w:rPr>
      </w:pPr>
      <w:r w:rsidRPr="00512D2B">
        <w:rPr>
          <w:rFonts w:ascii="Arial" w:hAnsi="Arial" w:cs="Arial"/>
        </w:rPr>
        <w:t xml:space="preserve">Plasma ACE2 was </w:t>
      </w:r>
      <w:r w:rsidR="00547221" w:rsidRPr="00512D2B">
        <w:rPr>
          <w:rFonts w:ascii="Arial" w:hAnsi="Arial" w:cs="Arial"/>
        </w:rPr>
        <w:t xml:space="preserve">not statistically </w:t>
      </w:r>
      <w:r w:rsidRPr="00512D2B">
        <w:rPr>
          <w:rFonts w:ascii="Arial" w:hAnsi="Arial" w:cs="Arial"/>
        </w:rPr>
        <w:t xml:space="preserve">significantly </w:t>
      </w:r>
      <w:r w:rsidR="00547221" w:rsidRPr="00512D2B">
        <w:rPr>
          <w:rFonts w:ascii="Arial" w:hAnsi="Arial" w:cs="Arial"/>
        </w:rPr>
        <w:t xml:space="preserve">different </w:t>
      </w:r>
      <w:r w:rsidRPr="00512D2B">
        <w:rPr>
          <w:rFonts w:ascii="Arial" w:hAnsi="Arial" w:cs="Arial"/>
        </w:rPr>
        <w:t>in individuals with COVID-19 versus those without (</w:t>
      </w:r>
      <w:r w:rsidR="00547221" w:rsidRPr="00512D2B">
        <w:rPr>
          <w:rFonts w:ascii="Arial" w:hAnsi="Arial" w:cs="Arial"/>
        </w:rPr>
        <w:t>8.6</w:t>
      </w:r>
      <w:r w:rsidR="00547221" w:rsidRPr="00512D2B">
        <w:rPr>
          <w:rFonts w:ascii="Arial" w:hAnsi="Arial" w:cs="Arial"/>
        </w:rPr>
        <w:sym w:font="Symbol" w:char="F0B1"/>
      </w:r>
      <w:r w:rsidR="00547221" w:rsidRPr="00512D2B">
        <w:rPr>
          <w:rFonts w:ascii="Arial" w:hAnsi="Arial" w:cs="Arial"/>
        </w:rPr>
        <w:t xml:space="preserve"> 2.5 </w:t>
      </w:r>
      <w:proofErr w:type="spellStart"/>
      <w:r w:rsidRPr="00512D2B">
        <w:rPr>
          <w:rFonts w:ascii="Arial" w:hAnsi="Arial" w:cs="Arial"/>
        </w:rPr>
        <w:t>pg</w:t>
      </w:r>
      <w:proofErr w:type="spellEnd"/>
      <w:r w:rsidRPr="00512D2B">
        <w:rPr>
          <w:rFonts w:ascii="Arial" w:hAnsi="Arial" w:cs="Arial"/>
        </w:rPr>
        <w:t xml:space="preserve">/mL  </w:t>
      </w:r>
      <w:r w:rsidR="00547221" w:rsidRPr="00512D2B">
        <w:rPr>
          <w:rFonts w:ascii="Arial" w:hAnsi="Arial" w:cs="Arial"/>
        </w:rPr>
        <w:t xml:space="preserve">and </w:t>
      </w:r>
      <w:r w:rsidR="005908EB" w:rsidRPr="00512D2B">
        <w:rPr>
          <w:rFonts w:ascii="Arial" w:hAnsi="Arial" w:cs="Arial"/>
        </w:rPr>
        <w:t>3.3</w:t>
      </w:r>
      <w:r w:rsidR="00547221" w:rsidRPr="00512D2B">
        <w:rPr>
          <w:rFonts w:ascii="Arial" w:hAnsi="Arial" w:cs="Arial"/>
        </w:rPr>
        <w:sym w:font="Symbol" w:char="F0B1"/>
      </w:r>
      <w:r w:rsidR="005908EB" w:rsidRPr="00512D2B">
        <w:rPr>
          <w:rFonts w:ascii="Arial" w:hAnsi="Arial" w:cs="Arial"/>
        </w:rPr>
        <w:t>0.9</w:t>
      </w:r>
      <w:r w:rsidR="00547221" w:rsidRPr="00512D2B">
        <w:rPr>
          <w:rFonts w:ascii="Arial" w:hAnsi="Arial" w:cs="Arial"/>
        </w:rPr>
        <w:t xml:space="preserve"> </w:t>
      </w:r>
      <w:proofErr w:type="spellStart"/>
      <w:r w:rsidRPr="00512D2B">
        <w:rPr>
          <w:rFonts w:ascii="Arial" w:hAnsi="Arial" w:cs="Arial"/>
        </w:rPr>
        <w:t>pg</w:t>
      </w:r>
      <w:proofErr w:type="spellEnd"/>
      <w:r w:rsidRPr="00512D2B">
        <w:rPr>
          <w:rFonts w:ascii="Arial" w:hAnsi="Arial" w:cs="Arial"/>
        </w:rPr>
        <w:t>/mL</w:t>
      </w:r>
      <w:r w:rsidR="00547221" w:rsidRPr="00512D2B">
        <w:rPr>
          <w:rFonts w:ascii="Arial" w:hAnsi="Arial" w:cs="Arial"/>
        </w:rPr>
        <w:t>, respectively</w:t>
      </w:r>
      <w:r w:rsidRPr="00512D2B">
        <w:rPr>
          <w:rFonts w:ascii="Arial" w:hAnsi="Arial" w:cs="Arial"/>
        </w:rPr>
        <w:t xml:space="preserve">; </w:t>
      </w:r>
      <w:r w:rsidR="00547221" w:rsidRPr="00512D2B">
        <w:rPr>
          <w:rFonts w:ascii="Arial" w:hAnsi="Arial" w:cs="Arial"/>
        </w:rPr>
        <w:t xml:space="preserve">Wilcoxon test </w:t>
      </w:r>
      <w:r w:rsidRPr="00512D2B">
        <w:rPr>
          <w:rFonts w:ascii="Arial" w:hAnsi="Arial" w:cs="Arial"/>
        </w:rPr>
        <w:t>p=</w:t>
      </w:r>
      <w:r w:rsidR="00547221" w:rsidRPr="00512D2B">
        <w:rPr>
          <w:rFonts w:ascii="Arial" w:hAnsi="Arial" w:cs="Arial"/>
        </w:rPr>
        <w:t>0.411</w:t>
      </w:r>
      <w:r w:rsidRPr="00512D2B">
        <w:rPr>
          <w:rFonts w:ascii="Arial" w:hAnsi="Arial" w:cs="Arial"/>
        </w:rPr>
        <w:t xml:space="preserve">).  In patients with COVID-19, those with DM </w:t>
      </w:r>
      <w:r w:rsidR="005908EB" w:rsidRPr="00512D2B">
        <w:rPr>
          <w:rFonts w:ascii="Arial" w:hAnsi="Arial" w:cs="Arial"/>
        </w:rPr>
        <w:t xml:space="preserve">had </w:t>
      </w:r>
      <w:r w:rsidRPr="00512D2B">
        <w:rPr>
          <w:rFonts w:ascii="Arial" w:hAnsi="Arial" w:cs="Arial"/>
        </w:rPr>
        <w:t xml:space="preserve">higher plasma ACE2 concentrations versus those without DM </w:t>
      </w:r>
      <w:r w:rsidR="005908EB" w:rsidRPr="00512D2B">
        <w:rPr>
          <w:rFonts w:ascii="Arial" w:hAnsi="Arial" w:cs="Arial"/>
        </w:rPr>
        <w:t xml:space="preserve">but the difference was not statistically significant </w:t>
      </w:r>
      <w:r w:rsidRPr="00512D2B">
        <w:rPr>
          <w:rFonts w:ascii="Arial" w:hAnsi="Arial" w:cs="Arial"/>
        </w:rPr>
        <w:t>(</w:t>
      </w:r>
      <w:r w:rsidR="005908EB" w:rsidRPr="00512D2B">
        <w:rPr>
          <w:rFonts w:ascii="Arial" w:hAnsi="Arial" w:cs="Arial"/>
        </w:rPr>
        <w:t>12.5</w:t>
      </w:r>
      <w:r w:rsidRPr="00512D2B">
        <w:rPr>
          <w:rFonts w:ascii="Arial" w:hAnsi="Arial" w:cs="Arial"/>
        </w:rPr>
        <w:t xml:space="preserve"> </w:t>
      </w:r>
      <w:r w:rsidRPr="00512D2B">
        <w:rPr>
          <w:rFonts w:ascii="Arial" w:hAnsi="Arial" w:cs="Arial"/>
        </w:rPr>
        <w:sym w:font="Symbol" w:char="F0B1"/>
      </w:r>
      <w:r w:rsidRPr="00512D2B">
        <w:rPr>
          <w:rFonts w:ascii="Arial" w:hAnsi="Arial" w:cs="Arial"/>
        </w:rPr>
        <w:t xml:space="preserve"> </w:t>
      </w:r>
      <w:r w:rsidR="005908EB" w:rsidRPr="00512D2B">
        <w:rPr>
          <w:rFonts w:ascii="Arial" w:hAnsi="Arial" w:cs="Arial"/>
        </w:rPr>
        <w:t>6.3</w:t>
      </w:r>
      <w:r w:rsidRPr="00512D2B">
        <w:rPr>
          <w:rFonts w:ascii="Arial" w:hAnsi="Arial" w:cs="Arial"/>
        </w:rPr>
        <w:t xml:space="preserve"> </w:t>
      </w:r>
      <w:proofErr w:type="spellStart"/>
      <w:r w:rsidR="005908EB" w:rsidRPr="00512D2B">
        <w:rPr>
          <w:rFonts w:ascii="Arial" w:hAnsi="Arial" w:cs="Arial"/>
        </w:rPr>
        <w:t>pg</w:t>
      </w:r>
      <w:proofErr w:type="spellEnd"/>
      <w:r w:rsidR="005908EB" w:rsidRPr="00512D2B">
        <w:rPr>
          <w:rFonts w:ascii="Arial" w:hAnsi="Arial" w:cs="Arial"/>
        </w:rPr>
        <w:t xml:space="preserve">/mL and </w:t>
      </w:r>
      <w:r w:rsidRPr="00512D2B">
        <w:rPr>
          <w:rFonts w:ascii="Arial" w:hAnsi="Arial" w:cs="Arial"/>
        </w:rPr>
        <w:t xml:space="preserve">6.6 </w:t>
      </w:r>
      <w:r w:rsidRPr="00512D2B">
        <w:rPr>
          <w:rFonts w:ascii="Arial" w:hAnsi="Arial" w:cs="Arial"/>
        </w:rPr>
        <w:sym w:font="Symbol" w:char="F0B1"/>
      </w:r>
      <w:r w:rsidRPr="00512D2B">
        <w:rPr>
          <w:rFonts w:ascii="Arial" w:hAnsi="Arial" w:cs="Arial"/>
        </w:rPr>
        <w:t xml:space="preserve"> </w:t>
      </w:r>
      <w:r w:rsidR="005908EB" w:rsidRPr="00512D2B">
        <w:rPr>
          <w:rFonts w:ascii="Arial" w:hAnsi="Arial" w:cs="Arial"/>
        </w:rPr>
        <w:t>1.9</w:t>
      </w:r>
      <w:r w:rsidRPr="00512D2B">
        <w:rPr>
          <w:rFonts w:ascii="Arial" w:hAnsi="Arial" w:cs="Arial"/>
        </w:rPr>
        <w:t xml:space="preserve"> </w:t>
      </w:r>
      <w:proofErr w:type="spellStart"/>
      <w:r w:rsidRPr="00512D2B">
        <w:rPr>
          <w:rFonts w:ascii="Arial" w:hAnsi="Arial" w:cs="Arial"/>
        </w:rPr>
        <w:t>pg</w:t>
      </w:r>
      <w:proofErr w:type="spellEnd"/>
      <w:r w:rsidRPr="00512D2B">
        <w:rPr>
          <w:rFonts w:ascii="Arial" w:hAnsi="Arial" w:cs="Arial"/>
        </w:rPr>
        <w:t>/mL</w:t>
      </w:r>
      <w:r w:rsidR="005908EB" w:rsidRPr="00512D2B">
        <w:rPr>
          <w:rFonts w:ascii="Arial" w:hAnsi="Arial" w:cs="Arial"/>
        </w:rPr>
        <w:t>, respectively</w:t>
      </w:r>
      <w:r w:rsidRPr="00512D2B">
        <w:rPr>
          <w:rFonts w:ascii="Arial" w:hAnsi="Arial" w:cs="Arial"/>
        </w:rPr>
        <w:t>;</w:t>
      </w:r>
      <w:ins w:id="14" w:author="Vahe Nersisyan" w:date="2024-10-04T10:48:00Z" w16du:dateUtc="2024-10-04T14:48:00Z">
        <w:r w:rsidR="00D86B15">
          <w:rPr>
            <w:rFonts w:ascii="Arial" w:hAnsi="Arial" w:cs="Arial"/>
          </w:rPr>
          <w:t xml:space="preserve"> </w:t>
        </w:r>
      </w:ins>
      <w:r w:rsidR="005908EB" w:rsidRPr="00512D2B">
        <w:rPr>
          <w:rFonts w:ascii="Arial" w:hAnsi="Arial" w:cs="Arial"/>
        </w:rPr>
        <w:t>Wilcoxon test p-value = 0.537</w:t>
      </w:r>
      <w:r w:rsidRPr="00512D2B">
        <w:rPr>
          <w:rFonts w:ascii="Arial" w:hAnsi="Arial" w:cs="Arial"/>
        </w:rPr>
        <w:t xml:space="preserve">).  </w:t>
      </w:r>
      <w:r w:rsidR="00AC19B3" w:rsidRPr="00512D2B">
        <w:rPr>
          <w:rFonts w:ascii="Arial" w:hAnsi="Arial" w:cs="Arial"/>
        </w:rPr>
        <w:t xml:space="preserve"> </w:t>
      </w:r>
    </w:p>
    <w:p w14:paraId="27A139A2" w14:textId="28356FA8" w:rsidR="00294DD5" w:rsidRPr="0055104B" w:rsidRDefault="00074A69" w:rsidP="00294DD5">
      <w:pPr>
        <w:pStyle w:val="Heading2"/>
        <w:rPr>
          <w:rFonts w:ascii="Arial" w:hAnsi="Arial" w:cs="Arial"/>
          <w:sz w:val="22"/>
          <w:szCs w:val="22"/>
        </w:rPr>
      </w:pPr>
      <w:r w:rsidRPr="0055104B">
        <w:rPr>
          <w:rFonts w:ascii="Arial" w:hAnsi="Arial" w:cs="Arial"/>
          <w:sz w:val="22"/>
          <w:szCs w:val="22"/>
        </w:rPr>
        <w:t>Clinical outcomes</w:t>
      </w:r>
    </w:p>
    <w:p w14:paraId="2414CFBC" w14:textId="75BD9656" w:rsidR="00294DD5" w:rsidRPr="0055104B" w:rsidRDefault="00294DD5" w:rsidP="00074A69">
      <w:pPr>
        <w:jc w:val="both"/>
        <w:rPr>
          <w:rFonts w:ascii="Arial" w:hAnsi="Arial" w:cs="Arial"/>
        </w:rPr>
      </w:pPr>
      <w:r w:rsidRPr="0055104B">
        <w:rPr>
          <w:rFonts w:ascii="Arial" w:hAnsi="Arial" w:cs="Arial"/>
        </w:rPr>
        <w:t xml:space="preserve">Out of 110 patients admitted with COVID-19, 12 (10.9%) died during hospitalization compared to 3 out of 72 non-COVID-19 patients (4.2%). Three (3) out of the 12 COVID-19 patients who died in the hospital were admitted for shortness of breath (ICD10 R06.02), unspecified fever (ICD-10 R50.9), or fatigue (ICD-10 R53.83). The </w:t>
      </w:r>
      <w:r w:rsidR="00F26169" w:rsidRPr="0055104B">
        <w:rPr>
          <w:rFonts w:ascii="Arial" w:hAnsi="Arial" w:cs="Arial"/>
        </w:rPr>
        <w:t>three</w:t>
      </w:r>
      <w:r w:rsidRPr="0055104B">
        <w:rPr>
          <w:rFonts w:ascii="Arial" w:hAnsi="Arial" w:cs="Arial"/>
        </w:rPr>
        <w:t xml:space="preserve"> non-COVID in-hospital deaths occurred in patients admitted for pneumonia (ICD-10 J18.9) or acute respiratory distress (ICD-10 R06.03). </w:t>
      </w:r>
    </w:p>
    <w:p w14:paraId="7B6B0E97" w14:textId="1DC1F052" w:rsidR="00074A69" w:rsidRPr="0055104B" w:rsidRDefault="00074A69" w:rsidP="00074A69">
      <w:pPr>
        <w:jc w:val="both"/>
        <w:rPr>
          <w:rFonts w:ascii="Arial" w:hAnsi="Arial" w:cs="Arial"/>
        </w:rPr>
      </w:pPr>
      <w:r w:rsidRPr="0055104B">
        <w:rPr>
          <w:rFonts w:ascii="Arial" w:hAnsi="Arial" w:cs="Arial"/>
        </w:rPr>
        <w:t>There was no significant association between DM and COVID-19 patients’ in-hospital death rate</w:t>
      </w:r>
      <w:r w:rsidR="00AC4179" w:rsidRPr="0055104B">
        <w:rPr>
          <w:rFonts w:ascii="Arial" w:hAnsi="Arial" w:cs="Arial"/>
        </w:rPr>
        <w:t xml:space="preserve"> (</w:t>
      </w:r>
      <w:r w:rsidR="00AC4179" w:rsidRPr="0055104B">
        <w:rPr>
          <w:rFonts w:ascii="Arial" w:hAnsi="Arial" w:cs="Arial"/>
          <w:b/>
          <w:bCs/>
        </w:rPr>
        <w:t xml:space="preserve">Table </w:t>
      </w:r>
      <w:r w:rsidR="0064728B" w:rsidRPr="0055104B">
        <w:rPr>
          <w:rFonts w:ascii="Arial" w:hAnsi="Arial" w:cs="Arial"/>
          <w:b/>
          <w:bCs/>
        </w:rPr>
        <w:t>6</w:t>
      </w:r>
      <w:r w:rsidR="00AC4179" w:rsidRPr="0055104B">
        <w:rPr>
          <w:rFonts w:ascii="Arial" w:hAnsi="Arial" w:cs="Arial"/>
        </w:rPr>
        <w:t>)</w:t>
      </w:r>
      <w:r w:rsidRPr="0055104B">
        <w:rPr>
          <w:rFonts w:ascii="Arial" w:hAnsi="Arial" w:cs="Arial"/>
        </w:rPr>
        <w:t>, with 6 DM (</w:t>
      </w:r>
      <w:r w:rsidR="00AC4179" w:rsidRPr="0055104B">
        <w:rPr>
          <w:rFonts w:ascii="Arial" w:hAnsi="Arial" w:cs="Arial"/>
        </w:rPr>
        <w:t>17.6</w:t>
      </w:r>
      <w:r w:rsidRPr="0055104B">
        <w:rPr>
          <w:rFonts w:ascii="Arial" w:hAnsi="Arial" w:cs="Arial"/>
        </w:rPr>
        <w:t xml:space="preserve">%) and </w:t>
      </w:r>
      <w:r w:rsidR="00F26169" w:rsidRPr="0055104B">
        <w:rPr>
          <w:rFonts w:ascii="Arial" w:hAnsi="Arial" w:cs="Arial"/>
        </w:rPr>
        <w:t>six</w:t>
      </w:r>
      <w:r w:rsidRPr="0055104B">
        <w:rPr>
          <w:rFonts w:ascii="Arial" w:hAnsi="Arial" w:cs="Arial"/>
        </w:rPr>
        <w:t xml:space="preserve"> non-DM (</w:t>
      </w:r>
      <w:r w:rsidR="00AC4179" w:rsidRPr="0055104B">
        <w:rPr>
          <w:rFonts w:ascii="Arial" w:hAnsi="Arial" w:cs="Arial"/>
        </w:rPr>
        <w:t>7.9</w:t>
      </w:r>
      <w:r w:rsidRPr="0055104B">
        <w:rPr>
          <w:rFonts w:ascii="Arial" w:hAnsi="Arial" w:cs="Arial"/>
        </w:rPr>
        <w:t xml:space="preserve">%) COVID-19 patients dying in hospital (Chi-square test p-value = 0.236). Similarly, obesity and BMI were not significant factors associated with in-hospital death (p-values of 0.760 and &gt;0.999, respectively). However, the odds of in-hospital death were 21.5 times higher (95% CI = 5.2 to 88.3, p-value&lt; 0.001) for the COVID patients admitted to the critical care unit (ICU) compared to those who were not admitted to </w:t>
      </w:r>
      <w:r w:rsidR="00F8172C" w:rsidRPr="0055104B">
        <w:rPr>
          <w:rFonts w:ascii="Arial" w:hAnsi="Arial" w:cs="Arial"/>
        </w:rPr>
        <w:t xml:space="preserve">the </w:t>
      </w:r>
      <w:r w:rsidRPr="0055104B">
        <w:rPr>
          <w:rFonts w:ascii="Arial" w:hAnsi="Arial" w:cs="Arial"/>
        </w:rPr>
        <w:t xml:space="preserve">ICU. Specifically, 7 out of 13 ICU-admitted patients died in hospital compared to 5 deaths occurring in 97 non-ICU patients. </w:t>
      </w:r>
    </w:p>
    <w:p w14:paraId="551BAC91" w14:textId="77777777" w:rsidR="00074A69" w:rsidRPr="0055104B" w:rsidRDefault="00074A69" w:rsidP="00074A69">
      <w:pPr>
        <w:jc w:val="both"/>
        <w:rPr>
          <w:rFonts w:ascii="Arial" w:hAnsi="Arial" w:cs="Arial"/>
        </w:rPr>
      </w:pPr>
      <w:r w:rsidRPr="0055104B">
        <w:rPr>
          <w:rFonts w:ascii="Arial" w:hAnsi="Arial" w:cs="Arial"/>
        </w:rPr>
        <w:t>The odds ratio of in-hospital death for patients admitted with COVID-19 versus non-COVID-19 patients was not statistically significantly different from 1 (OR=2.82, 95%CI = 0.86 to 12.70, p-value = 0.119). After adjusting for ICU, the association of COVID-19 diagnoses with death became significant (OR = 6.79, 95%CI = 1.73 to 36.07, p-value = 0.012).</w:t>
      </w:r>
    </w:p>
    <w:p w14:paraId="21B81E4E" w14:textId="092DD01D" w:rsidR="00074A69" w:rsidRPr="0055104B" w:rsidRDefault="00074A69" w:rsidP="00074A69">
      <w:pPr>
        <w:jc w:val="both"/>
        <w:rPr>
          <w:rFonts w:ascii="Arial" w:hAnsi="Arial" w:cs="Arial"/>
        </w:rPr>
      </w:pPr>
      <w:r w:rsidRPr="0055104B">
        <w:rPr>
          <w:rFonts w:ascii="Arial" w:hAnsi="Arial" w:cs="Arial"/>
        </w:rPr>
        <w:t xml:space="preserve">COVID-19 severity was measured on </w:t>
      </w:r>
      <w:r w:rsidR="00F8172C" w:rsidRPr="0055104B">
        <w:rPr>
          <w:rFonts w:ascii="Arial" w:hAnsi="Arial" w:cs="Arial"/>
        </w:rPr>
        <w:t xml:space="preserve">the </w:t>
      </w:r>
      <w:r w:rsidRPr="0055104B">
        <w:rPr>
          <w:rFonts w:ascii="Arial" w:hAnsi="Arial" w:cs="Arial"/>
        </w:rPr>
        <w:t>World Health Organization Original Scale for Clinical Improvement (</w:t>
      </w:r>
      <w:commentRangeStart w:id="15"/>
      <w:r w:rsidRPr="0055104B">
        <w:rPr>
          <w:rFonts w:ascii="Arial" w:hAnsi="Arial" w:cs="Arial"/>
        </w:rPr>
        <w:t>WHO OSCI</w:t>
      </w:r>
      <w:commentRangeEnd w:id="15"/>
      <w:r w:rsidR="00C502C3">
        <w:rPr>
          <w:rStyle w:val="CommentReference"/>
        </w:rPr>
        <w:commentReference w:id="15"/>
      </w:r>
      <w:r w:rsidRPr="0055104B">
        <w:rPr>
          <w:rFonts w:ascii="Arial" w:hAnsi="Arial" w:cs="Arial"/>
        </w:rPr>
        <w:t>) scale</w:t>
      </w:r>
      <w:r w:rsidR="00AC4179" w:rsidRPr="0055104B">
        <w:rPr>
          <w:rFonts w:ascii="Arial" w:hAnsi="Arial" w:cs="Arial"/>
        </w:rPr>
        <w:t xml:space="preserve"> (</w:t>
      </w:r>
      <w:r w:rsidR="00AC4179" w:rsidRPr="0055104B">
        <w:rPr>
          <w:rFonts w:ascii="Arial" w:hAnsi="Arial" w:cs="Arial"/>
          <w:b/>
          <w:bCs/>
        </w:rPr>
        <w:t xml:space="preserve">Table </w:t>
      </w:r>
      <w:r w:rsidR="0064728B" w:rsidRPr="0055104B">
        <w:rPr>
          <w:rFonts w:ascii="Arial" w:hAnsi="Arial" w:cs="Arial"/>
          <w:b/>
          <w:bCs/>
        </w:rPr>
        <w:t>7</w:t>
      </w:r>
      <w:r w:rsidR="00AC4179" w:rsidRPr="0055104B">
        <w:rPr>
          <w:rFonts w:ascii="Arial" w:hAnsi="Arial" w:cs="Arial"/>
        </w:rPr>
        <w:t>)</w:t>
      </w:r>
      <w:r w:rsidR="00512D2B">
        <w:rPr>
          <w:rFonts w:ascii="Arial" w:hAnsi="Arial" w:cs="Arial"/>
        </w:rPr>
        <w:fldChar w:fldCharType="begin">
          <w:fldData xml:space="preserve">PEVuZE5vdGU+PENpdGU+PEF1dGhvcj5SdWJpby1SaXZhczwvQXV0aG9yPjxZZWFyPjIwMjI8L1ll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PEVuZE5vdGU+PENpdGU+PEF1dGhvcj5SdWJpby1SaXZhczwvQXV0aG9yPjxZZWFyPjIwMjI8L1ll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512D2B">
        <w:rPr>
          <w:rFonts w:ascii="Arial" w:hAnsi="Arial" w:cs="Arial"/>
        </w:rPr>
      </w:r>
      <w:r w:rsidR="00512D2B">
        <w:rPr>
          <w:rFonts w:ascii="Arial" w:hAnsi="Arial" w:cs="Arial"/>
        </w:rPr>
        <w:fldChar w:fldCharType="separate"/>
      </w:r>
      <w:r w:rsidR="00231394" w:rsidRPr="00231394">
        <w:rPr>
          <w:rFonts w:ascii="Arial" w:hAnsi="Arial" w:cs="Arial"/>
          <w:noProof/>
          <w:vertAlign w:val="superscript"/>
        </w:rPr>
        <w:t>17</w:t>
      </w:r>
      <w:r w:rsidR="00512D2B">
        <w:rPr>
          <w:rFonts w:ascii="Arial" w:hAnsi="Arial" w:cs="Arial"/>
        </w:rPr>
        <w:fldChar w:fldCharType="end"/>
      </w:r>
      <w:r w:rsidRPr="0055104B">
        <w:rPr>
          <w:rFonts w:ascii="Arial" w:hAnsi="Arial" w:cs="Arial"/>
        </w:rPr>
        <w:t xml:space="preserve">. COVID-19 patients were grouped by the WHO OSCI into Moderate (score &lt; 5) and severe (&gt;=5 and &lt;8) cohorts. WHO OSCI score of 8 signified deaths. At the admission, 77 out of 110 COVID patients had </w:t>
      </w:r>
      <w:r w:rsidR="00F8172C" w:rsidRPr="0055104B">
        <w:rPr>
          <w:rFonts w:ascii="Arial" w:hAnsi="Arial" w:cs="Arial"/>
        </w:rPr>
        <w:t xml:space="preserve">a </w:t>
      </w:r>
      <w:r w:rsidRPr="0055104B">
        <w:rPr>
          <w:rFonts w:ascii="Arial" w:hAnsi="Arial" w:cs="Arial"/>
        </w:rPr>
        <w:t>WHO OSCI score of 5 or higher. Notable, 5 out of the 13 COVID</w:t>
      </w:r>
      <w:r w:rsidR="00F8172C" w:rsidRPr="0055104B">
        <w:rPr>
          <w:rFonts w:ascii="Arial" w:hAnsi="Arial" w:cs="Arial"/>
        </w:rPr>
        <w:t>-19</w:t>
      </w:r>
      <w:r w:rsidRPr="0055104B">
        <w:rPr>
          <w:rFonts w:ascii="Arial" w:hAnsi="Arial" w:cs="Arial"/>
        </w:rPr>
        <w:t xml:space="preserve"> patient</w:t>
      </w:r>
      <w:r w:rsidR="00F8172C" w:rsidRPr="0055104B">
        <w:rPr>
          <w:rFonts w:ascii="Arial" w:hAnsi="Arial" w:cs="Arial"/>
        </w:rPr>
        <w:t>s admitted to the ICU had a score of 5 and another 8 score of 6. At the same time, 64 out of 97 non-ICU patients (66.0%)</w:t>
      </w:r>
      <w:r w:rsidRPr="0055104B">
        <w:rPr>
          <w:rFonts w:ascii="Arial" w:hAnsi="Arial" w:cs="Arial"/>
        </w:rPr>
        <w:t xml:space="preserve"> scored 5 or above at admission. Additionally, all 12 COVID-19 patients </w:t>
      </w:r>
      <w:r w:rsidR="00F26169" w:rsidRPr="0055104B">
        <w:rPr>
          <w:rFonts w:ascii="Arial" w:hAnsi="Arial" w:cs="Arial"/>
        </w:rPr>
        <w:t>who</w:t>
      </w:r>
      <w:r w:rsidRPr="0055104B">
        <w:rPr>
          <w:rFonts w:ascii="Arial" w:hAnsi="Arial" w:cs="Arial"/>
        </w:rPr>
        <w:t xml:space="preserve"> died in </w:t>
      </w:r>
      <w:r w:rsidR="00F8172C" w:rsidRPr="0055104B">
        <w:rPr>
          <w:rFonts w:ascii="Arial" w:hAnsi="Arial" w:cs="Arial"/>
        </w:rPr>
        <w:t>the hospital had WHO OSCI scores of 5 or 6 at</w:t>
      </w:r>
      <w:r w:rsidRPr="0055104B">
        <w:rPr>
          <w:rFonts w:ascii="Arial" w:hAnsi="Arial" w:cs="Arial"/>
        </w:rPr>
        <w:t xml:space="preserve"> admission, and their scores did not decrease until their death except for a single patient whose score dec</w:t>
      </w:r>
      <w:r w:rsidR="00F8172C" w:rsidRPr="0055104B">
        <w:rPr>
          <w:rFonts w:ascii="Arial" w:hAnsi="Arial" w:cs="Arial"/>
        </w:rPr>
        <w:t>lin</w:t>
      </w:r>
      <w:r w:rsidRPr="0055104B">
        <w:rPr>
          <w:rFonts w:ascii="Arial" w:hAnsi="Arial" w:cs="Arial"/>
        </w:rPr>
        <w:t xml:space="preserve">ed from 5 to 4 on Day 3, just before death (Table 2). </w:t>
      </w:r>
    </w:p>
    <w:p w14:paraId="263E39E6" w14:textId="3D995353" w:rsidR="00074A69" w:rsidRPr="0055104B" w:rsidRDefault="00074A69" w:rsidP="00074A69">
      <w:pPr>
        <w:jc w:val="both"/>
        <w:rPr>
          <w:rFonts w:ascii="Arial" w:hAnsi="Arial" w:cs="Arial"/>
        </w:rPr>
      </w:pPr>
      <w:r w:rsidRPr="0055104B">
        <w:rPr>
          <w:rFonts w:ascii="Arial" w:hAnsi="Arial" w:cs="Arial"/>
        </w:rPr>
        <w:t>On average, COVID</w:t>
      </w:r>
      <w:r w:rsidR="00F8172C" w:rsidRPr="0055104B">
        <w:rPr>
          <w:rFonts w:ascii="Arial" w:hAnsi="Arial" w:cs="Arial"/>
        </w:rPr>
        <w:t>-19</w:t>
      </w:r>
      <w:r w:rsidRPr="0055104B">
        <w:rPr>
          <w:rFonts w:ascii="Arial" w:hAnsi="Arial" w:cs="Arial"/>
        </w:rPr>
        <w:t xml:space="preserve"> patients were admitted for a slightly shorter period compared to non-COVID patients (mean+/-SEM = 7.3+/-0.9 and 8.8+/-1.1 days, respectively). The patients who died in the hospital were hospitalized for longer times compared to those discharged alive (12.5+/-2.4 vs 7.5+/-0.7, respectively). The difference between COVID and non-COVID patients’ length of stay was even larger for those who were not discharged on the day of admission (i.e., stayed for more than one day), with LOS of 10.1+/-1.2 days for non-COVID patients discharged alive vs. 7.4+/-0.9 days for the COVID patients discharged alive. For the patients who died in the hospital, the LOS were 11.0+/-3.8 and 12.8+/-2.9 for non-COVID vs. COVID patients, respectively.</w:t>
      </w:r>
    </w:p>
    <w:p w14:paraId="2B573189" w14:textId="1B135B31" w:rsidR="3F2FF4B5" w:rsidRPr="00231394" w:rsidRDefault="00D33FD6" w:rsidP="00894444">
      <w:pPr>
        <w:pStyle w:val="Heading1"/>
        <w:rPr>
          <w:rFonts w:ascii="Arial" w:hAnsi="Arial" w:cs="Arial"/>
          <w:b/>
          <w:bCs/>
          <w:sz w:val="22"/>
          <w:szCs w:val="22"/>
          <w:u w:val="single"/>
        </w:rPr>
      </w:pPr>
      <w:r w:rsidRPr="00231394">
        <w:rPr>
          <w:rFonts w:ascii="Arial" w:hAnsi="Arial" w:cs="Arial"/>
          <w:b/>
          <w:bCs/>
          <w:sz w:val="22"/>
          <w:szCs w:val="22"/>
          <w:u w:val="single"/>
        </w:rPr>
        <w:lastRenderedPageBreak/>
        <w:t>Discussion</w:t>
      </w:r>
    </w:p>
    <w:p w14:paraId="4B1427B7" w14:textId="6027D077" w:rsidR="3F2FF4B5" w:rsidRPr="0055104B" w:rsidRDefault="00911A14" w:rsidP="00D837DC">
      <w:pPr>
        <w:jc w:val="both"/>
        <w:rPr>
          <w:rFonts w:ascii="Arial" w:hAnsi="Arial" w:cs="Arial"/>
        </w:rPr>
      </w:pPr>
      <w:r w:rsidRPr="0055104B">
        <w:rPr>
          <w:rFonts w:ascii="Arial" w:hAnsi="Arial" w:cs="Arial"/>
        </w:rPr>
        <w:t xml:space="preserve">Our study </w:t>
      </w:r>
      <w:r w:rsidR="00F8172C" w:rsidRPr="0055104B">
        <w:rPr>
          <w:rFonts w:ascii="Arial" w:hAnsi="Arial" w:cs="Arial"/>
        </w:rPr>
        <w:t>compares</w:t>
      </w:r>
      <w:r w:rsidR="00E63FCD" w:rsidRPr="0055104B">
        <w:rPr>
          <w:rFonts w:ascii="Arial" w:hAnsi="Arial" w:cs="Arial"/>
        </w:rPr>
        <w:t xml:space="preserve"> gene expression, protein expression, and clinical outcomes in patients hospitalized with COVID-19 stratified by diabetes.  First, we evaluated t</w:t>
      </w:r>
      <w:r w:rsidRPr="0055104B">
        <w:rPr>
          <w:rFonts w:ascii="Arial" w:hAnsi="Arial" w:cs="Arial"/>
        </w:rPr>
        <w:t xml:space="preserve">he differential expression of several genes </w:t>
      </w:r>
      <w:r w:rsidR="00894444" w:rsidRPr="0055104B">
        <w:rPr>
          <w:rFonts w:ascii="Arial" w:hAnsi="Arial" w:cs="Arial"/>
        </w:rPr>
        <w:t>between COVID and non-COVID groups</w:t>
      </w:r>
      <w:r w:rsidR="00E63FCD" w:rsidRPr="0055104B">
        <w:rPr>
          <w:rFonts w:ascii="Arial" w:hAnsi="Arial" w:cs="Arial"/>
        </w:rPr>
        <w:t xml:space="preserve">.  The </w:t>
      </w:r>
      <w:r w:rsidR="00894444" w:rsidRPr="0055104B">
        <w:rPr>
          <w:rFonts w:ascii="Arial" w:hAnsi="Arial" w:cs="Arial"/>
        </w:rPr>
        <w:t>relevance of these gene pathways in the pathophysiolog</w:t>
      </w:r>
      <w:r w:rsidR="00E84391" w:rsidRPr="0055104B">
        <w:rPr>
          <w:rFonts w:ascii="Arial" w:hAnsi="Arial" w:cs="Arial"/>
        </w:rPr>
        <w:t xml:space="preserve">y </w:t>
      </w:r>
      <w:r w:rsidR="00894444" w:rsidRPr="0055104B">
        <w:rPr>
          <w:rFonts w:ascii="Arial" w:hAnsi="Arial" w:cs="Arial"/>
        </w:rPr>
        <w:t>of COVID-19</w:t>
      </w:r>
      <w:r w:rsidR="00E63FCD" w:rsidRPr="0055104B">
        <w:rPr>
          <w:rFonts w:ascii="Arial" w:hAnsi="Arial" w:cs="Arial"/>
        </w:rPr>
        <w:t xml:space="preserve"> </w:t>
      </w:r>
      <w:r w:rsidR="00E84391" w:rsidRPr="0055104B">
        <w:rPr>
          <w:rFonts w:ascii="Arial" w:hAnsi="Arial" w:cs="Arial"/>
        </w:rPr>
        <w:t>has been documented in the literature or is biologically plausible</w:t>
      </w:r>
      <w:r w:rsidR="00894444" w:rsidRPr="0055104B">
        <w:rPr>
          <w:rFonts w:ascii="Arial" w:hAnsi="Arial" w:cs="Arial"/>
        </w:rPr>
        <w:t xml:space="preserve">. </w:t>
      </w:r>
      <w:r w:rsidR="00E84391" w:rsidRPr="0055104B">
        <w:rPr>
          <w:rFonts w:ascii="Arial" w:hAnsi="Arial" w:cs="Arial"/>
        </w:rPr>
        <w:t>S</w:t>
      </w:r>
      <w:r w:rsidR="00894444" w:rsidRPr="0055104B">
        <w:rPr>
          <w:rFonts w:ascii="Arial" w:hAnsi="Arial" w:cs="Arial"/>
        </w:rPr>
        <w:t xml:space="preserve">everal </w:t>
      </w:r>
      <w:r w:rsidR="00F26169" w:rsidRPr="0055104B">
        <w:rPr>
          <w:rFonts w:ascii="Arial" w:hAnsi="Arial" w:cs="Arial"/>
        </w:rPr>
        <w:t>gene pathways</w:t>
      </w:r>
      <w:r w:rsidR="001C2A68">
        <w:rPr>
          <w:rFonts w:ascii="Arial" w:hAnsi="Arial" w:cs="Arial"/>
        </w:rPr>
        <w:t xml:space="preserve"> we identified as differentially expressed in this study contribute to disease progression</w:t>
      </w:r>
      <w:r w:rsidR="00894444" w:rsidRPr="0055104B">
        <w:rPr>
          <w:rFonts w:ascii="Arial" w:hAnsi="Arial" w:cs="Arial"/>
        </w:rPr>
        <w:t>, such as AXL, BAMBI, CLEC6A, IFI27</w:t>
      </w:r>
      <w:r w:rsidR="00774F7F" w:rsidRPr="0055104B">
        <w:rPr>
          <w:rFonts w:ascii="Arial" w:hAnsi="Arial" w:cs="Arial"/>
        </w:rPr>
        <w:t>, Krt8, Nectin-2, PRKG1, and PDE2A</w:t>
      </w:r>
      <w:r w:rsidR="001C2A68">
        <w:rPr>
          <w:rFonts w:ascii="Arial" w:hAnsi="Arial" w:cs="Arial"/>
        </w:rPr>
        <w:t>, as previously reported</w:t>
      </w:r>
      <w:r w:rsidR="00894444" w:rsidRPr="0055104B">
        <w:rPr>
          <w:rFonts w:ascii="Arial" w:hAnsi="Arial" w:cs="Arial"/>
        </w:rPr>
        <w:t>.</w:t>
      </w:r>
      <w:r w:rsidR="00372BD3" w:rsidRPr="0055104B">
        <w:rPr>
          <w:rFonts w:ascii="Arial" w:hAnsi="Arial" w:cs="Arial"/>
        </w:rPr>
        <w:fldChar w:fldCharType="begin">
          <w:fldData xml:space="preserve">PEVuZE5vdGU+PENpdGU+PEF1dGhvcj5XYW5nPC9BdXRob3I+PFllYXI+MjAyMTwvWWVhcj48UmVj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PEVuZE5vdGU+PENpdGU+PEF1dGhvcj5XYW5nPC9BdXRob3I+PFllYXI+MjAyMTwvWWVhcj48UmVj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372BD3" w:rsidRPr="0055104B">
        <w:rPr>
          <w:rFonts w:ascii="Arial" w:hAnsi="Arial" w:cs="Arial"/>
        </w:rPr>
      </w:r>
      <w:r w:rsidR="00372BD3" w:rsidRPr="0055104B">
        <w:rPr>
          <w:rFonts w:ascii="Arial" w:hAnsi="Arial" w:cs="Arial"/>
        </w:rPr>
        <w:fldChar w:fldCharType="separate"/>
      </w:r>
      <w:r w:rsidR="00231394" w:rsidRPr="00231394">
        <w:rPr>
          <w:rFonts w:ascii="Arial" w:hAnsi="Arial" w:cs="Arial"/>
          <w:noProof/>
          <w:vertAlign w:val="superscript"/>
        </w:rPr>
        <w:t>18-21</w:t>
      </w:r>
      <w:r w:rsidR="00372BD3" w:rsidRPr="0055104B">
        <w:rPr>
          <w:rFonts w:ascii="Arial" w:hAnsi="Arial" w:cs="Arial"/>
        </w:rPr>
        <w:fldChar w:fldCharType="end"/>
      </w:r>
      <w:r w:rsidR="00C32F85" w:rsidRPr="0055104B">
        <w:rPr>
          <w:rFonts w:ascii="Arial" w:hAnsi="Arial" w:cs="Arial"/>
        </w:rPr>
        <w:t xml:space="preserve">  </w:t>
      </w:r>
      <w:r w:rsidR="001C2A68">
        <w:rPr>
          <w:rFonts w:ascii="Arial" w:hAnsi="Arial" w:cs="Arial"/>
        </w:rPr>
        <w:t xml:space="preserve">We provide a summary of the potential role of these genes in COVID-19 below.  The altered regulation of several other genes was also identified, and their role in COVID-19 progression </w:t>
      </w:r>
      <w:r w:rsidR="00774F7F" w:rsidRPr="0055104B">
        <w:rPr>
          <w:rFonts w:ascii="Arial" w:hAnsi="Arial" w:cs="Arial"/>
        </w:rPr>
        <w:t>remain</w:t>
      </w:r>
      <w:r w:rsidR="00F26169" w:rsidRPr="0055104B">
        <w:rPr>
          <w:rFonts w:ascii="Arial" w:hAnsi="Arial" w:cs="Arial"/>
        </w:rPr>
        <w:t>s</w:t>
      </w:r>
      <w:r w:rsidR="00774F7F" w:rsidRPr="0055104B">
        <w:rPr>
          <w:rFonts w:ascii="Arial" w:hAnsi="Arial" w:cs="Arial"/>
        </w:rPr>
        <w:t xml:space="preserve"> poorly elucidated</w:t>
      </w:r>
      <w:r w:rsidR="001C2A68">
        <w:rPr>
          <w:rFonts w:ascii="Arial" w:hAnsi="Arial" w:cs="Arial"/>
        </w:rPr>
        <w:t>.  F</w:t>
      </w:r>
      <w:r w:rsidR="00774F7F" w:rsidRPr="0055104B">
        <w:rPr>
          <w:rFonts w:ascii="Arial" w:hAnsi="Arial" w:cs="Arial"/>
        </w:rPr>
        <w:t xml:space="preserve">urther studies are required to </w:t>
      </w:r>
      <w:r w:rsidR="00F26169" w:rsidRPr="0055104B">
        <w:rPr>
          <w:rFonts w:ascii="Arial" w:hAnsi="Arial" w:cs="Arial"/>
        </w:rPr>
        <w:t xml:space="preserve">understand their role in the pathogenesis of </w:t>
      </w:r>
      <w:r w:rsidR="001C2A68">
        <w:rPr>
          <w:rFonts w:ascii="Arial" w:hAnsi="Arial" w:cs="Arial"/>
        </w:rPr>
        <w:t>disease</w:t>
      </w:r>
      <w:r w:rsidR="00774F7F" w:rsidRPr="0055104B">
        <w:rPr>
          <w:rFonts w:ascii="Arial" w:hAnsi="Arial" w:cs="Arial"/>
        </w:rPr>
        <w:t>.</w:t>
      </w:r>
    </w:p>
    <w:p w14:paraId="3A087CE6" w14:textId="180FC2B8" w:rsidR="008B76D5" w:rsidRPr="0055104B" w:rsidRDefault="00730403" w:rsidP="00052F55">
      <w:pPr>
        <w:jc w:val="both"/>
        <w:rPr>
          <w:rFonts w:ascii="Arial" w:hAnsi="Arial" w:cs="Arial"/>
        </w:rPr>
      </w:pPr>
      <w:r w:rsidRPr="0055104B">
        <w:rPr>
          <w:rFonts w:ascii="Arial" w:hAnsi="Arial" w:cs="Arial"/>
        </w:rPr>
        <w:t>AXL</w:t>
      </w:r>
      <w:r w:rsidR="00ED13FA" w:rsidRPr="0055104B">
        <w:rPr>
          <w:rFonts w:ascii="Arial" w:hAnsi="Arial" w:cs="Arial"/>
        </w:rPr>
        <w:t xml:space="preserve"> functions as a tyrosine receptor kinase within the TAM subfamily of receptor tyrosine kinases and functions to control mechanisms of inflammation and coagulation. </w:t>
      </w:r>
      <w:r w:rsidR="00D5510D" w:rsidRPr="0055104B">
        <w:rPr>
          <w:rFonts w:ascii="Arial" w:hAnsi="Arial" w:cs="Arial"/>
        </w:rPr>
        <w:t>Like other TAM receptors (Tyro3 and Mer), A</w:t>
      </w:r>
      <w:r w:rsidR="001C2A68">
        <w:rPr>
          <w:rFonts w:ascii="Arial" w:hAnsi="Arial" w:cs="Arial"/>
        </w:rPr>
        <w:t>XL</w:t>
      </w:r>
      <w:r w:rsidR="00D5510D" w:rsidRPr="0055104B">
        <w:rPr>
          <w:rFonts w:ascii="Arial" w:hAnsi="Arial" w:cs="Arial"/>
        </w:rPr>
        <w:t xml:space="preserve"> has important effects on hemostasis and inflammation.</w:t>
      </w:r>
      <w:r w:rsidR="008B76D5" w:rsidRPr="0055104B">
        <w:rPr>
          <w:rFonts w:ascii="Arial" w:hAnsi="Arial" w:cs="Arial"/>
        </w:rPr>
        <w:fldChar w:fldCharType="begin">
          <w:fldData xml:space="preserve">PEVuZE5vdGU+PENpdGU+PEF1dGhvcj5BbmdlbGlsbG8tU2NoZXJyZXI8L0F1dGhvcj48WWVhcj4y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PEVuZE5vdGU+PENpdGU+PEF1dGhvcj5BbmdlbGlsbG8tU2NoZXJyZXI8L0F1dGhvcj48WWVhcj4y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8B76D5" w:rsidRPr="0055104B">
        <w:rPr>
          <w:rFonts w:ascii="Arial" w:hAnsi="Arial" w:cs="Arial"/>
        </w:rPr>
      </w:r>
      <w:r w:rsidR="008B76D5" w:rsidRPr="0055104B">
        <w:rPr>
          <w:rFonts w:ascii="Arial" w:hAnsi="Arial" w:cs="Arial"/>
        </w:rPr>
        <w:fldChar w:fldCharType="separate"/>
      </w:r>
      <w:r w:rsidR="00231394" w:rsidRPr="00231394">
        <w:rPr>
          <w:rFonts w:ascii="Arial" w:hAnsi="Arial" w:cs="Arial"/>
          <w:noProof/>
          <w:vertAlign w:val="superscript"/>
        </w:rPr>
        <w:t>22</w:t>
      </w:r>
      <w:r w:rsidR="008B76D5" w:rsidRPr="0055104B">
        <w:rPr>
          <w:rFonts w:ascii="Arial" w:hAnsi="Arial" w:cs="Arial"/>
        </w:rPr>
        <w:fldChar w:fldCharType="end"/>
      </w:r>
      <w:r w:rsidR="008B76D5" w:rsidRPr="0055104B">
        <w:rPr>
          <w:rFonts w:ascii="Arial" w:hAnsi="Arial" w:cs="Arial"/>
        </w:rPr>
        <w:t xml:space="preserve">  </w:t>
      </w:r>
      <w:r w:rsidR="00547EC1" w:rsidRPr="0055104B">
        <w:rPr>
          <w:rFonts w:ascii="Arial" w:hAnsi="Arial" w:cs="Arial"/>
        </w:rPr>
        <w:t xml:space="preserve">TAM subfamily of receptor tyrosine kinases, when activated, have also been demonstrated to reduce the production of </w:t>
      </w:r>
      <w:r w:rsidR="00052F55" w:rsidRPr="0055104B">
        <w:rPr>
          <w:rFonts w:ascii="Arial" w:hAnsi="Arial" w:cs="Arial"/>
        </w:rPr>
        <w:t xml:space="preserve">cytokines, including </w:t>
      </w:r>
      <w:r w:rsidR="00547EC1" w:rsidRPr="0055104B">
        <w:rPr>
          <w:rFonts w:ascii="Arial" w:hAnsi="Arial" w:cs="Arial"/>
        </w:rPr>
        <w:t>type I IFNs, IL-6, and TNF</w:t>
      </w:r>
      <w:r w:rsidR="00F8172C" w:rsidRPr="0055104B">
        <w:rPr>
          <w:rFonts w:ascii="Arial" w:hAnsi="Arial" w:cs="Arial"/>
        </w:rPr>
        <w:t>,</w:t>
      </w:r>
      <w:r w:rsidR="00547EC1" w:rsidRPr="0055104B">
        <w:rPr>
          <w:rFonts w:ascii="Arial" w:hAnsi="Arial" w:cs="Arial"/>
        </w:rPr>
        <w:t xml:space="preserve"> following</w:t>
      </w:r>
      <w:r w:rsidR="00052F55" w:rsidRPr="0055104B">
        <w:rPr>
          <w:rFonts w:ascii="Arial" w:hAnsi="Arial" w:cs="Arial"/>
        </w:rPr>
        <w:t xml:space="preserve"> </w:t>
      </w:r>
      <w:r w:rsidR="00547EC1" w:rsidRPr="0055104B">
        <w:rPr>
          <w:rFonts w:ascii="Arial" w:hAnsi="Arial" w:cs="Arial"/>
        </w:rPr>
        <w:t xml:space="preserve">activation </w:t>
      </w:r>
      <w:r w:rsidR="00052F55" w:rsidRPr="0055104B">
        <w:rPr>
          <w:rFonts w:ascii="Arial" w:hAnsi="Arial" w:cs="Arial"/>
        </w:rPr>
        <w:t>of various TLRs, including TLR-3, 4, and 9</w:t>
      </w:r>
      <w:r w:rsidR="00E63FCD" w:rsidRPr="0055104B">
        <w:rPr>
          <w:rFonts w:ascii="Arial" w:hAnsi="Arial" w:cs="Arial"/>
        </w:rPr>
        <w:t>.</w:t>
      </w:r>
      <w:r w:rsidR="009F4F46" w:rsidRPr="0055104B">
        <w:rPr>
          <w:rFonts w:ascii="Arial" w:hAnsi="Arial" w:cs="Arial"/>
        </w:rPr>
        <w:fldChar w:fldCharType="begin">
          <w:fldData xml:space="preserve">PEVuZE5vdGU+PENpdGU+PEF1dGhvcj5Sb3RobGluPC9BdXRob3I+PFllYXI+MjAwNzwvWWVhcj48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PEVuZE5vdGU+PENpdGU+PEF1dGhvcj5Sb3RobGluPC9BdXRob3I+PFllYXI+MjAwNzwvWWVhcj48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9F4F46" w:rsidRPr="0055104B">
        <w:rPr>
          <w:rFonts w:ascii="Arial" w:hAnsi="Arial" w:cs="Arial"/>
        </w:rPr>
      </w:r>
      <w:r w:rsidR="009F4F46" w:rsidRPr="0055104B">
        <w:rPr>
          <w:rFonts w:ascii="Arial" w:hAnsi="Arial" w:cs="Arial"/>
        </w:rPr>
        <w:fldChar w:fldCharType="separate"/>
      </w:r>
      <w:r w:rsidR="00231394" w:rsidRPr="00231394">
        <w:rPr>
          <w:rFonts w:ascii="Arial" w:hAnsi="Arial" w:cs="Arial"/>
          <w:noProof/>
          <w:vertAlign w:val="superscript"/>
        </w:rPr>
        <w:t>23</w:t>
      </w:r>
      <w:r w:rsidR="009F4F46" w:rsidRPr="0055104B">
        <w:rPr>
          <w:rFonts w:ascii="Arial" w:hAnsi="Arial" w:cs="Arial"/>
        </w:rPr>
        <w:fldChar w:fldCharType="end"/>
      </w:r>
      <w:r w:rsidR="00547EC1" w:rsidRPr="0055104B">
        <w:rPr>
          <w:rFonts w:ascii="Arial" w:hAnsi="Arial" w:cs="Arial"/>
        </w:rPr>
        <w:t xml:space="preserve"> TLR-9 is associated with cellular defense against viral infections and is hypothesized to function similarly against COVID-1</w:t>
      </w:r>
      <w:r w:rsidR="004F47E2" w:rsidRPr="0055104B">
        <w:rPr>
          <w:rFonts w:ascii="Arial" w:hAnsi="Arial" w:cs="Arial"/>
        </w:rPr>
        <w:t>9</w:t>
      </w:r>
      <w:r w:rsidR="00F26169" w:rsidRPr="0055104B">
        <w:rPr>
          <w:rFonts w:ascii="Arial" w:hAnsi="Arial" w:cs="Arial"/>
        </w:rPr>
        <w:t>;</w:t>
      </w:r>
      <w:r w:rsidR="004F47E2" w:rsidRPr="0055104B">
        <w:rPr>
          <w:rFonts w:ascii="Arial" w:hAnsi="Arial" w:cs="Arial"/>
        </w:rPr>
        <w:t xml:space="preserve"> t</w:t>
      </w:r>
      <w:r w:rsidR="00052F55" w:rsidRPr="0055104B">
        <w:rPr>
          <w:rFonts w:ascii="Arial" w:hAnsi="Arial" w:cs="Arial"/>
        </w:rPr>
        <w:t>hus</w:t>
      </w:r>
      <w:r w:rsidR="004F47E2" w:rsidRPr="0055104B">
        <w:rPr>
          <w:rFonts w:ascii="Arial" w:hAnsi="Arial" w:cs="Arial"/>
        </w:rPr>
        <w:t>,</w:t>
      </w:r>
      <w:r w:rsidR="00052F55" w:rsidRPr="0055104B">
        <w:rPr>
          <w:rFonts w:ascii="Arial" w:hAnsi="Arial" w:cs="Arial"/>
        </w:rPr>
        <w:t xml:space="preserve"> TAM activation </w:t>
      </w:r>
      <w:r w:rsidR="00B433FE" w:rsidRPr="0055104B">
        <w:rPr>
          <w:rFonts w:ascii="Arial" w:hAnsi="Arial" w:cs="Arial"/>
        </w:rPr>
        <w:t>may downregulate</w:t>
      </w:r>
      <w:r w:rsidR="00052F55" w:rsidRPr="0055104B">
        <w:rPr>
          <w:rFonts w:ascii="Arial" w:hAnsi="Arial" w:cs="Arial"/>
        </w:rPr>
        <w:t xml:space="preserve"> important cytokine function</w:t>
      </w:r>
      <w:r w:rsidR="00F26169" w:rsidRPr="0055104B">
        <w:rPr>
          <w:rFonts w:ascii="Arial" w:hAnsi="Arial" w:cs="Arial"/>
        </w:rPr>
        <w:t>s</w:t>
      </w:r>
      <w:r w:rsidR="00052F55" w:rsidRPr="0055104B">
        <w:rPr>
          <w:rFonts w:ascii="Arial" w:hAnsi="Arial" w:cs="Arial"/>
        </w:rPr>
        <w:t xml:space="preserve"> in the immune </w:t>
      </w:r>
      <w:r w:rsidR="004F47E2" w:rsidRPr="0055104B">
        <w:rPr>
          <w:rFonts w:ascii="Arial" w:hAnsi="Arial" w:cs="Arial"/>
        </w:rPr>
        <w:t xml:space="preserve">and inflammasome </w:t>
      </w:r>
      <w:r w:rsidR="00052F55" w:rsidRPr="0055104B">
        <w:rPr>
          <w:rFonts w:ascii="Arial" w:hAnsi="Arial" w:cs="Arial"/>
        </w:rPr>
        <w:t>response</w:t>
      </w:r>
      <w:r w:rsidR="00E63FCD" w:rsidRPr="0055104B">
        <w:rPr>
          <w:rFonts w:ascii="Arial" w:hAnsi="Arial" w:cs="Arial"/>
        </w:rPr>
        <w:t>.</w:t>
      </w:r>
      <w:r w:rsidR="009F4F46" w:rsidRPr="0055104B">
        <w:rPr>
          <w:rFonts w:ascii="Arial" w:hAnsi="Arial" w:cs="Arial"/>
        </w:rPr>
        <w:fldChar w:fldCharType="begin">
          <w:fldData xml:space="preserve">PEVuZE5vdGU+PENpdGU+PEF1dGhvcj5PdTwvQXV0aG9yPjxZZWFyPjIwMjM8L1llYXI+PFJlY051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PEVuZE5vdGU+PENpdGU+PEF1dGhvcj5PdTwvQXV0aG9yPjxZZWFyPjIwMjM8L1llYXI+PFJlY051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9F4F46" w:rsidRPr="0055104B">
        <w:rPr>
          <w:rFonts w:ascii="Arial" w:hAnsi="Arial" w:cs="Arial"/>
        </w:rPr>
      </w:r>
      <w:r w:rsidR="009F4F46" w:rsidRPr="0055104B">
        <w:rPr>
          <w:rFonts w:ascii="Arial" w:hAnsi="Arial" w:cs="Arial"/>
        </w:rPr>
        <w:fldChar w:fldCharType="separate"/>
      </w:r>
      <w:r w:rsidR="00231394" w:rsidRPr="00231394">
        <w:rPr>
          <w:rFonts w:ascii="Arial" w:hAnsi="Arial" w:cs="Arial"/>
          <w:noProof/>
          <w:vertAlign w:val="superscript"/>
        </w:rPr>
        <w:t>24</w:t>
      </w:r>
      <w:r w:rsidR="009F4F46" w:rsidRPr="0055104B">
        <w:rPr>
          <w:rFonts w:ascii="Arial" w:hAnsi="Arial" w:cs="Arial"/>
        </w:rPr>
        <w:fldChar w:fldCharType="end"/>
      </w:r>
      <w:r w:rsidR="009F4F46" w:rsidRPr="0055104B">
        <w:rPr>
          <w:rFonts w:ascii="Arial" w:hAnsi="Arial" w:cs="Arial"/>
        </w:rPr>
        <w:t xml:space="preserve"> </w:t>
      </w:r>
      <w:r w:rsidR="005F2203" w:rsidRPr="0055104B">
        <w:rPr>
          <w:rFonts w:ascii="Arial" w:hAnsi="Arial" w:cs="Arial"/>
        </w:rPr>
        <w:t>Our study demonstrated a differential increase in AXL expression, which may s</w:t>
      </w:r>
      <w:r w:rsidR="00F8172C" w:rsidRPr="0055104B">
        <w:rPr>
          <w:rFonts w:ascii="Arial" w:hAnsi="Arial" w:cs="Arial"/>
        </w:rPr>
        <w:t>tunt immune responses to COVID-19 and increase th</w:t>
      </w:r>
      <w:r w:rsidR="005F2203" w:rsidRPr="0055104B">
        <w:rPr>
          <w:rFonts w:ascii="Arial" w:hAnsi="Arial" w:cs="Arial"/>
        </w:rPr>
        <w:t>e risk of disease complications. In addition to AXLs role in cytokine production, p</w:t>
      </w:r>
      <w:r w:rsidR="00052F55" w:rsidRPr="0055104B">
        <w:rPr>
          <w:rFonts w:ascii="Arial" w:hAnsi="Arial" w:cs="Arial"/>
        </w:rPr>
        <w:t>revious research suggests that AXL may play a role in the entry of SARS-CoV-2 virus into human cells along with ACE2</w:t>
      </w:r>
      <w:r w:rsidR="004F47E2" w:rsidRPr="0055104B">
        <w:rPr>
          <w:rFonts w:ascii="Arial" w:hAnsi="Arial" w:cs="Arial"/>
        </w:rPr>
        <w:t>, especially given the elevated expression of AXL in comparison to ACE2 in human pulmonary and bronchial tissue</w:t>
      </w:r>
      <w:r w:rsidR="00E63FCD" w:rsidRPr="0055104B">
        <w:rPr>
          <w:rFonts w:ascii="Arial" w:hAnsi="Arial" w:cs="Arial"/>
        </w:rPr>
        <w:t>.</w:t>
      </w:r>
      <w:r w:rsidR="005F2203" w:rsidRPr="0055104B">
        <w:rPr>
          <w:rFonts w:ascii="Arial" w:hAnsi="Arial" w:cs="Arial"/>
        </w:rPr>
        <w:fldChar w:fldCharType="begin">
          <w:fldData xml:space="preserve">PEVuZE5vdGU+PENpdGU+PEF1dGhvcj5XYW5nPC9BdXRob3I+PFllYXI+MjAyMzwvWWVhcj48UmVj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PEVuZE5vdGU+PENpdGU+PEF1dGhvcj5XYW5nPC9BdXRob3I+PFllYXI+MjAyMzwvWWVhcj48UmVj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5F2203" w:rsidRPr="0055104B">
        <w:rPr>
          <w:rFonts w:ascii="Arial" w:hAnsi="Arial" w:cs="Arial"/>
        </w:rPr>
      </w:r>
      <w:r w:rsidR="005F2203" w:rsidRPr="0055104B">
        <w:rPr>
          <w:rFonts w:ascii="Arial" w:hAnsi="Arial" w:cs="Arial"/>
        </w:rPr>
        <w:fldChar w:fldCharType="separate"/>
      </w:r>
      <w:r w:rsidR="00231394" w:rsidRPr="00231394">
        <w:rPr>
          <w:rFonts w:ascii="Arial" w:hAnsi="Arial" w:cs="Arial"/>
          <w:noProof/>
          <w:vertAlign w:val="superscript"/>
        </w:rPr>
        <w:t>25</w:t>
      </w:r>
      <w:r w:rsidR="005F2203" w:rsidRPr="0055104B">
        <w:rPr>
          <w:rFonts w:ascii="Arial" w:hAnsi="Arial" w:cs="Arial"/>
        </w:rPr>
        <w:fldChar w:fldCharType="end"/>
      </w:r>
      <w:r w:rsidR="004F47E2" w:rsidRPr="0055104B">
        <w:rPr>
          <w:rFonts w:ascii="Arial" w:hAnsi="Arial" w:cs="Arial"/>
        </w:rPr>
        <w:t xml:space="preserve"> </w:t>
      </w:r>
      <w:r w:rsidR="005F2203" w:rsidRPr="0055104B">
        <w:rPr>
          <w:rFonts w:ascii="Arial" w:hAnsi="Arial" w:cs="Arial"/>
        </w:rPr>
        <w:t>Increased expression of AXL thus may predispose specific patients to be more susceptible to COVID-19 infection</w:t>
      </w:r>
      <w:r w:rsidR="004F47E2" w:rsidRPr="0055104B">
        <w:rPr>
          <w:rFonts w:ascii="Arial" w:hAnsi="Arial" w:cs="Arial"/>
        </w:rPr>
        <w:t xml:space="preserve">. </w:t>
      </w:r>
    </w:p>
    <w:p w14:paraId="293F3130" w14:textId="4E1D970A" w:rsidR="00894444" w:rsidRPr="0055104B" w:rsidRDefault="005F2203" w:rsidP="00052F55">
      <w:pPr>
        <w:jc w:val="both"/>
        <w:rPr>
          <w:rFonts w:ascii="Arial" w:hAnsi="Arial" w:cs="Arial"/>
        </w:rPr>
      </w:pPr>
      <w:r w:rsidRPr="0055104B">
        <w:rPr>
          <w:rFonts w:ascii="Arial" w:hAnsi="Arial" w:cs="Arial"/>
        </w:rPr>
        <w:t xml:space="preserve">Another potential mechanism of AXL in the pathogenesis of SARS-CoV-2 is described by its role in platelet </w:t>
      </w:r>
      <w:r w:rsidR="000935C1" w:rsidRPr="0055104B">
        <w:rPr>
          <w:rFonts w:ascii="Arial" w:hAnsi="Arial" w:cs="Arial"/>
        </w:rPr>
        <w:t xml:space="preserve">activation. Mouse models have demonstrated that </w:t>
      </w:r>
      <w:r w:rsidR="00F26169" w:rsidRPr="0055104B">
        <w:rPr>
          <w:rFonts w:ascii="Arial" w:hAnsi="Arial" w:cs="Arial"/>
        </w:rPr>
        <w:t xml:space="preserve">the </w:t>
      </w:r>
      <w:r w:rsidR="000935C1" w:rsidRPr="0055104B">
        <w:rPr>
          <w:rFonts w:ascii="Arial" w:hAnsi="Arial" w:cs="Arial"/>
        </w:rPr>
        <w:t>binding of growth arrest-specific gene 6 (Gas6) to AXL receptors contributes to platelet thrombus formation</w:t>
      </w:r>
      <w:r w:rsidR="00F26169" w:rsidRPr="0055104B">
        <w:rPr>
          <w:rFonts w:ascii="Arial" w:hAnsi="Arial" w:cs="Arial"/>
        </w:rPr>
        <w:t>. S</w:t>
      </w:r>
      <w:r w:rsidR="000935C1" w:rsidRPr="0055104B">
        <w:rPr>
          <w:rFonts w:ascii="Arial" w:hAnsi="Arial" w:cs="Arial"/>
        </w:rPr>
        <w:t xml:space="preserve">imilarly, </w:t>
      </w:r>
      <w:r w:rsidR="00F26169" w:rsidRPr="0055104B">
        <w:rPr>
          <w:rFonts w:ascii="Arial" w:hAnsi="Arial" w:cs="Arial"/>
        </w:rPr>
        <w:t xml:space="preserve">the </w:t>
      </w:r>
      <w:r w:rsidR="000935C1" w:rsidRPr="0055104B">
        <w:rPr>
          <w:rFonts w:ascii="Arial" w:hAnsi="Arial" w:cs="Arial"/>
        </w:rPr>
        <w:t>inhibition of such an interaction inhibits platelet aggregation and degranulation</w:t>
      </w:r>
      <w:r w:rsidR="00E63FCD" w:rsidRPr="0055104B">
        <w:rPr>
          <w:rFonts w:ascii="Arial" w:hAnsi="Arial" w:cs="Arial"/>
        </w:rPr>
        <w:t>.</w:t>
      </w:r>
      <w:r w:rsidR="00C753C9" w:rsidRPr="0055104B">
        <w:rPr>
          <w:rFonts w:ascii="Arial" w:hAnsi="Arial" w:cs="Arial"/>
        </w:rPr>
        <w:fldChar w:fldCharType="begin">
          <w:fldData xml:space="preserve">PEVuZE5vdGU+PENpdGU+PEF1dGhvcj5Hb3VsZDwvQXV0aG9yPjxZZWFyPjIwMDU8L1llYXI+PFJl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PEVuZE5vdGU+PENpdGU+PEF1dGhvcj5Hb3VsZDwvQXV0aG9yPjxZZWFyPjIwMDU8L1llYXI+PFJl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C753C9" w:rsidRPr="0055104B">
        <w:rPr>
          <w:rFonts w:ascii="Arial" w:hAnsi="Arial" w:cs="Arial"/>
        </w:rPr>
      </w:r>
      <w:r w:rsidR="00C753C9" w:rsidRPr="0055104B">
        <w:rPr>
          <w:rFonts w:ascii="Arial" w:hAnsi="Arial" w:cs="Arial"/>
        </w:rPr>
        <w:fldChar w:fldCharType="separate"/>
      </w:r>
      <w:r w:rsidR="00231394" w:rsidRPr="00231394">
        <w:rPr>
          <w:rFonts w:ascii="Arial" w:hAnsi="Arial" w:cs="Arial"/>
          <w:noProof/>
          <w:vertAlign w:val="superscript"/>
        </w:rPr>
        <w:t>26</w:t>
      </w:r>
      <w:r w:rsidR="00C753C9" w:rsidRPr="0055104B">
        <w:rPr>
          <w:rFonts w:ascii="Arial" w:hAnsi="Arial" w:cs="Arial"/>
        </w:rPr>
        <w:fldChar w:fldCharType="end"/>
      </w:r>
      <w:r w:rsidR="000935C1" w:rsidRPr="0055104B">
        <w:rPr>
          <w:rFonts w:ascii="Arial" w:hAnsi="Arial" w:cs="Arial"/>
        </w:rPr>
        <w:t xml:space="preserve"> </w:t>
      </w:r>
      <w:r w:rsidR="00C753C9" w:rsidRPr="0055104B">
        <w:rPr>
          <w:rFonts w:ascii="Arial" w:hAnsi="Arial" w:cs="Arial"/>
        </w:rPr>
        <w:t xml:space="preserve">Thrombosis is commonly seen in </w:t>
      </w:r>
      <w:r w:rsidR="000935C1" w:rsidRPr="0055104B">
        <w:rPr>
          <w:rFonts w:ascii="Arial" w:hAnsi="Arial" w:cs="Arial"/>
        </w:rPr>
        <w:t>SARS-CoV-2</w:t>
      </w:r>
      <w:r w:rsidR="00C753C9" w:rsidRPr="0055104B">
        <w:rPr>
          <w:rFonts w:ascii="Arial" w:hAnsi="Arial" w:cs="Arial"/>
        </w:rPr>
        <w:t>, and several mechanisms</w:t>
      </w:r>
      <w:r w:rsidR="00FE45D8" w:rsidRPr="0055104B">
        <w:rPr>
          <w:rFonts w:ascii="Arial" w:hAnsi="Arial" w:cs="Arial"/>
        </w:rPr>
        <w:t>, including inflammation and spike protein-ACE2 binding,</w:t>
      </w:r>
      <w:r w:rsidR="00C753C9" w:rsidRPr="0055104B">
        <w:rPr>
          <w:rFonts w:ascii="Arial" w:hAnsi="Arial" w:cs="Arial"/>
        </w:rPr>
        <w:t xml:space="preserve"> have been cited as p</w:t>
      </w:r>
      <w:r w:rsidR="00F26169" w:rsidRPr="0055104B">
        <w:rPr>
          <w:rFonts w:ascii="Arial" w:hAnsi="Arial" w:cs="Arial"/>
        </w:rPr>
        <w:t>latelet activation pathways</w:t>
      </w:r>
      <w:r w:rsidR="00E63FCD" w:rsidRPr="0055104B">
        <w:rPr>
          <w:rFonts w:ascii="Arial" w:hAnsi="Arial" w:cs="Arial"/>
        </w:rPr>
        <w:t>.</w:t>
      </w:r>
      <w:r w:rsidR="00C753C9" w:rsidRPr="0055104B">
        <w:rPr>
          <w:rFonts w:ascii="Arial" w:hAnsi="Arial" w:cs="Arial"/>
        </w:rPr>
        <w:fldChar w:fldCharType="begin">
          <w:fldData xml:space="preserve">PEVuZE5vdGU+PENpdGU+PEF1dGhvcj5JYmE8L0F1dGhvcj48WWVhcj4yMDIzPC9ZZWFyPjxSZWNO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PEVuZE5vdGU+PENpdGU+PEF1dGhvcj5JYmE8L0F1dGhvcj48WWVhcj4yMDIzPC9ZZWFyPjxSZWNO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C753C9" w:rsidRPr="0055104B">
        <w:rPr>
          <w:rFonts w:ascii="Arial" w:hAnsi="Arial" w:cs="Arial"/>
        </w:rPr>
      </w:r>
      <w:r w:rsidR="00C753C9" w:rsidRPr="0055104B">
        <w:rPr>
          <w:rFonts w:ascii="Arial" w:hAnsi="Arial" w:cs="Arial"/>
        </w:rPr>
        <w:fldChar w:fldCharType="separate"/>
      </w:r>
      <w:r w:rsidR="00231394" w:rsidRPr="00231394">
        <w:rPr>
          <w:rFonts w:ascii="Arial" w:hAnsi="Arial" w:cs="Arial"/>
          <w:noProof/>
          <w:vertAlign w:val="superscript"/>
        </w:rPr>
        <w:t>27</w:t>
      </w:r>
      <w:r w:rsidR="00C753C9" w:rsidRPr="0055104B">
        <w:rPr>
          <w:rFonts w:ascii="Arial" w:hAnsi="Arial" w:cs="Arial"/>
        </w:rPr>
        <w:fldChar w:fldCharType="end"/>
      </w:r>
      <w:r w:rsidR="00C753C9" w:rsidRPr="0055104B">
        <w:rPr>
          <w:rFonts w:ascii="Arial" w:hAnsi="Arial" w:cs="Arial"/>
        </w:rPr>
        <w:t xml:space="preserve"> Although thrombosis outcomes were not assessed in the patients of this study, the increased AXL expression and activation may similarly contribute towards the formation of platelet-derived thrombosis.</w:t>
      </w:r>
      <w:r w:rsidR="008B76D5" w:rsidRPr="0055104B">
        <w:rPr>
          <w:rFonts w:ascii="Arial" w:hAnsi="Arial" w:cs="Arial"/>
        </w:rPr>
        <w:t xml:space="preserve">  </w:t>
      </w:r>
      <w:r w:rsidR="00F26169" w:rsidRPr="0055104B">
        <w:rPr>
          <w:rFonts w:ascii="Arial" w:hAnsi="Arial" w:cs="Arial"/>
        </w:rPr>
        <w:t>U</w:t>
      </w:r>
      <w:r w:rsidR="008B76D5" w:rsidRPr="0055104B">
        <w:rPr>
          <w:rFonts w:ascii="Arial" w:hAnsi="Arial" w:cs="Arial"/>
        </w:rPr>
        <w:t>nderstanding the role of AXL may improve the selection of anticoagulant strateg</w:t>
      </w:r>
      <w:r w:rsidR="00872277" w:rsidRPr="0055104B">
        <w:rPr>
          <w:rFonts w:ascii="Arial" w:hAnsi="Arial" w:cs="Arial"/>
        </w:rPr>
        <w:t>ies</w:t>
      </w:r>
      <w:r w:rsidR="008B76D5" w:rsidRPr="0055104B">
        <w:rPr>
          <w:rFonts w:ascii="Arial" w:hAnsi="Arial" w:cs="Arial"/>
        </w:rPr>
        <w:t xml:space="preserve"> in this patient population.  For example, warfarin blocks Gas6-mediated AXL activation</w:t>
      </w:r>
      <w:r w:rsidR="00872277" w:rsidRPr="0055104B">
        <w:rPr>
          <w:rFonts w:ascii="Arial" w:hAnsi="Arial" w:cs="Arial"/>
        </w:rPr>
        <w:t>,</w:t>
      </w:r>
      <w:r w:rsidR="008B76D5" w:rsidRPr="0055104B">
        <w:rPr>
          <w:rFonts w:ascii="Arial" w:hAnsi="Arial" w:cs="Arial"/>
        </w:rPr>
        <w:t xml:space="preserve"> while direct oral </w:t>
      </w:r>
      <w:proofErr w:type="spellStart"/>
      <w:r w:rsidR="008B76D5" w:rsidRPr="0055104B">
        <w:rPr>
          <w:rFonts w:ascii="Arial" w:hAnsi="Arial" w:cs="Arial"/>
        </w:rPr>
        <w:t>antithrombotics</w:t>
      </w:r>
      <w:proofErr w:type="spellEnd"/>
      <w:r w:rsidR="00872277" w:rsidRPr="0055104B">
        <w:rPr>
          <w:rFonts w:ascii="Arial" w:hAnsi="Arial" w:cs="Arial"/>
        </w:rPr>
        <w:t xml:space="preserve"> and heparins</w:t>
      </w:r>
      <w:r w:rsidR="008B76D5" w:rsidRPr="0055104B">
        <w:rPr>
          <w:rFonts w:ascii="Arial" w:hAnsi="Arial" w:cs="Arial"/>
        </w:rPr>
        <w:t xml:space="preserve"> do not.</w:t>
      </w:r>
      <w:r w:rsidR="008B76D5" w:rsidRPr="0055104B">
        <w:rPr>
          <w:rFonts w:ascii="Arial" w:hAnsi="Arial" w:cs="Arial"/>
        </w:rPr>
        <w:fldChar w:fldCharType="begin">
          <w:fldData xml:space="preserve">PEVuZE5vdGU+PENpdGU+PEF1dGhvcj5LaXJhbmU8L0F1dGhvcj48WWVhcj4yMDE1PC9ZZWFyPjxS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PEVuZE5vdGU+PENpdGU+PEF1dGhvcj5LaXJhbmU8L0F1dGhvcj48WWVhcj4yMDE1PC9ZZWFyPjxS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8B76D5" w:rsidRPr="0055104B">
        <w:rPr>
          <w:rFonts w:ascii="Arial" w:hAnsi="Arial" w:cs="Arial"/>
        </w:rPr>
      </w:r>
      <w:r w:rsidR="008B76D5" w:rsidRPr="0055104B">
        <w:rPr>
          <w:rFonts w:ascii="Arial" w:hAnsi="Arial" w:cs="Arial"/>
        </w:rPr>
        <w:fldChar w:fldCharType="separate"/>
      </w:r>
      <w:r w:rsidR="00231394" w:rsidRPr="00231394">
        <w:rPr>
          <w:rFonts w:ascii="Arial" w:hAnsi="Arial" w:cs="Arial"/>
          <w:noProof/>
          <w:vertAlign w:val="superscript"/>
        </w:rPr>
        <w:t>28,29</w:t>
      </w:r>
      <w:r w:rsidR="008B76D5" w:rsidRPr="0055104B">
        <w:rPr>
          <w:rFonts w:ascii="Arial" w:hAnsi="Arial" w:cs="Arial"/>
        </w:rPr>
        <w:fldChar w:fldCharType="end"/>
      </w:r>
      <w:r w:rsidR="00872277" w:rsidRPr="0055104B">
        <w:rPr>
          <w:rFonts w:ascii="Arial" w:hAnsi="Arial" w:cs="Arial"/>
        </w:rPr>
        <w:t xml:space="preserve">  Nonetheless, full-dose anticoagulation in hospitalized patients with COVID-19 who are not critically ill is recommended by several treatment guidelines without specific recommendations </w:t>
      </w:r>
      <w:r w:rsidR="00021DCA" w:rsidRPr="0055104B">
        <w:rPr>
          <w:rFonts w:ascii="Arial" w:hAnsi="Arial" w:cs="Arial"/>
        </w:rPr>
        <w:t xml:space="preserve">for a </w:t>
      </w:r>
      <w:r w:rsidR="00F26169" w:rsidRPr="0055104B">
        <w:rPr>
          <w:rFonts w:ascii="Arial" w:hAnsi="Arial" w:cs="Arial"/>
        </w:rPr>
        <w:t>particular</w:t>
      </w:r>
      <w:r w:rsidR="00872277" w:rsidRPr="0055104B">
        <w:rPr>
          <w:rFonts w:ascii="Arial" w:hAnsi="Arial" w:cs="Arial"/>
        </w:rPr>
        <w:t xml:space="preserve"> agent.</w:t>
      </w:r>
      <w:r w:rsidR="00872277" w:rsidRPr="0055104B">
        <w:rPr>
          <w:rFonts w:ascii="Arial" w:hAnsi="Arial" w:cs="Arial"/>
        </w:rPr>
        <w:fldChar w:fldCharType="begin"/>
      </w:r>
      <w:r w:rsidR="00231394">
        <w:rPr>
          <w:rFonts w:ascii="Arial" w:hAnsi="Arial" w:cs="Arial"/>
        </w:rPr>
        <w:instrText xml:space="preserve"> ADDIN EN.CITE &lt;EndNote&gt;&lt;Cite&gt;&lt;Author&gt;Baumann Kreuziger&lt;/Author&gt;&lt;Year&gt;2022&lt;/Year&gt;&lt;RecNum&gt;20&lt;/RecNum&gt;&lt;DisplayText&gt;&lt;style face="superscript"&gt;30&lt;/style&gt;&lt;/DisplayText&gt;&lt;record&gt;&lt;rec-number&gt;20&lt;/rec-number&gt;&lt;foreign-keys&gt;&lt;key app="EN" db-id="rsp0azwf90ea9ue5sp2xd95sfwtxx22trv29" timestamp="1713565817"&gt;20&lt;/key&gt;&lt;/foreign-keys&gt;&lt;ref-type name="Journal Article"&gt;17&lt;/ref-type&gt;&lt;contributors&gt;&lt;authors&gt;&lt;author&gt;Baumann Kreuziger, L.&lt;/author&gt;&lt;author&gt;Sholzberg, M.&lt;/author&gt;&lt;author&gt;Cushman, M.&lt;/author&gt;&lt;/authors&gt;&lt;/contributors&gt;&lt;auth-address&gt;Department of Medicine Medical College of Wisconsin, Blood Research Institute, Versiti, Milwaukee, WI.&amp;#xD;Department of Medicine and.&amp;#xD;Department of Laboratory Medicine and Pathobiology, St. Michael&amp;apos;s Hospital, Li Ka Shing Knowledge Institute, University of Toronto, Toronto, ON, Canada; and.&amp;#xD;Department of Pathology &amp;amp; Laboratory Medicine, Larner College of Medicine, University of Vermont, Burlington, VT.&lt;/auth-address&gt;&lt;titles&gt;&lt;title&gt;Anticoagulation in hospitalized patients with COVID-19&lt;/title&gt;&lt;secondary-title&gt;Blood&lt;/secondary-title&gt;&lt;/titles&gt;&lt;periodical&gt;&lt;full-title&gt;Blood&lt;/full-title&gt;&lt;/periodical&gt;&lt;pages&gt;809-814&lt;/pages&gt;&lt;volume&gt;140&lt;/volume&gt;&lt;number&gt;8&lt;/number&gt;&lt;keywords&gt;&lt;keyword&gt;Anticoagulants/pharmacology/therapeutic use&lt;/keyword&gt;&lt;keyword&gt;Blood Coagulation&lt;/keyword&gt;&lt;keyword&gt;*COVID-19/complications&lt;/keyword&gt;&lt;keyword&gt;Heparin/pharmacology/therapeutic use&lt;/keyword&gt;&lt;keyword&gt;Humans&lt;/keyword&gt;&lt;keyword&gt;*Venous Thromboembolism/drug therapy/epidemiology/etiology&lt;/keyword&gt;&lt;/keywords&gt;&lt;dates&gt;&lt;year&gt;2022&lt;/year&gt;&lt;pub-dates&gt;&lt;date&gt;Aug 25&lt;/date&gt;&lt;/pub-dates&gt;&lt;/dates&gt;&lt;isbn&gt;1528-0020 (Electronic)&amp;#xD;0006-4971 (Print)&amp;#xD;0006-4971 (Linking)&lt;/isbn&gt;&lt;accession-num&gt;35653590&lt;/accession-num&gt;&lt;urls&gt;&lt;related-urls&gt;&lt;url&gt;https://www.ncbi.nlm.nih.gov/pubmed/35653590&lt;/url&gt;&lt;/related-urls&gt;&lt;/urls&gt;&lt;custom2&gt;PMC9361053&lt;/custom2&gt;&lt;electronic-resource-num&gt;10.1182/blood.2021014527&lt;/electronic-resource-num&gt;&lt;/record&gt;&lt;/Cite&gt;&lt;/EndNote&gt;</w:instrText>
      </w:r>
      <w:r w:rsidR="00872277" w:rsidRPr="0055104B">
        <w:rPr>
          <w:rFonts w:ascii="Arial" w:hAnsi="Arial" w:cs="Arial"/>
        </w:rPr>
        <w:fldChar w:fldCharType="separate"/>
      </w:r>
      <w:r w:rsidR="00231394" w:rsidRPr="00231394">
        <w:rPr>
          <w:rFonts w:ascii="Arial" w:hAnsi="Arial" w:cs="Arial"/>
          <w:noProof/>
          <w:vertAlign w:val="superscript"/>
        </w:rPr>
        <w:t>30</w:t>
      </w:r>
      <w:r w:rsidR="00872277" w:rsidRPr="0055104B">
        <w:rPr>
          <w:rFonts w:ascii="Arial" w:hAnsi="Arial" w:cs="Arial"/>
        </w:rPr>
        <w:fldChar w:fldCharType="end"/>
      </w:r>
      <w:r w:rsidR="00872277" w:rsidRPr="0055104B">
        <w:rPr>
          <w:rFonts w:ascii="Arial" w:hAnsi="Arial" w:cs="Arial"/>
        </w:rPr>
        <w:t xml:space="preserve">  In critically ill patients, standard prophylaxis is recommended unless the patient</w:t>
      </w:r>
      <w:r w:rsidR="00021DCA" w:rsidRPr="0055104B">
        <w:rPr>
          <w:rFonts w:ascii="Arial" w:hAnsi="Arial" w:cs="Arial"/>
        </w:rPr>
        <w:t>’s</w:t>
      </w:r>
      <w:r w:rsidR="00872277" w:rsidRPr="0055104B">
        <w:rPr>
          <w:rFonts w:ascii="Arial" w:hAnsi="Arial" w:cs="Arial"/>
        </w:rPr>
        <w:t xml:space="preserve"> presentation is consistent with thrombosis.</w:t>
      </w:r>
    </w:p>
    <w:p w14:paraId="245FAAA7" w14:textId="7511D90D" w:rsidR="00E63FCD" w:rsidRPr="0055104B" w:rsidRDefault="00E63FCD" w:rsidP="00E63FCD">
      <w:pPr>
        <w:jc w:val="both"/>
        <w:rPr>
          <w:rFonts w:ascii="Arial" w:hAnsi="Arial" w:cs="Arial"/>
        </w:rPr>
      </w:pPr>
      <w:r w:rsidRPr="0055104B">
        <w:rPr>
          <w:rFonts w:ascii="Arial" w:hAnsi="Arial" w:cs="Arial"/>
        </w:rPr>
        <w:t>BAMBI, also known as BMP and activin membrane</w:t>
      </w:r>
      <w:r w:rsidR="00FE45D8" w:rsidRPr="0055104B">
        <w:rPr>
          <w:rFonts w:ascii="Arial" w:hAnsi="Arial" w:cs="Arial"/>
        </w:rPr>
        <w:t>-</w:t>
      </w:r>
      <w:r w:rsidRPr="0055104B">
        <w:rPr>
          <w:rFonts w:ascii="Arial" w:hAnsi="Arial" w:cs="Arial"/>
        </w:rPr>
        <w:t>bound inhibitor, has been demonstrated to modulate the expression of ACE2 at the mRNA level.</w:t>
      </w:r>
      <w:r w:rsidR="00E84391" w:rsidRPr="0055104B">
        <w:rPr>
          <w:rFonts w:ascii="Arial" w:hAnsi="Arial" w:cs="Arial"/>
        </w:rPr>
        <w:fldChar w:fldCharType="begin">
          <w:fldData xml:space="preserve">PEVuZE5vdGU+PENpdGU+PEF1dGhvcj5TaGVybWFuPC9BdXRob3I+PFllYXI+MjAyMjwvWWVhcj48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PEVuZE5vdGU+PENpdGU+PEF1dGhvcj5TaGVybWFuPC9BdXRob3I+PFllYXI+MjAyMjwvWWVhcj48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E84391" w:rsidRPr="0055104B">
        <w:rPr>
          <w:rFonts w:ascii="Arial" w:hAnsi="Arial" w:cs="Arial"/>
        </w:rPr>
      </w:r>
      <w:r w:rsidR="00E84391" w:rsidRPr="0055104B">
        <w:rPr>
          <w:rFonts w:ascii="Arial" w:hAnsi="Arial" w:cs="Arial"/>
        </w:rPr>
        <w:fldChar w:fldCharType="separate"/>
      </w:r>
      <w:r w:rsidR="00231394" w:rsidRPr="00231394">
        <w:rPr>
          <w:rFonts w:ascii="Arial" w:hAnsi="Arial" w:cs="Arial"/>
          <w:noProof/>
          <w:vertAlign w:val="superscript"/>
        </w:rPr>
        <w:t>21</w:t>
      </w:r>
      <w:r w:rsidR="00E84391" w:rsidRPr="0055104B">
        <w:rPr>
          <w:rFonts w:ascii="Arial" w:hAnsi="Arial" w:cs="Arial"/>
        </w:rPr>
        <w:fldChar w:fldCharType="end"/>
      </w:r>
      <w:r w:rsidRPr="0055104B">
        <w:rPr>
          <w:rFonts w:ascii="Arial" w:hAnsi="Arial" w:cs="Arial"/>
        </w:rPr>
        <w:t xml:space="preserve"> When upregulated in cells, BAMBI increase</w:t>
      </w:r>
      <w:r w:rsidR="00021DCA" w:rsidRPr="0055104B">
        <w:rPr>
          <w:rFonts w:ascii="Arial" w:hAnsi="Arial" w:cs="Arial"/>
        </w:rPr>
        <w:t>s</w:t>
      </w:r>
      <w:r w:rsidRPr="0055104B">
        <w:rPr>
          <w:rFonts w:ascii="Arial" w:hAnsi="Arial" w:cs="Arial"/>
        </w:rPr>
        <w:t xml:space="preserve"> the proportion of COVID-19</w:t>
      </w:r>
      <w:r w:rsidR="00E84391" w:rsidRPr="0055104B">
        <w:rPr>
          <w:rFonts w:ascii="Arial" w:hAnsi="Arial" w:cs="Arial"/>
        </w:rPr>
        <w:t>-</w:t>
      </w:r>
      <w:r w:rsidRPr="0055104B">
        <w:rPr>
          <w:rFonts w:ascii="Arial" w:hAnsi="Arial" w:cs="Arial"/>
        </w:rPr>
        <w:t>infected cells.</w:t>
      </w:r>
      <w:r w:rsidRPr="0055104B">
        <w:rPr>
          <w:rFonts w:ascii="Arial" w:hAnsi="Arial" w:cs="Arial"/>
        </w:rPr>
        <w:fldChar w:fldCharType="begin">
          <w:fldData xml:space="preserve">PEVuZE5vdGU+PENpdGU+PEF1dGhvcj5TaGVybWFuPC9BdXRob3I+PFllYXI+MjAyMjwvWWVhcj48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PEVuZE5vdGU+PENpdGU+PEF1dGhvcj5TaGVybWFuPC9BdXRob3I+PFllYXI+MjAyMjwvWWVhcj48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Pr="0055104B">
        <w:rPr>
          <w:rFonts w:ascii="Arial" w:hAnsi="Arial" w:cs="Arial"/>
        </w:rPr>
      </w:r>
      <w:r w:rsidRPr="0055104B">
        <w:rPr>
          <w:rFonts w:ascii="Arial" w:hAnsi="Arial" w:cs="Arial"/>
        </w:rPr>
        <w:fldChar w:fldCharType="separate"/>
      </w:r>
      <w:r w:rsidR="00231394" w:rsidRPr="00231394">
        <w:rPr>
          <w:rFonts w:ascii="Arial" w:hAnsi="Arial" w:cs="Arial"/>
          <w:noProof/>
          <w:vertAlign w:val="superscript"/>
        </w:rPr>
        <w:t>21</w:t>
      </w:r>
      <w:r w:rsidRPr="0055104B">
        <w:rPr>
          <w:rFonts w:ascii="Arial" w:hAnsi="Arial" w:cs="Arial"/>
        </w:rPr>
        <w:fldChar w:fldCharType="end"/>
      </w:r>
      <w:r w:rsidRPr="0055104B">
        <w:rPr>
          <w:rFonts w:ascii="Arial" w:hAnsi="Arial" w:cs="Arial"/>
        </w:rPr>
        <w:t xml:space="preserve"> SARS-CoV-2 viral entry into human cells has been observed </w:t>
      </w:r>
      <w:r w:rsidR="00F26169" w:rsidRPr="0055104B">
        <w:rPr>
          <w:rFonts w:ascii="Arial" w:hAnsi="Arial" w:cs="Arial"/>
        </w:rPr>
        <w:t>by binding</w:t>
      </w:r>
      <w:r w:rsidRPr="0055104B">
        <w:rPr>
          <w:rFonts w:ascii="Arial" w:hAnsi="Arial" w:cs="Arial"/>
        </w:rPr>
        <w:t xml:space="preserve"> the spike protein to the ACE2, promoting attachment and fusion. SARS-CoV-2 has a significantly higher affinity for ACE2 than SARS-</w:t>
      </w:r>
      <w:proofErr w:type="spellStart"/>
      <w:r w:rsidRPr="0055104B">
        <w:rPr>
          <w:rFonts w:ascii="Arial" w:hAnsi="Arial" w:cs="Arial"/>
        </w:rPr>
        <w:t>CoV</w:t>
      </w:r>
      <w:proofErr w:type="spellEnd"/>
      <w:r w:rsidRPr="0055104B">
        <w:rPr>
          <w:rFonts w:ascii="Arial" w:hAnsi="Arial" w:cs="Arial"/>
        </w:rPr>
        <w:t>, contributing towards the greater degree of pathogenicity of the newer disease.</w:t>
      </w:r>
      <w:r w:rsidRPr="0055104B">
        <w:rPr>
          <w:rFonts w:ascii="Arial" w:hAnsi="Arial" w:cs="Arial"/>
        </w:rPr>
        <w:fldChar w:fldCharType="begin">
          <w:fldData xml:space="preserve">PEVuZE5vdGU+PENpdGU+PEF1dGhvcj5CZXllcnN0ZWR0PC9BdXRob3I+PFllYXI+MjAyMTwvWWVh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PEVuZE5vdGU+PENpdGU+PEF1dGhvcj5CZXllcnN0ZWR0PC9BdXRob3I+PFllYXI+MjAyMTwvWWVh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Pr="0055104B">
        <w:rPr>
          <w:rFonts w:ascii="Arial" w:hAnsi="Arial" w:cs="Arial"/>
        </w:rPr>
      </w:r>
      <w:r w:rsidRPr="0055104B">
        <w:rPr>
          <w:rFonts w:ascii="Arial" w:hAnsi="Arial" w:cs="Arial"/>
        </w:rPr>
        <w:fldChar w:fldCharType="separate"/>
      </w:r>
      <w:r w:rsidR="00231394" w:rsidRPr="00231394">
        <w:rPr>
          <w:rFonts w:ascii="Arial" w:hAnsi="Arial" w:cs="Arial"/>
          <w:noProof/>
          <w:vertAlign w:val="superscript"/>
        </w:rPr>
        <w:t>31</w:t>
      </w:r>
      <w:r w:rsidRPr="0055104B">
        <w:rPr>
          <w:rFonts w:ascii="Arial" w:hAnsi="Arial" w:cs="Arial"/>
        </w:rPr>
        <w:fldChar w:fldCharType="end"/>
      </w:r>
      <w:r w:rsidRPr="0055104B">
        <w:rPr>
          <w:rFonts w:ascii="Arial" w:hAnsi="Arial" w:cs="Arial"/>
        </w:rPr>
        <w:t xml:space="preserve"> Increased expression of BAMBI in COVID-19 patients may </w:t>
      </w:r>
      <w:r w:rsidR="00F26169" w:rsidRPr="0055104B">
        <w:rPr>
          <w:rFonts w:ascii="Arial" w:hAnsi="Arial" w:cs="Arial"/>
        </w:rPr>
        <w:t>indicate</w:t>
      </w:r>
      <w:r w:rsidRPr="0055104B">
        <w:rPr>
          <w:rFonts w:ascii="Arial" w:hAnsi="Arial" w:cs="Arial"/>
        </w:rPr>
        <w:t xml:space="preserve"> underlying susceptibility to viral invasion and infection.</w:t>
      </w:r>
      <w:r w:rsidR="00021DCA" w:rsidRPr="0055104B">
        <w:rPr>
          <w:rFonts w:ascii="Arial" w:hAnsi="Arial" w:cs="Arial"/>
        </w:rPr>
        <w:t xml:space="preserve">  </w:t>
      </w:r>
      <w:r w:rsidR="00C32F85" w:rsidRPr="0055104B">
        <w:rPr>
          <w:rFonts w:ascii="Arial" w:hAnsi="Arial" w:cs="Arial"/>
        </w:rPr>
        <w:t>BAMBI is also highly expressed in platelets and endothelial cells and has a role in thrombus formation.</w:t>
      </w:r>
      <w:r w:rsidR="00C32F85" w:rsidRPr="0055104B">
        <w:rPr>
          <w:rFonts w:ascii="Arial" w:hAnsi="Arial" w:cs="Arial"/>
        </w:rPr>
        <w:fldChar w:fldCharType="begin"/>
      </w:r>
      <w:r w:rsidR="00231394">
        <w:rPr>
          <w:rFonts w:ascii="Arial" w:hAnsi="Arial" w:cs="Arial"/>
        </w:rPr>
        <w:instrText xml:space="preserve"> ADDIN EN.CITE &lt;EndNote&gt;&lt;Cite&gt;&lt;Author&gt;Salles&lt;/Author&gt;&lt;Year&gt;2014&lt;/Year&gt;&lt;RecNum&gt;21&lt;/RecNum&gt;&lt;DisplayText&gt;&lt;style face="superscript"&gt;32&lt;/style&gt;&lt;/DisplayText&gt;&lt;record&gt;&lt;rec-number&gt;21&lt;/rec-number&gt;&lt;foreign-keys&gt;&lt;key app="EN" db-id="rsp0azwf90ea9ue5sp2xd95sfwtxx22trv29" timestamp="1713566559"&gt;21&lt;/key&gt;&lt;/foreign-keys&gt;&lt;ref-type name="Journal Article"&gt;17&lt;/ref-type&gt;&lt;contributors&gt;&lt;authors&gt;&lt;author&gt;Salles, Crawley, II&lt;/author&gt;&lt;author&gt;Monkman, J. H.&lt;/author&gt;&lt;author&gt;Ahnstrom, J.&lt;/author&gt;&lt;author&gt;Lane, D. A.&lt;/author&gt;&lt;author&gt;Crawley, J. T.&lt;/author&gt;&lt;/authors&gt;&lt;/contributors&gt;&lt;auth-address&gt;Centre for Haematology, Hammersmith Hospital Campus, Imperial College London, London, United Kingdom.&lt;/auth-address&gt;&lt;titles&gt;&lt;title&gt;Vessel wall BAMBI contributes to hemostasis and thrombus stability&lt;/title&gt;&lt;secondary-title&gt;Blood&lt;/secondary-title&gt;&lt;/titles&gt;&lt;periodical&gt;&lt;full-title&gt;Blood&lt;/full-title&gt;&lt;/periodical&gt;&lt;pages&gt;2873-81&lt;/pages&gt;&lt;volume&gt;123&lt;/volume&gt;&lt;number&gt;18&lt;/number&gt;&lt;edition&gt;20140313&lt;/edition&gt;&lt;keywords&gt;&lt;keyword&gt;Animals&lt;/keyword&gt;&lt;keyword&gt;Bleeding Time&lt;/keyword&gt;&lt;keyword&gt;Blood Coagulation/genetics&lt;/keyword&gt;&lt;keyword&gt;Blood Platelets/metabolism&lt;/keyword&gt;&lt;keyword&gt;Disease Models, Animal&lt;/keyword&gt;&lt;keyword&gt;Endothelium, Vascular/*metabolism&lt;/keyword&gt;&lt;keyword&gt;Female&lt;/keyword&gt;&lt;keyword&gt;Genotype&lt;/keyword&gt;&lt;keyword&gt;*Hemostasis&lt;/keyword&gt;&lt;keyword&gt;Male&lt;/keyword&gt;&lt;keyword&gt;Membrane Proteins/*genetics/*metabolism&lt;/keyword&gt;&lt;keyword&gt;Mice&lt;/keyword&gt;&lt;keyword&gt;Mice, Knockout&lt;/keyword&gt;&lt;keyword&gt;Thrombosis/etiology/*genetics/*metabolism&lt;/keyword&gt;&lt;/keywords&gt;&lt;dates&gt;&lt;year&gt;2014&lt;/year&gt;&lt;pub-dates&gt;&lt;date&gt;May 1&lt;/date&gt;&lt;/pub-dates&gt;&lt;/dates&gt;&lt;isbn&gt;1528-0020 (Electronic)&amp;#xD;0006-4971 (Print)&amp;#xD;0006-4971 (Linking)&lt;/isbn&gt;&lt;accession-num&gt;24627527&lt;/accession-num&gt;&lt;urls&gt;&lt;related-urls&gt;&lt;url&gt;https://www.ncbi.nlm.nih.gov/pubmed/24627527&lt;/url&gt;&lt;/related-urls&gt;&lt;/urls&gt;&lt;custom2&gt;PMC4007613&lt;/custom2&gt;&lt;electronic-resource-num&gt;10.1182/blood-2013-10-534024&lt;/electronic-resource-num&gt;&lt;/record&gt;&lt;/Cite&gt;&lt;/EndNote&gt;</w:instrText>
      </w:r>
      <w:r w:rsidR="00C32F85" w:rsidRPr="0055104B">
        <w:rPr>
          <w:rFonts w:ascii="Arial" w:hAnsi="Arial" w:cs="Arial"/>
        </w:rPr>
        <w:fldChar w:fldCharType="separate"/>
      </w:r>
      <w:r w:rsidR="00231394" w:rsidRPr="00231394">
        <w:rPr>
          <w:rFonts w:ascii="Arial" w:hAnsi="Arial" w:cs="Arial"/>
          <w:noProof/>
          <w:vertAlign w:val="superscript"/>
        </w:rPr>
        <w:t>32</w:t>
      </w:r>
      <w:r w:rsidR="00C32F85" w:rsidRPr="0055104B">
        <w:rPr>
          <w:rFonts w:ascii="Arial" w:hAnsi="Arial" w:cs="Arial"/>
        </w:rPr>
        <w:fldChar w:fldCharType="end"/>
      </w:r>
    </w:p>
    <w:p w14:paraId="1D161906" w14:textId="1D654BC7" w:rsidR="00BC20A4" w:rsidRPr="0055104B" w:rsidRDefault="00353693" w:rsidP="00052F55">
      <w:pPr>
        <w:jc w:val="both"/>
        <w:rPr>
          <w:rFonts w:ascii="Arial" w:hAnsi="Arial" w:cs="Arial"/>
        </w:rPr>
      </w:pPr>
      <w:r w:rsidRPr="0055104B">
        <w:rPr>
          <w:rFonts w:ascii="Arial" w:hAnsi="Arial" w:cs="Arial"/>
        </w:rPr>
        <w:t>CLEC6A, also known as dectin-2, is a member of the C-type lectins typically expressed on macrophages and dendritic cells</w:t>
      </w:r>
      <w:r w:rsidR="00AC36A1" w:rsidRPr="0055104B">
        <w:rPr>
          <w:rFonts w:ascii="Arial" w:hAnsi="Arial" w:cs="Arial"/>
        </w:rPr>
        <w:t xml:space="preserve"> as part of </w:t>
      </w:r>
      <w:r w:rsidR="00C753C9" w:rsidRPr="0055104B">
        <w:rPr>
          <w:rFonts w:ascii="Arial" w:hAnsi="Arial" w:cs="Arial"/>
        </w:rPr>
        <w:t>C-type lectin receptors (CLRs</w:t>
      </w:r>
      <w:r w:rsidR="00AC36A1" w:rsidRPr="0055104B">
        <w:rPr>
          <w:rFonts w:ascii="Arial" w:hAnsi="Arial" w:cs="Arial"/>
        </w:rPr>
        <w:t>)</w:t>
      </w:r>
      <w:r w:rsidRPr="0055104B">
        <w:rPr>
          <w:rFonts w:ascii="Arial" w:hAnsi="Arial" w:cs="Arial"/>
        </w:rPr>
        <w:t xml:space="preserve">. </w:t>
      </w:r>
      <w:r w:rsidR="00F26169" w:rsidRPr="0055104B">
        <w:rPr>
          <w:rFonts w:ascii="Arial" w:hAnsi="Arial" w:cs="Arial"/>
        </w:rPr>
        <w:t>The a</w:t>
      </w:r>
      <w:r w:rsidR="00321496" w:rsidRPr="0055104B">
        <w:rPr>
          <w:rFonts w:ascii="Arial" w:hAnsi="Arial" w:cs="Arial"/>
        </w:rPr>
        <w:t xml:space="preserve">ctivation of these receptors </w:t>
      </w:r>
      <w:r w:rsidR="00F26169" w:rsidRPr="0055104B">
        <w:rPr>
          <w:rFonts w:ascii="Arial" w:hAnsi="Arial" w:cs="Arial"/>
        </w:rPr>
        <w:t>is</w:t>
      </w:r>
      <w:r w:rsidR="00321496" w:rsidRPr="0055104B">
        <w:rPr>
          <w:rFonts w:ascii="Arial" w:hAnsi="Arial" w:cs="Arial"/>
        </w:rPr>
        <w:t xml:space="preserve"> responsible for a myriad of cellular functions</w:t>
      </w:r>
      <w:r w:rsidR="00F26169" w:rsidRPr="0055104B">
        <w:rPr>
          <w:rFonts w:ascii="Arial" w:hAnsi="Arial" w:cs="Arial"/>
        </w:rPr>
        <w:t>,</w:t>
      </w:r>
      <w:r w:rsidR="00321496" w:rsidRPr="0055104B">
        <w:rPr>
          <w:rFonts w:ascii="Arial" w:hAnsi="Arial" w:cs="Arial"/>
        </w:rPr>
        <w:t xml:space="preserve"> such as cell adhesion, stimulation of endocytosis, tissue repair, </w:t>
      </w:r>
      <w:r w:rsidR="00F26169" w:rsidRPr="0055104B">
        <w:rPr>
          <w:rFonts w:ascii="Arial" w:hAnsi="Arial" w:cs="Arial"/>
        </w:rPr>
        <w:t xml:space="preserve">and the </w:t>
      </w:r>
      <w:r w:rsidR="00321496" w:rsidRPr="0055104B">
        <w:rPr>
          <w:rFonts w:ascii="Arial" w:hAnsi="Arial" w:cs="Arial"/>
        </w:rPr>
        <w:t xml:space="preserve">activation of platelets </w:t>
      </w:r>
      <w:r w:rsidR="00F26169" w:rsidRPr="0055104B">
        <w:rPr>
          <w:rFonts w:ascii="Arial" w:hAnsi="Arial" w:cs="Arial"/>
        </w:rPr>
        <w:t>in</w:t>
      </w:r>
      <w:r w:rsidR="00321496" w:rsidRPr="0055104B">
        <w:rPr>
          <w:rFonts w:ascii="Arial" w:hAnsi="Arial" w:cs="Arial"/>
        </w:rPr>
        <w:t xml:space="preserve"> the natural immune system.</w:t>
      </w:r>
      <w:r w:rsidR="00453449" w:rsidRPr="0055104B">
        <w:rPr>
          <w:rFonts w:ascii="Arial" w:hAnsi="Arial" w:cs="Arial"/>
        </w:rPr>
        <w:fldChar w:fldCharType="begin">
          <w:fldData xml:space="preserve">PEVuZE5vdGU+PENpdGU+PEF1dGhvcj5VcGFkaHlheTwvQXV0aG9yPjxZZWFyPjIwMjA8L1llYXI+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=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PEVuZE5vdGU+PENpdGU+PEF1dGhvcj5VcGFkaHlheTwvQXV0aG9yPjxZZWFyPjIwMjA8L1llYXI+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=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453449" w:rsidRPr="0055104B">
        <w:rPr>
          <w:rFonts w:ascii="Arial" w:hAnsi="Arial" w:cs="Arial"/>
        </w:rPr>
      </w:r>
      <w:r w:rsidR="00453449" w:rsidRPr="0055104B">
        <w:rPr>
          <w:rFonts w:ascii="Arial" w:hAnsi="Arial" w:cs="Arial"/>
        </w:rPr>
        <w:fldChar w:fldCharType="separate"/>
      </w:r>
      <w:r w:rsidR="00231394" w:rsidRPr="00231394">
        <w:rPr>
          <w:rFonts w:ascii="Arial" w:hAnsi="Arial" w:cs="Arial"/>
          <w:noProof/>
          <w:vertAlign w:val="superscript"/>
        </w:rPr>
        <w:t>33</w:t>
      </w:r>
      <w:r w:rsidR="00453449" w:rsidRPr="0055104B">
        <w:rPr>
          <w:rFonts w:ascii="Arial" w:hAnsi="Arial" w:cs="Arial"/>
        </w:rPr>
        <w:fldChar w:fldCharType="end"/>
      </w:r>
      <w:r w:rsidR="00453449" w:rsidRPr="0055104B">
        <w:rPr>
          <w:rFonts w:ascii="Arial" w:hAnsi="Arial" w:cs="Arial"/>
        </w:rPr>
        <w:t xml:space="preserve">  </w:t>
      </w:r>
      <w:r w:rsidR="00F26169" w:rsidRPr="0055104B">
        <w:rPr>
          <w:rFonts w:ascii="Arial" w:hAnsi="Arial" w:cs="Arial"/>
        </w:rPr>
        <w:t>Activating</w:t>
      </w:r>
      <w:r w:rsidR="005B033E" w:rsidRPr="0055104B">
        <w:rPr>
          <w:rFonts w:ascii="Arial" w:hAnsi="Arial" w:cs="Arial"/>
        </w:rPr>
        <w:t xml:space="preserve"> CLRs via CLEC6A (and other pathways) stimulated the recruitment of tyrosine kinases and beta cell lymphoid tissue 10 to form complexes triggering the NF</w:t>
      </w:r>
      <w:r w:rsidR="005B033E" w:rsidRPr="0055104B">
        <w:rPr>
          <w:rFonts w:ascii="Cambria Math" w:hAnsi="Cambria Math" w:cs="Cambria Math"/>
        </w:rPr>
        <w:t>‐</w:t>
      </w:r>
      <w:r w:rsidR="005B033E" w:rsidRPr="0055104B">
        <w:rPr>
          <w:rFonts w:ascii="Arial" w:hAnsi="Arial" w:cs="Arial"/>
        </w:rPr>
        <w:t xml:space="preserve">kB and </w:t>
      </w:r>
      <w:r w:rsidR="005B033E" w:rsidRPr="0055104B">
        <w:rPr>
          <w:rFonts w:ascii="Arial" w:hAnsi="Arial" w:cs="Arial"/>
        </w:rPr>
        <w:lastRenderedPageBreak/>
        <w:t>MAPKs pathways.</w:t>
      </w:r>
      <w:r w:rsidR="00453449" w:rsidRPr="0055104B">
        <w:rPr>
          <w:rFonts w:ascii="Arial" w:hAnsi="Arial" w:cs="Arial"/>
        </w:rPr>
        <w:fldChar w:fldCharType="begin">
          <w:fldData xml:space="preserve">PEVuZE5vdGU+PENpdGU+PEF1dGhvcj5TdHJhc3NlcjwvQXV0aG9yPjxZZWFyPjIwMTI8L1llYXI+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PEVuZE5vdGU+PENpdGU+PEF1dGhvcj5TdHJhc3NlcjwvQXV0aG9yPjxZZWFyPjIwMTI8L1llYXI+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453449" w:rsidRPr="0055104B">
        <w:rPr>
          <w:rFonts w:ascii="Arial" w:hAnsi="Arial" w:cs="Arial"/>
        </w:rPr>
      </w:r>
      <w:r w:rsidR="00453449" w:rsidRPr="0055104B">
        <w:rPr>
          <w:rFonts w:ascii="Arial" w:hAnsi="Arial" w:cs="Arial"/>
        </w:rPr>
        <w:fldChar w:fldCharType="separate"/>
      </w:r>
      <w:r w:rsidR="00231394" w:rsidRPr="00231394">
        <w:rPr>
          <w:rFonts w:ascii="Arial" w:hAnsi="Arial" w:cs="Arial"/>
          <w:noProof/>
          <w:vertAlign w:val="superscript"/>
        </w:rPr>
        <w:t>34</w:t>
      </w:r>
      <w:r w:rsidR="00453449" w:rsidRPr="0055104B">
        <w:rPr>
          <w:rFonts w:ascii="Arial" w:hAnsi="Arial" w:cs="Arial"/>
        </w:rPr>
        <w:fldChar w:fldCharType="end"/>
      </w:r>
      <w:r w:rsidR="005B033E" w:rsidRPr="0055104B">
        <w:rPr>
          <w:rFonts w:ascii="Arial" w:hAnsi="Arial" w:cs="Arial"/>
        </w:rPr>
        <w:t xml:space="preserve"> </w:t>
      </w:r>
      <w:r w:rsidR="00453449" w:rsidRPr="0055104B">
        <w:rPr>
          <w:rFonts w:ascii="Arial" w:hAnsi="Arial" w:cs="Arial"/>
        </w:rPr>
        <w:t xml:space="preserve"> </w:t>
      </w:r>
      <w:r w:rsidR="005B033E" w:rsidRPr="0055104B">
        <w:rPr>
          <w:rFonts w:ascii="Arial" w:hAnsi="Arial" w:cs="Arial"/>
        </w:rPr>
        <w:t xml:space="preserve">Although the role of CLEC6A is not well elucidated in COVID-19, </w:t>
      </w:r>
      <w:r w:rsidR="00F26169" w:rsidRPr="0055104B">
        <w:rPr>
          <w:rFonts w:ascii="Arial" w:hAnsi="Arial" w:cs="Arial"/>
        </w:rPr>
        <w:t>some data</w:t>
      </w:r>
      <w:r w:rsidR="005B033E" w:rsidRPr="0055104B">
        <w:rPr>
          <w:rFonts w:ascii="Arial" w:hAnsi="Arial" w:cs="Arial"/>
        </w:rPr>
        <w:t xml:space="preserve"> suggest</w:t>
      </w:r>
      <w:r w:rsidR="00AC36A1" w:rsidRPr="0055104B">
        <w:rPr>
          <w:rFonts w:ascii="Arial" w:hAnsi="Arial" w:cs="Arial"/>
        </w:rPr>
        <w:t xml:space="preserve"> its relevance in the pathogenesis of MERS-</w:t>
      </w:r>
      <w:proofErr w:type="spellStart"/>
      <w:r w:rsidR="00AC36A1" w:rsidRPr="0055104B">
        <w:rPr>
          <w:rFonts w:ascii="Arial" w:hAnsi="Arial" w:cs="Arial"/>
        </w:rPr>
        <w:t>CoV</w:t>
      </w:r>
      <w:proofErr w:type="spellEnd"/>
      <w:r w:rsidR="00AC36A1" w:rsidRPr="0055104B">
        <w:rPr>
          <w:rFonts w:ascii="Arial" w:hAnsi="Arial" w:cs="Arial"/>
        </w:rPr>
        <w:t>, a very closely related virus. In MERS-</w:t>
      </w:r>
      <w:proofErr w:type="spellStart"/>
      <w:r w:rsidR="00AC36A1" w:rsidRPr="0055104B">
        <w:rPr>
          <w:rFonts w:ascii="Arial" w:hAnsi="Arial" w:cs="Arial"/>
        </w:rPr>
        <w:t>CoV</w:t>
      </w:r>
      <w:proofErr w:type="spellEnd"/>
      <w:r w:rsidR="00AC36A1" w:rsidRPr="0055104B">
        <w:rPr>
          <w:rFonts w:ascii="Arial" w:hAnsi="Arial" w:cs="Arial"/>
        </w:rPr>
        <w:t xml:space="preserve">, the </w:t>
      </w:r>
      <w:r w:rsidR="00C753C9" w:rsidRPr="0055104B">
        <w:rPr>
          <w:rFonts w:ascii="Arial" w:hAnsi="Arial" w:cs="Arial"/>
        </w:rPr>
        <w:t>i</w:t>
      </w:r>
      <w:r w:rsidR="00AC36A1" w:rsidRPr="0055104B">
        <w:rPr>
          <w:rFonts w:ascii="Arial" w:hAnsi="Arial" w:cs="Arial"/>
        </w:rPr>
        <w:t xml:space="preserve">ncreased activation of </w:t>
      </w:r>
      <w:r w:rsidR="00C753C9" w:rsidRPr="0055104B">
        <w:rPr>
          <w:rFonts w:ascii="Arial" w:hAnsi="Arial" w:cs="Arial"/>
        </w:rPr>
        <w:t>CLR</w:t>
      </w:r>
      <w:r w:rsidR="00AC36A1" w:rsidRPr="0055104B">
        <w:rPr>
          <w:rFonts w:ascii="Arial" w:hAnsi="Arial" w:cs="Arial"/>
        </w:rPr>
        <w:t xml:space="preserve">s has been shown to contribute towards a </w:t>
      </w:r>
      <w:r w:rsidR="00F26169" w:rsidRPr="0055104B">
        <w:rPr>
          <w:rFonts w:ascii="Arial" w:hAnsi="Arial" w:cs="Arial"/>
        </w:rPr>
        <w:t>more robust</w:t>
      </w:r>
      <w:r w:rsidR="00AC36A1" w:rsidRPr="0055104B">
        <w:rPr>
          <w:rFonts w:ascii="Arial" w:hAnsi="Arial" w:cs="Arial"/>
        </w:rPr>
        <w:t xml:space="preserve"> immune response and promote viral recognition, triggering a proinflammatory response</w:t>
      </w:r>
      <w:r w:rsidR="00E63FCD" w:rsidRPr="0055104B">
        <w:rPr>
          <w:rFonts w:ascii="Arial" w:hAnsi="Arial" w:cs="Arial"/>
        </w:rPr>
        <w:t>.</w:t>
      </w:r>
      <w:r w:rsidR="009F4F46" w:rsidRPr="0055104B">
        <w:rPr>
          <w:rFonts w:ascii="Arial" w:hAnsi="Arial" w:cs="Arial"/>
        </w:rPr>
        <w:fldChar w:fldCharType="begin">
          <w:fldData xml:space="preserve">PEVuZE5vdGU+PENpdGU+PEF1dGhvcj5aaGFvPC9BdXRob3I+PFllYXI+MjAyMDwvWWVhcj48UmVj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==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PEVuZE5vdGU+PENpdGU+PEF1dGhvcj5aaGFvPC9BdXRob3I+PFllYXI+MjAyMDwvWWVhcj48UmVj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==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9F4F46" w:rsidRPr="0055104B">
        <w:rPr>
          <w:rFonts w:ascii="Arial" w:hAnsi="Arial" w:cs="Arial"/>
        </w:rPr>
      </w:r>
      <w:r w:rsidR="009F4F46" w:rsidRPr="0055104B">
        <w:rPr>
          <w:rFonts w:ascii="Arial" w:hAnsi="Arial" w:cs="Arial"/>
        </w:rPr>
        <w:fldChar w:fldCharType="separate"/>
      </w:r>
      <w:r w:rsidR="00231394" w:rsidRPr="00231394">
        <w:rPr>
          <w:rFonts w:ascii="Arial" w:hAnsi="Arial" w:cs="Arial"/>
          <w:noProof/>
          <w:vertAlign w:val="superscript"/>
        </w:rPr>
        <w:t>35</w:t>
      </w:r>
      <w:r w:rsidR="009F4F46" w:rsidRPr="0055104B">
        <w:rPr>
          <w:rFonts w:ascii="Arial" w:hAnsi="Arial" w:cs="Arial"/>
        </w:rPr>
        <w:fldChar w:fldCharType="end"/>
      </w:r>
      <w:r w:rsidR="00AC36A1" w:rsidRPr="0055104B">
        <w:rPr>
          <w:rFonts w:ascii="Arial" w:hAnsi="Arial" w:cs="Arial"/>
        </w:rPr>
        <w:t xml:space="preserve"> It is possible that CLEC6A plays a similar role in COVID-</w:t>
      </w:r>
      <w:r w:rsidR="009F4F46" w:rsidRPr="0055104B">
        <w:rPr>
          <w:rFonts w:ascii="Arial" w:hAnsi="Arial" w:cs="Arial"/>
        </w:rPr>
        <w:t>19 and</w:t>
      </w:r>
      <w:r w:rsidR="00AC36A1" w:rsidRPr="0055104B">
        <w:rPr>
          <w:rFonts w:ascii="Arial" w:hAnsi="Arial" w:cs="Arial"/>
        </w:rPr>
        <w:t xml:space="preserve"> may contribute to the “cytokine storm” that is often cited as the catalyst for COVID</w:t>
      </w:r>
      <w:r w:rsidR="00FE45D8" w:rsidRPr="0055104B">
        <w:rPr>
          <w:rFonts w:ascii="Arial" w:hAnsi="Arial" w:cs="Arial"/>
        </w:rPr>
        <w:t>-19</w:t>
      </w:r>
      <w:r w:rsidR="00AC36A1" w:rsidRPr="0055104B">
        <w:rPr>
          <w:rFonts w:ascii="Arial" w:hAnsi="Arial" w:cs="Arial"/>
        </w:rPr>
        <w:t xml:space="preserve"> mortality.</w:t>
      </w:r>
    </w:p>
    <w:p w14:paraId="13642600" w14:textId="5FC812BA" w:rsidR="00E63FCD" w:rsidRPr="0055104B" w:rsidRDefault="000E5101" w:rsidP="00052F55">
      <w:pPr>
        <w:jc w:val="both"/>
        <w:rPr>
          <w:rFonts w:ascii="Arial" w:hAnsi="Arial" w:cs="Arial"/>
        </w:rPr>
      </w:pPr>
      <w:r w:rsidRPr="0055104B">
        <w:rPr>
          <w:rFonts w:ascii="Arial" w:hAnsi="Arial" w:cs="Arial"/>
        </w:rPr>
        <w:t xml:space="preserve">The protein coded by IFI27 was previously shown to be associated with </w:t>
      </w:r>
      <w:r w:rsidR="006B6A6E" w:rsidRPr="0055104B">
        <w:rPr>
          <w:rFonts w:ascii="Arial" w:hAnsi="Arial" w:cs="Arial"/>
        </w:rPr>
        <w:t xml:space="preserve">other </w:t>
      </w:r>
      <w:r w:rsidRPr="0055104B">
        <w:rPr>
          <w:rFonts w:ascii="Arial" w:hAnsi="Arial" w:cs="Arial"/>
        </w:rPr>
        <w:t>viral infections</w:t>
      </w:r>
      <w:r w:rsidR="005B033E" w:rsidRPr="0055104B">
        <w:rPr>
          <w:rFonts w:ascii="Arial" w:hAnsi="Arial" w:cs="Arial"/>
        </w:rPr>
        <w:t>, including Hepatitis C, respiratory syncytial virus (RSV) infection,</w:t>
      </w:r>
      <w:r w:rsidRPr="0055104B">
        <w:rPr>
          <w:rFonts w:ascii="Arial" w:hAnsi="Arial" w:cs="Arial"/>
        </w:rPr>
        <w:t xml:space="preserve"> and Enterovirus 71 (EV71) hand</w:t>
      </w:r>
      <w:r w:rsidR="006B7F97" w:rsidRPr="0055104B">
        <w:rPr>
          <w:rFonts w:ascii="Arial" w:hAnsi="Arial" w:cs="Arial"/>
        </w:rPr>
        <w:t>,</w:t>
      </w:r>
      <w:r w:rsidRPr="0055104B">
        <w:rPr>
          <w:rFonts w:ascii="Arial" w:hAnsi="Arial" w:cs="Arial"/>
        </w:rPr>
        <w:t xml:space="preserve"> foot</w:t>
      </w:r>
      <w:r w:rsidR="006B7F97" w:rsidRPr="0055104B">
        <w:rPr>
          <w:rFonts w:ascii="Arial" w:hAnsi="Arial" w:cs="Arial"/>
        </w:rPr>
        <w:t>,</w:t>
      </w:r>
      <w:r w:rsidRPr="0055104B">
        <w:rPr>
          <w:rFonts w:ascii="Arial" w:hAnsi="Arial" w:cs="Arial"/>
        </w:rPr>
        <w:t xml:space="preserve"> and mouth disease. </w:t>
      </w:r>
      <w:r w:rsidR="00C116E0" w:rsidRPr="0055104B">
        <w:rPr>
          <w:rFonts w:ascii="Arial" w:hAnsi="Arial" w:cs="Arial"/>
        </w:rPr>
        <w:t xml:space="preserve">IFI27 has also been proposed as a biomarker to differentiate between influenza </w:t>
      </w:r>
      <w:r w:rsidR="00F26169" w:rsidRPr="0055104B">
        <w:rPr>
          <w:rFonts w:ascii="Arial" w:hAnsi="Arial" w:cs="Arial"/>
        </w:rPr>
        <w:t>and</w:t>
      </w:r>
      <w:r w:rsidR="00C116E0" w:rsidRPr="0055104B">
        <w:rPr>
          <w:rFonts w:ascii="Arial" w:hAnsi="Arial" w:cs="Arial"/>
        </w:rPr>
        <w:t xml:space="preserve"> bacterial respiratory infection, although its ability to di</w:t>
      </w:r>
      <w:r w:rsidR="00F26169" w:rsidRPr="0055104B">
        <w:rPr>
          <w:rFonts w:ascii="Arial" w:hAnsi="Arial" w:cs="Arial"/>
        </w:rPr>
        <w:t>stinguish</w:t>
      </w:r>
      <w:r w:rsidR="00C116E0" w:rsidRPr="0055104B">
        <w:rPr>
          <w:rFonts w:ascii="Arial" w:hAnsi="Arial" w:cs="Arial"/>
        </w:rPr>
        <w:t xml:space="preserve"> between different viruses is limited.</w:t>
      </w:r>
      <w:r w:rsidR="00C116E0" w:rsidRPr="0055104B">
        <w:rPr>
          <w:rFonts w:ascii="Arial" w:hAnsi="Arial" w:cs="Arial"/>
        </w:rPr>
        <w:fldChar w:fldCharType="begin">
          <w:fldData xml:space="preserve">PEVuZE5vdGU+PENpdGU+PEF1dGhvcj5UYW5nPC9BdXRob3I+PFllYXI+MjAxNzwvWWVhcj48UmVj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PEVuZE5vdGU+PENpdGU+PEF1dGhvcj5UYW5nPC9BdXRob3I+PFllYXI+MjAxNzwvWWVhcj48UmVj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C116E0" w:rsidRPr="0055104B">
        <w:rPr>
          <w:rFonts w:ascii="Arial" w:hAnsi="Arial" w:cs="Arial"/>
        </w:rPr>
      </w:r>
      <w:r w:rsidR="00C116E0" w:rsidRPr="0055104B">
        <w:rPr>
          <w:rFonts w:ascii="Arial" w:hAnsi="Arial" w:cs="Arial"/>
        </w:rPr>
        <w:fldChar w:fldCharType="separate"/>
      </w:r>
      <w:r w:rsidR="00231394" w:rsidRPr="00231394">
        <w:rPr>
          <w:rFonts w:ascii="Arial" w:hAnsi="Arial" w:cs="Arial"/>
          <w:noProof/>
          <w:vertAlign w:val="superscript"/>
        </w:rPr>
        <w:t>36</w:t>
      </w:r>
      <w:r w:rsidR="00C116E0" w:rsidRPr="0055104B">
        <w:rPr>
          <w:rFonts w:ascii="Arial" w:hAnsi="Arial" w:cs="Arial"/>
        </w:rPr>
        <w:fldChar w:fldCharType="end"/>
      </w:r>
      <w:r w:rsidR="00C116E0" w:rsidRPr="0055104B">
        <w:rPr>
          <w:rFonts w:ascii="Arial" w:hAnsi="Arial" w:cs="Arial"/>
        </w:rPr>
        <w:t xml:space="preserve"> More recently, IFI27</w:t>
      </w:r>
      <w:r w:rsidRPr="0055104B">
        <w:rPr>
          <w:rFonts w:ascii="Arial" w:hAnsi="Arial" w:cs="Arial"/>
        </w:rPr>
        <w:t xml:space="preserve"> has been proposed as a biomarker for an early prediction of COVID-19 outcomes</w:t>
      </w:r>
      <w:r w:rsidR="00E63FCD" w:rsidRPr="0055104B">
        <w:rPr>
          <w:rFonts w:ascii="Arial" w:hAnsi="Arial" w:cs="Arial"/>
        </w:rPr>
        <w:t>.</w:t>
      </w:r>
      <w:r w:rsidRPr="0055104B">
        <w:rPr>
          <w:rFonts w:ascii="Arial" w:hAnsi="Arial" w:cs="Arial"/>
        </w:rPr>
        <w:fldChar w:fldCharType="begin">
          <w:fldData xml:space="preserve">PEVuZE5vdGU+PENpdGU+PEF1dGhvcj5TaG9qYWVpPC9BdXRob3I+PFllYXI+MjAyMjwvWWVhcj48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PEVuZE5vdGU+PENpdGU+PEF1dGhvcj5TaG9qYWVpPC9BdXRob3I+PFllYXI+MjAyMjwvWWVhcj48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Pr="0055104B">
        <w:rPr>
          <w:rFonts w:ascii="Arial" w:hAnsi="Arial" w:cs="Arial"/>
        </w:rPr>
      </w:r>
      <w:r w:rsidRPr="0055104B">
        <w:rPr>
          <w:rFonts w:ascii="Arial" w:hAnsi="Arial" w:cs="Arial"/>
        </w:rPr>
        <w:fldChar w:fldCharType="separate"/>
      </w:r>
      <w:r w:rsidR="00231394" w:rsidRPr="00231394">
        <w:rPr>
          <w:rFonts w:ascii="Arial" w:hAnsi="Arial" w:cs="Arial"/>
          <w:noProof/>
          <w:vertAlign w:val="superscript"/>
        </w:rPr>
        <w:t>20</w:t>
      </w:r>
      <w:r w:rsidRPr="0055104B">
        <w:rPr>
          <w:rFonts w:ascii="Arial" w:hAnsi="Arial" w:cs="Arial"/>
        </w:rPr>
        <w:fldChar w:fldCharType="end"/>
      </w:r>
      <w:r w:rsidR="00453449" w:rsidRPr="0055104B">
        <w:rPr>
          <w:rFonts w:ascii="Arial" w:hAnsi="Arial" w:cs="Arial"/>
        </w:rPr>
        <w:t xml:space="preserve">  </w:t>
      </w:r>
      <w:r w:rsidR="00C116E0" w:rsidRPr="0055104B">
        <w:rPr>
          <w:rFonts w:ascii="Arial" w:hAnsi="Arial" w:cs="Arial"/>
        </w:rPr>
        <w:t>IFI27 counteracts innate immune responses and has a positive effect on SARS-CoV</w:t>
      </w:r>
      <w:r w:rsidR="006B6A6E" w:rsidRPr="0055104B">
        <w:rPr>
          <w:rFonts w:ascii="Arial" w:hAnsi="Arial" w:cs="Arial"/>
        </w:rPr>
        <w:t>-</w:t>
      </w:r>
      <w:r w:rsidR="00C116E0" w:rsidRPr="0055104B">
        <w:rPr>
          <w:rFonts w:ascii="Arial" w:hAnsi="Arial" w:cs="Arial"/>
        </w:rPr>
        <w:t>2 replication.</w:t>
      </w:r>
      <w:r w:rsidR="006B6A6E" w:rsidRPr="0055104B">
        <w:rPr>
          <w:rFonts w:ascii="Arial" w:hAnsi="Arial" w:cs="Arial"/>
        </w:rPr>
        <w:fldChar w:fldCharType="begin"/>
      </w:r>
      <w:r w:rsidR="00231394">
        <w:rPr>
          <w:rFonts w:ascii="Arial" w:hAnsi="Arial" w:cs="Arial"/>
        </w:rPr>
        <w:instrText xml:space="preserve"> ADDIN EN.CITE &lt;EndNote&gt;&lt;Cite&gt;&lt;Author&gt;Villamayor&lt;/Author&gt;&lt;Year&gt;2023&lt;/Year&gt;&lt;RecNum&gt;4&lt;/RecNum&gt;&lt;DisplayText&gt;&lt;style face="superscript"&gt;37&lt;/style&gt;&lt;/DisplayText&gt;&lt;record&gt;&lt;rec-number&gt;4&lt;/rec-number&gt;&lt;foreign-keys&gt;&lt;key app="EN" db-id="rsp0azwf90ea9ue5sp2xd95sfwtxx22trv29" timestamp="1712886657"&gt;4&lt;/key&gt;&lt;/foreign-keys&gt;&lt;ref-type name="Journal Article"&gt;17&lt;/ref-type&gt;&lt;contributors&gt;&lt;authors&gt;&lt;author&gt;Villamayor, L.&lt;/author&gt;&lt;author&gt;Lopez-Garcia, D.&lt;/author&gt;&lt;author&gt;Rivero, V.&lt;/author&gt;&lt;author&gt;Martinez-Sobrido, L.&lt;/author&gt;&lt;author&gt;Nogales, A.&lt;/author&gt;&lt;author&gt;DeDiego, M. L.&lt;/author&gt;&lt;/authors&gt;&lt;/contributors&gt;&lt;auth-address&gt;Department of Molecular and Cell Biology, Centro Nacional de Biotecnologia (CNB-CSIC), Madrid, Spain.&amp;#xD;Texas Biomedical Research Institute, San Antonio, TX, United States.&amp;#xD;Center for Animal Health Research, CISA-INIA-CSIC, Madrid, Spain.&lt;/auth-address&gt;&lt;titles&gt;&lt;title&gt;The IFN-stimulated gene IFI27 counteracts innate immune responses after viral infections by interfering with RIG-I signaling&lt;/title&gt;&lt;secondary-title&gt;Front Microbiol&lt;/secondary-title&gt;&lt;/titles&gt;&lt;periodical&gt;&lt;full-title&gt;Front Microbiol&lt;/full-title&gt;&lt;/periodical&gt;&lt;pages&gt;1176177&lt;/pages&gt;&lt;volume&gt;14&lt;/volume&gt;&lt;edition&gt;20230428&lt;/edition&gt;&lt;keywords&gt;&lt;keyword&gt;Ifi27&lt;/keyword&gt;&lt;keyword&gt;SARS-CoV-2&lt;/keyword&gt;&lt;keyword&gt;inflammation&lt;/keyword&gt;&lt;keyword&gt;influenza&lt;/keyword&gt;&lt;keyword&gt;innate immune responses&lt;/keyword&gt;&lt;keyword&gt;interferon&lt;/keyword&gt;&lt;keyword&gt;virus-host interactions&lt;/keyword&gt;&lt;/keywords&gt;&lt;dates&gt;&lt;year&gt;2023&lt;/year&gt;&lt;/dates&gt;&lt;isbn&gt;1664-302X (Print)&amp;#xD;1664-302X (Electronic)&amp;#xD;1664-302X (Linking)&lt;/isbn&gt;&lt;accession-num&gt;37187533&lt;/accession-num&gt;&lt;urls&gt;&lt;related-urls&gt;&lt;url&gt;https://www.ncbi.nlm.nih.gov/pubmed/37187533&lt;/url&gt;&lt;/related-urls&gt;&lt;/urls&gt;&lt;custom1&gt;The authors declare that the research was conducted in the absence of any commercial or financial relationships that could be construed as a potential conflict of interest.&lt;/custom1&gt;&lt;custom2&gt;PMC10175689&lt;/custom2&gt;&lt;electronic-resource-num&gt;10.3389/fmicb.2023.1176177&lt;/electronic-resource-num&gt;&lt;/record&gt;&lt;/Cite&gt;&lt;/EndNote&gt;</w:instrText>
      </w:r>
      <w:r w:rsidR="006B6A6E" w:rsidRPr="0055104B">
        <w:rPr>
          <w:rFonts w:ascii="Arial" w:hAnsi="Arial" w:cs="Arial"/>
        </w:rPr>
        <w:fldChar w:fldCharType="separate"/>
      </w:r>
      <w:r w:rsidR="00231394" w:rsidRPr="00231394">
        <w:rPr>
          <w:rFonts w:ascii="Arial" w:hAnsi="Arial" w:cs="Arial"/>
          <w:noProof/>
          <w:vertAlign w:val="superscript"/>
        </w:rPr>
        <w:t>37</w:t>
      </w:r>
      <w:r w:rsidR="006B6A6E" w:rsidRPr="0055104B">
        <w:rPr>
          <w:rFonts w:ascii="Arial" w:hAnsi="Arial" w:cs="Arial"/>
        </w:rPr>
        <w:fldChar w:fldCharType="end"/>
      </w:r>
      <w:r w:rsidR="006B6A6E" w:rsidRPr="0055104B">
        <w:rPr>
          <w:rFonts w:ascii="Arial" w:hAnsi="Arial" w:cs="Arial"/>
        </w:rPr>
        <w:t xml:space="preserve">  Therefore, </w:t>
      </w:r>
      <w:r w:rsidR="00F26169" w:rsidRPr="0055104B">
        <w:rPr>
          <w:rFonts w:ascii="Arial" w:hAnsi="Arial" w:cs="Arial"/>
        </w:rPr>
        <w:t>mechanistic evidence suggests</w:t>
      </w:r>
      <w:r w:rsidR="006B6A6E" w:rsidRPr="0055104B">
        <w:rPr>
          <w:rFonts w:ascii="Arial" w:hAnsi="Arial" w:cs="Arial"/>
        </w:rPr>
        <w:t xml:space="preserve"> that elevated IFI27 leads to elevated SARS-CoV-2 viral load</w:t>
      </w:r>
      <w:r w:rsidR="00BC0587" w:rsidRPr="0055104B">
        <w:rPr>
          <w:rFonts w:ascii="Arial" w:hAnsi="Arial" w:cs="Arial"/>
        </w:rPr>
        <w:t>.  While there is conflicting evidence on viral load and COVID-19 outcomes, older individuals with higher viral loads had worse outcomes, and overall transmissibility increases as viral load increases.</w:t>
      </w:r>
      <w:r w:rsidR="00BC0587" w:rsidRPr="0055104B">
        <w:rPr>
          <w:rFonts w:ascii="Arial" w:hAnsi="Arial" w:cs="Arial"/>
        </w:rPr>
        <w:fldChar w:fldCharType="begin">
          <w:fldData xml:space="preserve">PEVuZE5vdGU+PENpdGU+PEF1dGhvcj5EYWRyYXM8L0F1dGhvcj48WWVhcj4yMDIyPC9ZZWFyPjxS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PEVuZE5vdGU+PENpdGU+PEF1dGhvcj5EYWRyYXM8L0F1dGhvcj48WWVhcj4yMDIyPC9ZZWFyPjxS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BC0587" w:rsidRPr="0055104B">
        <w:rPr>
          <w:rFonts w:ascii="Arial" w:hAnsi="Arial" w:cs="Arial"/>
        </w:rPr>
      </w:r>
      <w:r w:rsidR="00BC0587" w:rsidRPr="0055104B">
        <w:rPr>
          <w:rFonts w:ascii="Arial" w:hAnsi="Arial" w:cs="Arial"/>
        </w:rPr>
        <w:fldChar w:fldCharType="separate"/>
      </w:r>
      <w:r w:rsidR="00231394" w:rsidRPr="00231394">
        <w:rPr>
          <w:rFonts w:ascii="Arial" w:hAnsi="Arial" w:cs="Arial"/>
          <w:noProof/>
          <w:vertAlign w:val="superscript"/>
        </w:rPr>
        <w:t>38</w:t>
      </w:r>
      <w:r w:rsidR="00BC0587" w:rsidRPr="0055104B">
        <w:rPr>
          <w:rFonts w:ascii="Arial" w:hAnsi="Arial" w:cs="Arial"/>
        </w:rPr>
        <w:fldChar w:fldCharType="end"/>
      </w:r>
    </w:p>
    <w:p w14:paraId="1870883F" w14:textId="18400D2E" w:rsidR="000B7E99" w:rsidRPr="0055104B" w:rsidRDefault="006F024D" w:rsidP="00052F55">
      <w:pPr>
        <w:jc w:val="both"/>
        <w:rPr>
          <w:rFonts w:ascii="Arial" w:hAnsi="Arial" w:cs="Arial"/>
        </w:rPr>
      </w:pPr>
      <w:r w:rsidRPr="0055104B">
        <w:rPr>
          <w:rFonts w:ascii="Arial" w:hAnsi="Arial" w:cs="Arial"/>
        </w:rPr>
        <w:t>K</w:t>
      </w:r>
      <w:r w:rsidR="001C2A68">
        <w:rPr>
          <w:rFonts w:ascii="Arial" w:hAnsi="Arial" w:cs="Arial"/>
        </w:rPr>
        <w:t>RT</w:t>
      </w:r>
      <w:r w:rsidRPr="0055104B">
        <w:rPr>
          <w:rFonts w:ascii="Arial" w:hAnsi="Arial" w:cs="Arial"/>
        </w:rPr>
        <w:t xml:space="preserve">8 is a gene expressed by transitional alveolar epithelial cells during lung injury. Type 1 and type 2 alveolar epithelial cells constitute the functioning lung parenchyma. Following an injury event, the lung will undergo a recovery process that involves the proliferation of type 2 alveolar epithelial cells, which will then undergo a transitional state and fully differentiate into type 1 alveolar epithelial cells. This transitional state is characterized by the expression of specific gene signatures, </w:t>
      </w:r>
      <w:r w:rsidR="00F26169" w:rsidRPr="0055104B">
        <w:rPr>
          <w:rFonts w:ascii="Arial" w:hAnsi="Arial" w:cs="Arial"/>
        </w:rPr>
        <w:t>includ</w:t>
      </w:r>
      <w:r w:rsidRPr="0055104B">
        <w:rPr>
          <w:rFonts w:ascii="Arial" w:hAnsi="Arial" w:cs="Arial"/>
        </w:rPr>
        <w:t>ing Krt8.</w:t>
      </w:r>
      <w:r w:rsidR="009C2C27" w:rsidRPr="0055104B">
        <w:rPr>
          <w:rFonts w:ascii="Arial" w:hAnsi="Arial" w:cs="Arial"/>
        </w:rPr>
        <w:fldChar w:fldCharType="begin"/>
      </w:r>
      <w:r w:rsidR="00231394">
        <w:rPr>
          <w:rFonts w:ascii="Arial" w:hAnsi="Arial" w:cs="Arial"/>
        </w:rPr>
        <w:instrText xml:space="preserve"> ADDIN EN.CITE &lt;EndNote&gt;&lt;Cite&gt;&lt;Author&gt;Ting&lt;/Author&gt;&lt;Year&gt;2021&lt;/Year&gt;&lt;RecNum&gt;31&lt;/RecNum&gt;&lt;DisplayText&gt;&lt;style face="superscript"&gt;39&lt;/style&gt;&lt;/DisplayText&gt;&lt;record&gt;&lt;rec-number&gt;31&lt;/rec-number&gt;&lt;foreign-keys&gt;&lt;key app="EN" db-id="ep00ee2znfvteyes25eprt5vswetdvtttvf2" timestamp="1718236918"&gt;31&lt;/key&gt;&lt;/foreign-keys&gt;&lt;ref-type name="Journal Article"&gt;17&lt;/ref-type&gt;&lt;contributors&gt;&lt;authors&gt;&lt;author&gt;Ting, C.&lt;/author&gt;&lt;author&gt;Aspal, M.&lt;/author&gt;&lt;author&gt;Vaishampayan, N.&lt;/author&gt;&lt;author&gt;Huang, S. K.&lt;/author&gt;&lt;author&gt;Riemondy, K. A.&lt;/author&gt;&lt;author&gt;Wang, F.&lt;/author&gt;&lt;author&gt;Farver, C.&lt;/author&gt;&lt;author&gt;Zemans, R. L.&lt;/author&gt;&lt;/authors&gt;&lt;/contributors&gt;&lt;titles&gt;&lt;title&gt;Fatal COVID-19 and non-COVID-19 Acute Respiratory Distress Syndrome is Associated with Incomplete Alveolar Type 1 Epithelial Cell Differentiation from the Transitional State Without Fibrosis&lt;/title&gt;&lt;secondary-title&gt;bioRxiv&lt;/secondary-title&gt;&lt;/titles&gt;&lt;periodical&gt;&lt;full-title&gt;bioRxiv&lt;/full-title&gt;&lt;/periodical&gt;&lt;edition&gt;20211129&lt;/edition&gt;&lt;dates&gt;&lt;year&gt;2021&lt;/year&gt;&lt;pub-dates&gt;&lt;date&gt;Nov 29&lt;/date&gt;&lt;/pub-dates&gt;&lt;/dates&gt;&lt;accession-num&gt;33469583&lt;/accession-num&gt;&lt;urls&gt;&lt;related-urls&gt;&lt;url&gt;https://www.ncbi.nlm.nih.gov/pubmed/33469583&lt;/url&gt;&lt;/related-urls&gt;&lt;/urls&gt;&lt;custom2&gt;PMC7814820&lt;/custom2&gt;&lt;electronic-resource-num&gt;10.1101/2021.01.12.426404&lt;/electronic-resource-num&gt;&lt;remote-database-name&gt;PubMed-not-MEDLINE&lt;/remote-database-name&gt;&lt;remote-database-provider&gt;NLM&lt;/remote-database-provider&gt;&lt;/record&gt;&lt;/Cite&gt;&lt;/EndNote&gt;</w:instrText>
      </w:r>
      <w:r w:rsidR="009C2C27" w:rsidRPr="0055104B">
        <w:rPr>
          <w:rFonts w:ascii="Arial" w:hAnsi="Arial" w:cs="Arial"/>
        </w:rPr>
        <w:fldChar w:fldCharType="separate"/>
      </w:r>
      <w:r w:rsidR="00231394" w:rsidRPr="00231394">
        <w:rPr>
          <w:rFonts w:ascii="Arial" w:hAnsi="Arial" w:cs="Arial"/>
          <w:noProof/>
          <w:vertAlign w:val="superscript"/>
        </w:rPr>
        <w:t>39</w:t>
      </w:r>
      <w:r w:rsidR="009C2C27" w:rsidRPr="0055104B">
        <w:rPr>
          <w:rFonts w:ascii="Arial" w:hAnsi="Arial" w:cs="Arial"/>
        </w:rPr>
        <w:fldChar w:fldCharType="end"/>
      </w:r>
      <w:r w:rsidRPr="0055104B">
        <w:rPr>
          <w:rFonts w:ascii="Arial" w:hAnsi="Arial" w:cs="Arial"/>
        </w:rPr>
        <w:t xml:space="preserve"> Several studies have shown that </w:t>
      </w:r>
      <w:r w:rsidR="00F26169" w:rsidRPr="0055104B">
        <w:rPr>
          <w:rFonts w:ascii="Arial" w:hAnsi="Arial" w:cs="Arial"/>
        </w:rPr>
        <w:t>Krt8+ transitional cells are abundant</w:t>
      </w:r>
      <w:r w:rsidRPr="0055104B">
        <w:rPr>
          <w:rFonts w:ascii="Arial" w:hAnsi="Arial" w:cs="Arial"/>
        </w:rPr>
        <w:t xml:space="preserve"> in patients with COVID-19. In lethal cases, however, it has been shown that the increase in Krt8+ is not matched by an increase of type 1 alveolar epithelial cells, indicating a disrupting differentiation process and suggesting that regenerative processes are impaired in the COVID-19 disease state.</w:t>
      </w:r>
      <w:r w:rsidR="009C2C27" w:rsidRPr="0055104B">
        <w:rPr>
          <w:rFonts w:ascii="Arial" w:hAnsi="Arial" w:cs="Arial"/>
        </w:rPr>
        <w:fldChar w:fldCharType="begin">
          <w:fldData xml:space="preserve">PEVuZE5vdGU+PENpdGU+PEF1dGhvcj5UaW5nPC9BdXRob3I+PFllYXI+MjAyMTwvWWVhcj48UmVj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PEVuZE5vdGU+PENpdGU+PEF1dGhvcj5UaW5nPC9BdXRob3I+PFllYXI+MjAyMTwvWWVhcj48UmVj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9C2C27" w:rsidRPr="0055104B">
        <w:rPr>
          <w:rFonts w:ascii="Arial" w:hAnsi="Arial" w:cs="Arial"/>
        </w:rPr>
      </w:r>
      <w:r w:rsidR="009C2C27" w:rsidRPr="0055104B">
        <w:rPr>
          <w:rFonts w:ascii="Arial" w:hAnsi="Arial" w:cs="Arial"/>
        </w:rPr>
        <w:fldChar w:fldCharType="separate"/>
      </w:r>
      <w:r w:rsidR="00231394" w:rsidRPr="00231394">
        <w:rPr>
          <w:rFonts w:ascii="Arial" w:hAnsi="Arial" w:cs="Arial"/>
          <w:noProof/>
          <w:vertAlign w:val="superscript"/>
        </w:rPr>
        <w:t>39,40</w:t>
      </w:r>
      <w:r w:rsidR="009C2C27" w:rsidRPr="0055104B">
        <w:rPr>
          <w:rFonts w:ascii="Arial" w:hAnsi="Arial" w:cs="Arial"/>
        </w:rPr>
        <w:fldChar w:fldCharType="end"/>
      </w:r>
      <w:r w:rsidRPr="0055104B">
        <w:rPr>
          <w:rFonts w:ascii="Arial" w:hAnsi="Arial" w:cs="Arial"/>
        </w:rPr>
        <w:t xml:space="preserve"> Chronically, Krt8 may also be implicated in the </w:t>
      </w:r>
      <w:r w:rsidR="003B53E4" w:rsidRPr="0055104B">
        <w:rPr>
          <w:rFonts w:ascii="Arial" w:hAnsi="Arial" w:cs="Arial"/>
        </w:rPr>
        <w:t xml:space="preserve">development of fibrotic patterns following COVID-19 infection. In bleomycin-induced models of pulmonary fibrosis, Krt8+ cells showed increased expression of pro-fibrotic proteins such as Areg and </w:t>
      </w:r>
      <w:proofErr w:type="spellStart"/>
      <w:r w:rsidR="003B53E4" w:rsidRPr="0055104B">
        <w:rPr>
          <w:rFonts w:ascii="Arial" w:hAnsi="Arial" w:cs="Arial"/>
        </w:rPr>
        <w:t>Hbegf</w:t>
      </w:r>
      <w:proofErr w:type="spellEnd"/>
      <w:r w:rsidR="007045D7" w:rsidRPr="0055104B">
        <w:rPr>
          <w:rFonts w:ascii="Arial" w:hAnsi="Arial" w:cs="Arial"/>
        </w:rPr>
        <w:t xml:space="preserve"> and </w:t>
      </w:r>
      <w:r w:rsidR="00F26169" w:rsidRPr="0055104B">
        <w:rPr>
          <w:rFonts w:ascii="Arial" w:hAnsi="Arial" w:cs="Arial"/>
        </w:rPr>
        <w:t xml:space="preserve">the </w:t>
      </w:r>
      <w:r w:rsidR="007045D7" w:rsidRPr="0055104B">
        <w:rPr>
          <w:rFonts w:ascii="Arial" w:hAnsi="Arial" w:cs="Arial"/>
        </w:rPr>
        <w:t>presence of myofibroblasts.</w:t>
      </w:r>
      <w:r w:rsidR="009C2C27" w:rsidRPr="0055104B">
        <w:rPr>
          <w:rFonts w:ascii="Arial" w:hAnsi="Arial" w:cs="Arial"/>
        </w:rPr>
        <w:fldChar w:fldCharType="begin">
          <w:fldData xml:space="preserve">PEVuZE5vdGU+PENpdGU+PEF1dGhvcj5TdHJ1bno8L0F1dGhvcj48WWVhcj4yMDIwPC9ZZWFyPjxS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PEVuZE5vdGU+PENpdGU+PEF1dGhvcj5TdHJ1bno8L0F1dGhvcj48WWVhcj4yMDIwPC9ZZWFyPjxS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9C2C27" w:rsidRPr="0055104B">
        <w:rPr>
          <w:rFonts w:ascii="Arial" w:hAnsi="Arial" w:cs="Arial"/>
        </w:rPr>
      </w:r>
      <w:r w:rsidR="009C2C27" w:rsidRPr="0055104B">
        <w:rPr>
          <w:rFonts w:ascii="Arial" w:hAnsi="Arial" w:cs="Arial"/>
        </w:rPr>
        <w:fldChar w:fldCharType="separate"/>
      </w:r>
      <w:r w:rsidR="00231394" w:rsidRPr="00231394">
        <w:rPr>
          <w:rFonts w:ascii="Arial" w:hAnsi="Arial" w:cs="Arial"/>
          <w:noProof/>
          <w:vertAlign w:val="superscript"/>
        </w:rPr>
        <w:t>41</w:t>
      </w:r>
      <w:r w:rsidR="009C2C27" w:rsidRPr="0055104B">
        <w:rPr>
          <w:rFonts w:ascii="Arial" w:hAnsi="Arial" w:cs="Arial"/>
        </w:rPr>
        <w:fldChar w:fldCharType="end"/>
      </w:r>
      <w:r w:rsidR="007045D7" w:rsidRPr="0055104B">
        <w:rPr>
          <w:rFonts w:ascii="Arial" w:hAnsi="Arial" w:cs="Arial"/>
        </w:rPr>
        <w:t xml:space="preserve"> Examin</w:t>
      </w:r>
      <w:r w:rsidR="00F26169" w:rsidRPr="0055104B">
        <w:rPr>
          <w:rFonts w:ascii="Arial" w:hAnsi="Arial" w:cs="Arial"/>
        </w:rPr>
        <w:t>ing</w:t>
      </w:r>
      <w:r w:rsidR="007045D7" w:rsidRPr="0055104B">
        <w:rPr>
          <w:rFonts w:ascii="Arial" w:hAnsi="Arial" w:cs="Arial"/>
        </w:rPr>
        <w:t xml:space="preserve"> gene profiles in non-resolvable COVID-19 revealed increases in fibrotic gene and Krt8 expression similar to those in idiopathic pulmonary fibrosis.</w:t>
      </w:r>
      <w:r w:rsidR="009C2C27" w:rsidRPr="0055104B">
        <w:rPr>
          <w:rFonts w:ascii="Arial" w:hAnsi="Arial" w:cs="Arial"/>
        </w:rPr>
        <w:fldChar w:fldCharType="begin">
          <w:fldData xml:space="preserve">PEVuZE5vdGU+PENpdGU+PEF1dGhvcj5KeW90aHVsYTwvQXV0aG9yPjxZZWFyPjIwMjI8L1llYXI+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==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PEVuZE5vdGU+PENpdGU+PEF1dGhvcj5KeW90aHVsYTwvQXV0aG9yPjxZZWFyPjIwMjI8L1llYXI+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==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9C2C27" w:rsidRPr="0055104B">
        <w:rPr>
          <w:rFonts w:ascii="Arial" w:hAnsi="Arial" w:cs="Arial"/>
        </w:rPr>
      </w:r>
      <w:r w:rsidR="009C2C27" w:rsidRPr="0055104B">
        <w:rPr>
          <w:rFonts w:ascii="Arial" w:hAnsi="Arial" w:cs="Arial"/>
        </w:rPr>
        <w:fldChar w:fldCharType="separate"/>
      </w:r>
      <w:r w:rsidR="00231394" w:rsidRPr="00231394">
        <w:rPr>
          <w:rFonts w:ascii="Arial" w:hAnsi="Arial" w:cs="Arial"/>
          <w:noProof/>
          <w:vertAlign w:val="superscript"/>
        </w:rPr>
        <w:t>42</w:t>
      </w:r>
      <w:r w:rsidR="009C2C27" w:rsidRPr="0055104B">
        <w:rPr>
          <w:rFonts w:ascii="Arial" w:hAnsi="Arial" w:cs="Arial"/>
        </w:rPr>
        <w:fldChar w:fldCharType="end"/>
      </w:r>
      <w:r w:rsidR="007045D7" w:rsidRPr="0055104B">
        <w:rPr>
          <w:rFonts w:ascii="Arial" w:hAnsi="Arial" w:cs="Arial"/>
        </w:rPr>
        <w:t xml:space="preserve"> Severe COVID-19 has been characterized by the development of fibrosis with increased collagen deposition, supporting the proposed fibrotic pathological process.</w:t>
      </w:r>
      <w:r w:rsidR="009C2C27" w:rsidRPr="0055104B">
        <w:rPr>
          <w:rFonts w:ascii="Arial" w:hAnsi="Arial" w:cs="Arial"/>
        </w:rPr>
        <w:fldChar w:fldCharType="begin">
          <w:fldData xml:space="preserve">PEVuZE5vdGU+PENpdGU+PEF1dGhvcj5MaTwvQXV0aG9yPjxZZWFyPjIwMjE8L1llYXI+PFJlY051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PEVuZE5vdGU+PENpdGU+PEF1dGhvcj5MaTwvQXV0aG9yPjxZZWFyPjIwMjE8L1llYXI+PFJlY051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9C2C27" w:rsidRPr="0055104B">
        <w:rPr>
          <w:rFonts w:ascii="Arial" w:hAnsi="Arial" w:cs="Arial"/>
        </w:rPr>
      </w:r>
      <w:r w:rsidR="009C2C27" w:rsidRPr="0055104B">
        <w:rPr>
          <w:rFonts w:ascii="Arial" w:hAnsi="Arial" w:cs="Arial"/>
        </w:rPr>
        <w:fldChar w:fldCharType="separate"/>
      </w:r>
      <w:r w:rsidR="00231394" w:rsidRPr="00231394">
        <w:rPr>
          <w:rFonts w:ascii="Arial" w:hAnsi="Arial" w:cs="Arial"/>
          <w:noProof/>
          <w:vertAlign w:val="superscript"/>
        </w:rPr>
        <w:t>43,44</w:t>
      </w:r>
      <w:r w:rsidR="009C2C27" w:rsidRPr="0055104B">
        <w:rPr>
          <w:rFonts w:ascii="Arial" w:hAnsi="Arial" w:cs="Arial"/>
        </w:rPr>
        <w:fldChar w:fldCharType="end"/>
      </w:r>
    </w:p>
    <w:p w14:paraId="53A196AF" w14:textId="052002EF" w:rsidR="009C2C27" w:rsidRPr="0055104B" w:rsidRDefault="00B87BBA" w:rsidP="00052F55">
      <w:pPr>
        <w:jc w:val="both"/>
        <w:rPr>
          <w:rFonts w:ascii="Arial" w:hAnsi="Arial" w:cs="Arial"/>
        </w:rPr>
      </w:pPr>
      <w:r w:rsidRPr="0055104B">
        <w:rPr>
          <w:rFonts w:ascii="Arial" w:hAnsi="Arial" w:cs="Arial"/>
        </w:rPr>
        <w:t>N</w:t>
      </w:r>
      <w:r w:rsidR="001C2A68">
        <w:rPr>
          <w:rFonts w:ascii="Arial" w:hAnsi="Arial" w:cs="Arial"/>
        </w:rPr>
        <w:t>ECTIN</w:t>
      </w:r>
      <w:r w:rsidRPr="0055104B">
        <w:rPr>
          <w:rFonts w:ascii="Arial" w:hAnsi="Arial" w:cs="Arial"/>
        </w:rPr>
        <w:t xml:space="preserve">-2 </w:t>
      </w:r>
      <w:r w:rsidR="00956131" w:rsidRPr="0055104B">
        <w:rPr>
          <w:rFonts w:ascii="Arial" w:hAnsi="Arial" w:cs="Arial"/>
        </w:rPr>
        <w:t xml:space="preserve">is a member of the </w:t>
      </w:r>
      <w:proofErr w:type="spellStart"/>
      <w:r w:rsidR="00956131" w:rsidRPr="0055104B">
        <w:rPr>
          <w:rFonts w:ascii="Arial" w:hAnsi="Arial" w:cs="Arial"/>
        </w:rPr>
        <w:t>nectin</w:t>
      </w:r>
      <w:proofErr w:type="spellEnd"/>
      <w:r w:rsidR="00956131" w:rsidRPr="0055104B">
        <w:rPr>
          <w:rFonts w:ascii="Arial" w:hAnsi="Arial" w:cs="Arial"/>
        </w:rPr>
        <w:t xml:space="preserve"> family involved in cellular adhesion molecules (CAMs), which regulate important cell-cell interactions. One of these interactions is with the DNAX accessory molecule 1 (DNAM-1), which mediates the activation of natural killer cells and cytotoxic T cells.</w:t>
      </w:r>
      <w:r w:rsidR="000326B9" w:rsidRPr="0055104B">
        <w:rPr>
          <w:rFonts w:ascii="Arial" w:hAnsi="Arial" w:cs="Arial"/>
        </w:rPr>
        <w:fldChar w:fldCharType="begin">
          <w:fldData xml:space="preserve">PEVuZE5vdGU+PENpdGU+PEF1dGhvcj5MaXU8L0F1dGhvcj48WWVhcj4yMDEyPC9ZZWFyPjxSZWNO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PEVuZE5vdGU+PENpdGU+PEF1dGhvcj5MaXU8L0F1dGhvcj48WWVhcj4yMDEyPC9ZZWFyPjxSZWNO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0326B9" w:rsidRPr="0055104B">
        <w:rPr>
          <w:rFonts w:ascii="Arial" w:hAnsi="Arial" w:cs="Arial"/>
        </w:rPr>
      </w:r>
      <w:r w:rsidR="000326B9" w:rsidRPr="0055104B">
        <w:rPr>
          <w:rFonts w:ascii="Arial" w:hAnsi="Arial" w:cs="Arial"/>
        </w:rPr>
        <w:fldChar w:fldCharType="separate"/>
      </w:r>
      <w:r w:rsidR="00231394" w:rsidRPr="00231394">
        <w:rPr>
          <w:rFonts w:ascii="Arial" w:hAnsi="Arial" w:cs="Arial"/>
          <w:noProof/>
          <w:vertAlign w:val="superscript"/>
        </w:rPr>
        <w:t>45</w:t>
      </w:r>
      <w:r w:rsidR="000326B9" w:rsidRPr="0055104B">
        <w:rPr>
          <w:rFonts w:ascii="Arial" w:hAnsi="Arial" w:cs="Arial"/>
        </w:rPr>
        <w:fldChar w:fldCharType="end"/>
      </w:r>
      <w:r w:rsidR="00956131" w:rsidRPr="0055104B">
        <w:rPr>
          <w:rFonts w:ascii="Arial" w:hAnsi="Arial" w:cs="Arial"/>
        </w:rPr>
        <w:t xml:space="preserve"> A study investigating the expression of natural killer cell ligands and receptors in COVID-19 found an increased proportion of activated natural killer cells in moderate to severe COVID</w:t>
      </w:r>
      <w:r w:rsidR="00F26169" w:rsidRPr="0055104B">
        <w:rPr>
          <w:rFonts w:ascii="Arial" w:hAnsi="Arial" w:cs="Arial"/>
        </w:rPr>
        <w:t>-19</w:t>
      </w:r>
      <w:r w:rsidR="00956131" w:rsidRPr="0055104B">
        <w:rPr>
          <w:rFonts w:ascii="Arial" w:hAnsi="Arial" w:cs="Arial"/>
        </w:rPr>
        <w:t>. Paradoxically, however, there was a decrease in the amount of the activating DNAM-1 receptor despite an increase in nectin-2 expression.</w:t>
      </w:r>
      <w:r w:rsidR="000326B9" w:rsidRPr="0055104B">
        <w:rPr>
          <w:rFonts w:ascii="Arial" w:hAnsi="Arial" w:cs="Arial"/>
        </w:rPr>
        <w:fldChar w:fldCharType="begin">
          <w:fldData xml:space="preserve">PEVuZE5vdGU+PENpdGU+PEF1dGhvcj5XaWxrPC9BdXRob3I+PFllYXI+MjAyMTwvWWVhcj48UmVj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PEVuZE5vdGU+PENpdGU+PEF1dGhvcj5XaWxrPC9BdXRob3I+PFllYXI+MjAyMTwvWWVhcj48UmVj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0326B9" w:rsidRPr="0055104B">
        <w:rPr>
          <w:rFonts w:ascii="Arial" w:hAnsi="Arial" w:cs="Arial"/>
        </w:rPr>
      </w:r>
      <w:r w:rsidR="000326B9" w:rsidRPr="0055104B">
        <w:rPr>
          <w:rFonts w:ascii="Arial" w:hAnsi="Arial" w:cs="Arial"/>
        </w:rPr>
        <w:fldChar w:fldCharType="separate"/>
      </w:r>
      <w:r w:rsidR="00231394" w:rsidRPr="00231394">
        <w:rPr>
          <w:rFonts w:ascii="Arial" w:hAnsi="Arial" w:cs="Arial"/>
          <w:noProof/>
          <w:vertAlign w:val="superscript"/>
        </w:rPr>
        <w:t>46</w:t>
      </w:r>
      <w:r w:rsidR="000326B9" w:rsidRPr="0055104B">
        <w:rPr>
          <w:rFonts w:ascii="Arial" w:hAnsi="Arial" w:cs="Arial"/>
        </w:rPr>
        <w:fldChar w:fldCharType="end"/>
      </w:r>
      <w:r w:rsidR="00956131" w:rsidRPr="0055104B">
        <w:rPr>
          <w:rFonts w:ascii="Arial" w:hAnsi="Arial" w:cs="Arial"/>
        </w:rPr>
        <w:t xml:space="preserve"> This response is hypothesized to be a stress-induced </w:t>
      </w:r>
      <w:r w:rsidR="000326B9" w:rsidRPr="0055104B">
        <w:rPr>
          <w:rFonts w:ascii="Arial" w:hAnsi="Arial" w:cs="Arial"/>
        </w:rPr>
        <w:t xml:space="preserve">down-regulation </w:t>
      </w:r>
      <w:r w:rsidR="00956131" w:rsidRPr="0055104B">
        <w:rPr>
          <w:rFonts w:ascii="Arial" w:hAnsi="Arial" w:cs="Arial"/>
        </w:rPr>
        <w:t xml:space="preserve">in which </w:t>
      </w:r>
      <w:r w:rsidR="00F26169" w:rsidRPr="0055104B">
        <w:rPr>
          <w:rFonts w:ascii="Arial" w:hAnsi="Arial" w:cs="Arial"/>
        </w:rPr>
        <w:t>high-</w:t>
      </w:r>
      <w:r w:rsidR="000326B9" w:rsidRPr="0055104B">
        <w:rPr>
          <w:rFonts w:ascii="Arial" w:hAnsi="Arial" w:cs="Arial"/>
        </w:rPr>
        <w:t>stress environments promote receptor endocytosis and subsequent lysosome degradation. The loss of DNAM-1 receptors eventually impairs the function of natural killer cells.</w:t>
      </w:r>
      <w:r w:rsidR="000326B9" w:rsidRPr="0055104B">
        <w:rPr>
          <w:rFonts w:ascii="Arial" w:hAnsi="Arial" w:cs="Arial"/>
        </w:rPr>
        <w:fldChar w:fldCharType="begin">
          <w:fldData xml:space="preserve">PEVuZE5vdGU+PENpdGU+PEF1dGhvcj5Nb2xmZXR0YTwvQXV0aG9yPjxZZWFyPjIwMTc8L1llYXI+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==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PEVuZE5vdGU+PENpdGU+PEF1dGhvcj5Nb2xmZXR0YTwvQXV0aG9yPjxZZWFyPjIwMTc8L1llYXI+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==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0326B9" w:rsidRPr="0055104B">
        <w:rPr>
          <w:rFonts w:ascii="Arial" w:hAnsi="Arial" w:cs="Arial"/>
        </w:rPr>
      </w:r>
      <w:r w:rsidR="000326B9" w:rsidRPr="0055104B">
        <w:rPr>
          <w:rFonts w:ascii="Arial" w:hAnsi="Arial" w:cs="Arial"/>
        </w:rPr>
        <w:fldChar w:fldCharType="separate"/>
      </w:r>
      <w:r w:rsidR="00231394" w:rsidRPr="00231394">
        <w:rPr>
          <w:rFonts w:ascii="Arial" w:hAnsi="Arial" w:cs="Arial"/>
          <w:noProof/>
          <w:vertAlign w:val="superscript"/>
        </w:rPr>
        <w:t>47</w:t>
      </w:r>
      <w:r w:rsidR="000326B9" w:rsidRPr="0055104B">
        <w:rPr>
          <w:rFonts w:ascii="Arial" w:hAnsi="Arial" w:cs="Arial"/>
        </w:rPr>
        <w:fldChar w:fldCharType="end"/>
      </w:r>
      <w:r w:rsidR="000326B9" w:rsidRPr="0055104B">
        <w:rPr>
          <w:rFonts w:ascii="Arial" w:hAnsi="Arial" w:cs="Arial"/>
        </w:rPr>
        <w:t xml:space="preserve"> Thus, the high activity of nectin-2 in patients with COVID-19 is primarily a response to the initial infection, but overactivity may ultimately stunt </w:t>
      </w:r>
      <w:r w:rsidR="00F26169" w:rsidRPr="0055104B">
        <w:rPr>
          <w:rFonts w:ascii="Arial" w:hAnsi="Arial" w:cs="Arial"/>
        </w:rPr>
        <w:t>long-</w:t>
      </w:r>
      <w:r w:rsidR="000326B9" w:rsidRPr="0055104B">
        <w:rPr>
          <w:rFonts w:ascii="Arial" w:hAnsi="Arial" w:cs="Arial"/>
        </w:rPr>
        <w:t>term natural killer cell effectiveness.</w:t>
      </w:r>
    </w:p>
    <w:p w14:paraId="2FA9B495" w14:textId="2348744F" w:rsidR="00B44391" w:rsidRPr="0055104B" w:rsidRDefault="006243BC" w:rsidP="00052F55">
      <w:pPr>
        <w:jc w:val="both"/>
        <w:rPr>
          <w:rFonts w:ascii="Arial" w:hAnsi="Arial" w:cs="Arial"/>
        </w:rPr>
      </w:pPr>
      <w:r w:rsidRPr="0055104B">
        <w:rPr>
          <w:rFonts w:ascii="Arial" w:hAnsi="Arial" w:cs="Arial"/>
        </w:rPr>
        <w:t xml:space="preserve">PRKG1, also known as cGMP-dependent protein kinase 1, </w:t>
      </w:r>
      <w:proofErr w:type="spellStart"/>
      <w:r w:rsidR="00097474" w:rsidRPr="0055104B">
        <w:rPr>
          <w:rFonts w:ascii="Arial" w:hAnsi="Arial" w:cs="Arial"/>
        </w:rPr>
        <w:t>phorphoryl</w:t>
      </w:r>
      <w:r w:rsidR="00645725" w:rsidRPr="0055104B">
        <w:rPr>
          <w:rFonts w:ascii="Arial" w:hAnsi="Arial" w:cs="Arial"/>
        </w:rPr>
        <w:t>es</w:t>
      </w:r>
      <w:proofErr w:type="spellEnd"/>
      <w:r w:rsidR="00645725" w:rsidRPr="0055104B">
        <w:rPr>
          <w:rFonts w:ascii="Arial" w:hAnsi="Arial" w:cs="Arial"/>
        </w:rPr>
        <w:t xml:space="preserve"> many </w:t>
      </w:r>
      <w:r w:rsidR="00097474" w:rsidRPr="0055104B">
        <w:rPr>
          <w:rFonts w:ascii="Arial" w:hAnsi="Arial" w:cs="Arial"/>
        </w:rPr>
        <w:t>targets</w:t>
      </w:r>
      <w:r w:rsidR="00645725" w:rsidRPr="0055104B">
        <w:rPr>
          <w:rFonts w:ascii="Arial" w:hAnsi="Arial" w:cs="Arial"/>
        </w:rPr>
        <w:t>, regulating</w:t>
      </w:r>
      <w:r w:rsidR="00097474" w:rsidRPr="0055104B">
        <w:rPr>
          <w:rFonts w:ascii="Arial" w:hAnsi="Arial" w:cs="Arial"/>
        </w:rPr>
        <w:t xml:space="preserve"> </w:t>
      </w:r>
      <w:r w:rsidR="00645725" w:rsidRPr="0055104B">
        <w:rPr>
          <w:rFonts w:ascii="Arial" w:hAnsi="Arial" w:cs="Arial"/>
        </w:rPr>
        <w:t xml:space="preserve">functions such as </w:t>
      </w:r>
      <w:r w:rsidRPr="0055104B">
        <w:rPr>
          <w:rFonts w:ascii="Arial" w:hAnsi="Arial" w:cs="Arial"/>
        </w:rPr>
        <w:t>platelet activation and adhesion and cardi</w:t>
      </w:r>
      <w:r w:rsidR="00097474" w:rsidRPr="0055104B">
        <w:rPr>
          <w:rFonts w:ascii="Arial" w:hAnsi="Arial" w:cs="Arial"/>
        </w:rPr>
        <w:t>omyocyte</w:t>
      </w:r>
      <w:r w:rsidR="00645725" w:rsidRPr="0055104B">
        <w:rPr>
          <w:rFonts w:ascii="Arial" w:hAnsi="Arial" w:cs="Arial"/>
        </w:rPr>
        <w:t xml:space="preserve"> cGMP</w:t>
      </w:r>
      <w:r w:rsidRPr="0055104B">
        <w:rPr>
          <w:rFonts w:ascii="Arial" w:hAnsi="Arial" w:cs="Arial"/>
        </w:rPr>
        <w:t>.</w:t>
      </w:r>
      <w:r w:rsidR="00645725" w:rsidRPr="0055104B">
        <w:rPr>
          <w:rFonts w:ascii="Arial" w:hAnsi="Arial" w:cs="Arial"/>
        </w:rPr>
        <w:fldChar w:fldCharType="begin">
          <w:fldData xml:space="preserve">PEVuZE5vdGU+PENpdGU+PEF1dGhvcj5MaTwvQXV0aG9yPjxZZWFyPjIwMDM8L1llYXI+PFJlY051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PEVuZE5vdGU+PENpdGU+PEF1dGhvcj5MaTwvQXV0aG9yPjxZZWFyPjIwMDM8L1llYXI+PFJlY051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645725" w:rsidRPr="0055104B">
        <w:rPr>
          <w:rFonts w:ascii="Arial" w:hAnsi="Arial" w:cs="Arial"/>
        </w:rPr>
      </w:r>
      <w:r w:rsidR="00645725" w:rsidRPr="0055104B">
        <w:rPr>
          <w:rFonts w:ascii="Arial" w:hAnsi="Arial" w:cs="Arial"/>
        </w:rPr>
        <w:fldChar w:fldCharType="separate"/>
      </w:r>
      <w:r w:rsidR="00231394" w:rsidRPr="00231394">
        <w:rPr>
          <w:rFonts w:ascii="Arial" w:hAnsi="Arial" w:cs="Arial"/>
          <w:noProof/>
          <w:vertAlign w:val="superscript"/>
        </w:rPr>
        <w:t>48,49</w:t>
      </w:r>
      <w:r w:rsidR="00645725" w:rsidRPr="0055104B">
        <w:rPr>
          <w:rFonts w:ascii="Arial" w:hAnsi="Arial" w:cs="Arial"/>
        </w:rPr>
        <w:fldChar w:fldCharType="end"/>
      </w:r>
      <w:r w:rsidRPr="0055104B">
        <w:rPr>
          <w:rFonts w:ascii="Arial" w:hAnsi="Arial" w:cs="Arial"/>
        </w:rPr>
        <w:t xml:space="preserve"> Within PRKG1, however, is a ELDKY gene motif that demonstrates strong molecular mimicry to the COVID-19 spike protein.</w:t>
      </w:r>
      <w:r w:rsidR="00645725" w:rsidRPr="0055104B">
        <w:rPr>
          <w:rFonts w:ascii="Arial" w:hAnsi="Arial" w:cs="Arial"/>
        </w:rPr>
        <w:fldChar w:fldCharType="begin">
          <w:fldData xml:space="preserve">PEVuZE5vdGU+PENpdGU+PEF1dGhvcj5OdW5lei1DYXN0aWxsYTwvQXV0aG9yPjxZZWFyPjIwMjI8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PEVuZE5vdGU+PENpdGU+PEF1dGhvcj5OdW5lei1DYXN0aWxsYTwvQXV0aG9yPjxZZWFyPjIwMjI8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645725" w:rsidRPr="0055104B">
        <w:rPr>
          <w:rFonts w:ascii="Arial" w:hAnsi="Arial" w:cs="Arial"/>
        </w:rPr>
      </w:r>
      <w:r w:rsidR="00645725" w:rsidRPr="0055104B">
        <w:rPr>
          <w:rFonts w:ascii="Arial" w:hAnsi="Arial" w:cs="Arial"/>
        </w:rPr>
        <w:fldChar w:fldCharType="separate"/>
      </w:r>
      <w:r w:rsidR="00231394" w:rsidRPr="00231394">
        <w:rPr>
          <w:rFonts w:ascii="Arial" w:hAnsi="Arial" w:cs="Arial"/>
          <w:noProof/>
          <w:vertAlign w:val="superscript"/>
        </w:rPr>
        <w:t>50</w:t>
      </w:r>
      <w:r w:rsidR="00645725" w:rsidRPr="0055104B">
        <w:rPr>
          <w:rFonts w:ascii="Arial" w:hAnsi="Arial" w:cs="Arial"/>
        </w:rPr>
        <w:fldChar w:fldCharType="end"/>
      </w:r>
      <w:r w:rsidRPr="0055104B">
        <w:rPr>
          <w:rFonts w:ascii="Arial" w:hAnsi="Arial" w:cs="Arial"/>
        </w:rPr>
        <w:t xml:space="preserve"> ELDKY has been s</w:t>
      </w:r>
      <w:r w:rsidR="00F26169" w:rsidRPr="0055104B">
        <w:rPr>
          <w:rFonts w:ascii="Arial" w:hAnsi="Arial" w:cs="Arial"/>
        </w:rPr>
        <w:t>een</w:t>
      </w:r>
      <w:r w:rsidRPr="0055104B">
        <w:rPr>
          <w:rFonts w:ascii="Arial" w:hAnsi="Arial" w:cs="Arial"/>
        </w:rPr>
        <w:t xml:space="preserve"> to elicit antibody responses following COVID-19 immunization with the spike protein mRNA vaccine</w:t>
      </w:r>
      <w:r w:rsidR="00F26169" w:rsidRPr="0055104B">
        <w:rPr>
          <w:rFonts w:ascii="Arial" w:hAnsi="Arial" w:cs="Arial"/>
        </w:rPr>
        <w:t>,</w:t>
      </w:r>
      <w:r w:rsidRPr="0055104B">
        <w:rPr>
          <w:rFonts w:ascii="Arial" w:hAnsi="Arial" w:cs="Arial"/>
        </w:rPr>
        <w:t xml:space="preserve"> and increased antibody response to ELDKY has been observed in patients with severe COVID-19.</w:t>
      </w:r>
      <w:r w:rsidR="00645725" w:rsidRPr="0055104B">
        <w:rPr>
          <w:rFonts w:ascii="Arial" w:hAnsi="Arial" w:cs="Arial"/>
        </w:rPr>
        <w:fldChar w:fldCharType="begin">
          <w:fldData xml:space="preserve">PEVuZE5vdGU+PENpdGU+PEF1dGhvcj5BbmRyaWVzPC9BdXRob3I+PFllYXI+MjAyMjwvWWVhcj48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PEVuZE5vdGU+PENpdGU+PEF1dGhvcj5BbmRyaWVzPC9BdXRob3I+PFllYXI+MjAyMjwvWWVhcj48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645725" w:rsidRPr="0055104B">
        <w:rPr>
          <w:rFonts w:ascii="Arial" w:hAnsi="Arial" w:cs="Arial"/>
        </w:rPr>
      </w:r>
      <w:r w:rsidR="00645725" w:rsidRPr="0055104B">
        <w:rPr>
          <w:rFonts w:ascii="Arial" w:hAnsi="Arial" w:cs="Arial"/>
        </w:rPr>
        <w:fldChar w:fldCharType="separate"/>
      </w:r>
      <w:r w:rsidR="00231394" w:rsidRPr="00231394">
        <w:rPr>
          <w:rFonts w:ascii="Arial" w:hAnsi="Arial" w:cs="Arial"/>
          <w:noProof/>
          <w:vertAlign w:val="superscript"/>
        </w:rPr>
        <w:t>51,52</w:t>
      </w:r>
      <w:r w:rsidR="00645725" w:rsidRPr="0055104B">
        <w:rPr>
          <w:rFonts w:ascii="Arial" w:hAnsi="Arial" w:cs="Arial"/>
        </w:rPr>
        <w:fldChar w:fldCharType="end"/>
      </w:r>
      <w:r w:rsidRPr="0055104B">
        <w:rPr>
          <w:rFonts w:ascii="Arial" w:hAnsi="Arial" w:cs="Arial"/>
        </w:rPr>
        <w:t xml:space="preserve"> It is hypothesized t</w:t>
      </w:r>
      <w:r w:rsidR="00097474" w:rsidRPr="0055104B">
        <w:rPr>
          <w:rFonts w:ascii="Arial" w:hAnsi="Arial" w:cs="Arial"/>
        </w:rPr>
        <w:t>hat the cross-reactivity of the ELDKY motif and the spike protein may be responsible for antibody-mediated effects on both platelet and cardiac function seen in COVID-19.</w:t>
      </w:r>
      <w:r w:rsidR="00645725" w:rsidRPr="0055104B">
        <w:rPr>
          <w:rFonts w:ascii="Arial" w:hAnsi="Arial" w:cs="Arial"/>
        </w:rPr>
        <w:fldChar w:fldCharType="begin">
          <w:fldData xml:space="preserve">PEVuZE5vdGU+PENpdGU+PEF1dGhvcj5OdW5lei1DYXN0aWxsYTwvQXV0aG9yPjxZZWFyPjIwMjI8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=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PEVuZE5vdGU+PENpdGU+PEF1dGhvcj5OdW5lei1DYXN0aWxsYTwvQXV0aG9yPjxZZWFyPjIwMjI8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=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645725" w:rsidRPr="0055104B">
        <w:rPr>
          <w:rFonts w:ascii="Arial" w:hAnsi="Arial" w:cs="Arial"/>
        </w:rPr>
      </w:r>
      <w:r w:rsidR="00645725" w:rsidRPr="0055104B">
        <w:rPr>
          <w:rFonts w:ascii="Arial" w:hAnsi="Arial" w:cs="Arial"/>
        </w:rPr>
        <w:fldChar w:fldCharType="separate"/>
      </w:r>
      <w:r w:rsidR="00231394" w:rsidRPr="00231394">
        <w:rPr>
          <w:rFonts w:ascii="Arial" w:hAnsi="Arial" w:cs="Arial"/>
          <w:noProof/>
          <w:vertAlign w:val="superscript"/>
        </w:rPr>
        <w:t>27,50</w:t>
      </w:r>
      <w:r w:rsidR="00645725" w:rsidRPr="0055104B">
        <w:rPr>
          <w:rFonts w:ascii="Arial" w:hAnsi="Arial" w:cs="Arial"/>
        </w:rPr>
        <w:fldChar w:fldCharType="end"/>
      </w:r>
      <w:r w:rsidR="00097474" w:rsidRPr="0055104B">
        <w:rPr>
          <w:rFonts w:ascii="Arial" w:hAnsi="Arial" w:cs="Arial"/>
        </w:rPr>
        <w:t xml:space="preserve"> Another study examining genomic data of COVID-19 patients found that PRKG1 alleles </w:t>
      </w:r>
      <w:r w:rsidR="007777A1" w:rsidRPr="0055104B">
        <w:rPr>
          <w:rFonts w:ascii="Arial" w:hAnsi="Arial" w:cs="Arial"/>
        </w:rPr>
        <w:t>are also</w:t>
      </w:r>
      <w:r w:rsidR="00097474" w:rsidRPr="0055104B">
        <w:rPr>
          <w:rFonts w:ascii="Arial" w:hAnsi="Arial" w:cs="Arial"/>
        </w:rPr>
        <w:t xml:space="preserve"> linked with increased mortality in the middle-aged European-American population (ages 45-54)</w:t>
      </w:r>
      <w:r w:rsidR="007777A1" w:rsidRPr="0055104B">
        <w:rPr>
          <w:rFonts w:ascii="Arial" w:hAnsi="Arial" w:cs="Arial"/>
        </w:rPr>
        <w:t>. However,</w:t>
      </w:r>
      <w:r w:rsidR="00097474" w:rsidRPr="0055104B">
        <w:rPr>
          <w:rFonts w:ascii="Arial" w:hAnsi="Arial" w:cs="Arial"/>
        </w:rPr>
        <w:t xml:space="preserve"> the definitive mechanism of this risk factor remains unknown.</w:t>
      </w:r>
      <w:r w:rsidR="00645725" w:rsidRPr="0055104B">
        <w:rPr>
          <w:rFonts w:ascii="Arial" w:hAnsi="Arial" w:cs="Arial"/>
        </w:rPr>
        <w:fldChar w:fldCharType="begin">
          <w:fldData xml:space="preserve">PEVuZE5vdGU+PENpdGU+PEF1dGhvcj5ObG48L0F1dGhvcj48WWVhcj4yMDIyPC9ZZWFyPjxSZWNO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PEVuZE5vdGU+PENpdGU+PEF1dGhvcj5ObG48L0F1dGhvcj48WWVhcj4yMDIyPC9ZZWFyPjxSZWNO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645725" w:rsidRPr="0055104B">
        <w:rPr>
          <w:rFonts w:ascii="Arial" w:hAnsi="Arial" w:cs="Arial"/>
        </w:rPr>
      </w:r>
      <w:r w:rsidR="00645725" w:rsidRPr="0055104B">
        <w:rPr>
          <w:rFonts w:ascii="Arial" w:hAnsi="Arial" w:cs="Arial"/>
        </w:rPr>
        <w:fldChar w:fldCharType="separate"/>
      </w:r>
      <w:r w:rsidR="00231394" w:rsidRPr="00231394">
        <w:rPr>
          <w:rFonts w:ascii="Arial" w:hAnsi="Arial" w:cs="Arial"/>
          <w:noProof/>
          <w:vertAlign w:val="superscript"/>
        </w:rPr>
        <w:t>53</w:t>
      </w:r>
      <w:r w:rsidR="00645725" w:rsidRPr="0055104B">
        <w:rPr>
          <w:rFonts w:ascii="Arial" w:hAnsi="Arial" w:cs="Arial"/>
        </w:rPr>
        <w:fldChar w:fldCharType="end"/>
      </w:r>
    </w:p>
    <w:p w14:paraId="213A314E" w14:textId="48670F80" w:rsidR="00774F7F" w:rsidRPr="0055104B" w:rsidRDefault="00FB1FC0" w:rsidP="00052F55">
      <w:pPr>
        <w:jc w:val="both"/>
        <w:rPr>
          <w:rFonts w:ascii="Arial" w:hAnsi="Arial" w:cs="Arial"/>
        </w:rPr>
      </w:pPr>
      <w:proofErr w:type="spellStart"/>
      <w:r w:rsidRPr="0055104B">
        <w:rPr>
          <w:rFonts w:ascii="Arial" w:hAnsi="Arial" w:cs="Arial"/>
        </w:rPr>
        <w:lastRenderedPageBreak/>
        <w:t>P</w:t>
      </w:r>
      <w:r w:rsidR="002A2ABA" w:rsidRPr="0055104B">
        <w:rPr>
          <w:rFonts w:ascii="Arial" w:hAnsi="Arial" w:cs="Arial"/>
        </w:rPr>
        <w:t>hosphodiesterases</w:t>
      </w:r>
      <w:proofErr w:type="spellEnd"/>
      <w:r w:rsidR="002A2ABA" w:rsidRPr="0055104B">
        <w:rPr>
          <w:rFonts w:ascii="Arial" w:hAnsi="Arial" w:cs="Arial"/>
        </w:rPr>
        <w:t xml:space="preserve"> (PDEs)</w:t>
      </w:r>
      <w:r w:rsidRPr="0055104B">
        <w:rPr>
          <w:rFonts w:ascii="Arial" w:hAnsi="Arial" w:cs="Arial"/>
        </w:rPr>
        <w:t xml:space="preserve"> play important roles in hydrolyzing and inactivating cAMP and cGMP in cellular processes. </w:t>
      </w:r>
      <w:r w:rsidR="002A2ABA" w:rsidRPr="0055104B">
        <w:rPr>
          <w:rFonts w:ascii="Arial" w:hAnsi="Arial" w:cs="Arial"/>
        </w:rPr>
        <w:t>PDE2A, however, is s</w:t>
      </w:r>
      <w:r w:rsidR="007777A1" w:rsidRPr="0055104B">
        <w:rPr>
          <w:rFonts w:ascii="Arial" w:hAnsi="Arial" w:cs="Arial"/>
        </w:rPr>
        <w:t>timulated explicitly</w:t>
      </w:r>
      <w:r w:rsidR="002A2ABA" w:rsidRPr="0055104B">
        <w:rPr>
          <w:rFonts w:ascii="Arial" w:hAnsi="Arial" w:cs="Arial"/>
        </w:rPr>
        <w:t xml:space="preserve"> by cGMP to </w:t>
      </w:r>
      <w:r w:rsidR="007777A1" w:rsidRPr="0055104B">
        <w:rPr>
          <w:rFonts w:ascii="Arial" w:hAnsi="Arial" w:cs="Arial"/>
        </w:rPr>
        <w:t>hydrolyze cAMP preferentially</w:t>
      </w:r>
      <w:r w:rsidR="002A2ABA" w:rsidRPr="0055104B">
        <w:rPr>
          <w:rFonts w:ascii="Arial" w:hAnsi="Arial" w:cs="Arial"/>
        </w:rPr>
        <w:t>.</w:t>
      </w:r>
      <w:r w:rsidR="00F550FF" w:rsidRPr="0055104B">
        <w:rPr>
          <w:rFonts w:ascii="Arial" w:hAnsi="Arial" w:cs="Arial"/>
        </w:rPr>
        <w:fldChar w:fldCharType="begin">
          <w:fldData xml:space="preserve">PEVuZE5vdGU+PENpdGU+PEF1dGhvcj5SZW50c2VuZG9yajwvQXV0aG9yPjxZZWFyPjIwMTQ8L1ll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PEVuZE5vdGU+PENpdGU+PEF1dGhvcj5SZW50c2VuZG9yajwvQXV0aG9yPjxZZWFyPjIwMTQ8L1ll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F550FF" w:rsidRPr="0055104B">
        <w:rPr>
          <w:rFonts w:ascii="Arial" w:hAnsi="Arial" w:cs="Arial"/>
        </w:rPr>
      </w:r>
      <w:r w:rsidR="00F550FF" w:rsidRPr="0055104B">
        <w:rPr>
          <w:rFonts w:ascii="Arial" w:hAnsi="Arial" w:cs="Arial"/>
        </w:rPr>
        <w:fldChar w:fldCharType="separate"/>
      </w:r>
      <w:r w:rsidR="00231394" w:rsidRPr="00231394">
        <w:rPr>
          <w:rFonts w:ascii="Arial" w:hAnsi="Arial" w:cs="Arial"/>
          <w:noProof/>
          <w:vertAlign w:val="superscript"/>
        </w:rPr>
        <w:t>54</w:t>
      </w:r>
      <w:r w:rsidR="00F550FF" w:rsidRPr="0055104B">
        <w:rPr>
          <w:rFonts w:ascii="Arial" w:hAnsi="Arial" w:cs="Arial"/>
        </w:rPr>
        <w:fldChar w:fldCharType="end"/>
      </w:r>
      <w:r w:rsidR="002A2ABA" w:rsidRPr="0055104B">
        <w:rPr>
          <w:rFonts w:ascii="Arial" w:hAnsi="Arial" w:cs="Arial"/>
        </w:rPr>
        <w:t xml:space="preserve"> </w:t>
      </w:r>
      <w:r w:rsidR="00A814CD" w:rsidRPr="0055104B">
        <w:rPr>
          <w:rFonts w:ascii="Arial" w:hAnsi="Arial" w:cs="Arial"/>
        </w:rPr>
        <w:t xml:space="preserve">These intracellular cyclic nucleotides have been known to play a role in </w:t>
      </w:r>
      <w:r w:rsidR="007777A1" w:rsidRPr="0055104B">
        <w:rPr>
          <w:rFonts w:ascii="Arial" w:hAnsi="Arial" w:cs="Arial"/>
        </w:rPr>
        <w:t>maintaining</w:t>
      </w:r>
      <w:r w:rsidR="00A814CD" w:rsidRPr="0055104B">
        <w:rPr>
          <w:rFonts w:ascii="Arial" w:hAnsi="Arial" w:cs="Arial"/>
        </w:rPr>
        <w:t xml:space="preserve"> the endothelial cell barrier.</w:t>
      </w:r>
      <w:r w:rsidR="00F550FF" w:rsidRPr="0055104B">
        <w:rPr>
          <w:rFonts w:ascii="Arial" w:hAnsi="Arial" w:cs="Arial"/>
        </w:rPr>
        <w:fldChar w:fldCharType="begin"/>
      </w:r>
      <w:r w:rsidR="00231394">
        <w:rPr>
          <w:rFonts w:ascii="Arial" w:hAnsi="Arial" w:cs="Arial"/>
        </w:rPr>
        <w:instrText xml:space="preserve"> ADDIN EN.CITE &lt;EndNote&gt;&lt;Cite&gt;&lt;Author&gt;Suttorp&lt;/Author&gt;&lt;Year&gt;1993&lt;/Year&gt;&lt;RecNum&gt;50&lt;/RecNum&gt;&lt;DisplayText&gt;&lt;style face="superscript"&gt;55&lt;/style&gt;&lt;/DisplayText&gt;&lt;record&gt;&lt;rec-number&gt;50&lt;/rec-number&gt;&lt;foreign-keys&gt;&lt;key app="EN" db-id="ep00ee2znfvteyes25eprt5vswetdvtttvf2" timestamp="1718306431"&gt;50&lt;/key&gt;&lt;/foreign-keys&gt;&lt;ref-type name="Journal Article"&gt;17&lt;/ref-type&gt;&lt;contributors&gt;&lt;authors&gt;&lt;author&gt;Suttorp, N.&lt;/author&gt;&lt;author&gt;Weber, U.&lt;/author&gt;&lt;author&gt;Welsch, T.&lt;/author&gt;&lt;author&gt;Schudt, C.&lt;/author&gt;&lt;/authors&gt;&lt;/contributors&gt;&lt;auth-address&gt;Department of Internal Medicine, Justus Liebig-University, Giessen, Germany.&lt;/auth-address&gt;&lt;titles&gt;&lt;title&gt;Role of phosphodiesterases in the regulation of endothelial permeability in vitro&lt;/title&gt;&lt;secondary-title&gt;J Clin Invest&lt;/secondary-title&gt;&lt;/titles&gt;&lt;periodical&gt;&lt;full-title&gt;J Clin Invest&lt;/full-title&gt;&lt;/periodical&gt;&lt;pages&gt;1421-8&lt;/pages&gt;&lt;volume&gt;91&lt;/volume&gt;&lt;number&gt;4&lt;/number&gt;&lt;keywords&gt;&lt;keyword&gt;Animals&lt;/keyword&gt;&lt;keyword&gt;Cell Membrane Permeability/drug effects&lt;/keyword&gt;&lt;keyword&gt;Cyclic AMP/analysis/pharmacology&lt;/keyword&gt;&lt;keyword&gt;Endothelium, Vascular/chemistry/enzymology/*physiology&lt;/keyword&gt;&lt;keyword&gt;Hydrogen Peroxide/pharmacokinetics&lt;/keyword&gt;&lt;keyword&gt;Isoenzymes/*physiology&lt;/keyword&gt;&lt;keyword&gt;Phosphodiesterase Inhibitors/pharmacology&lt;/keyword&gt;&lt;keyword&gt;Phosphoric Diester Hydrolases/*physiology&lt;/keyword&gt;&lt;keyword&gt;Pulmonary Artery&lt;/keyword&gt;&lt;keyword&gt;Swine&lt;/keyword&gt;&lt;/keywords&gt;&lt;dates&gt;&lt;year&gt;1993&lt;/year&gt;&lt;pub-dates&gt;&lt;date&gt;Apr&lt;/date&gt;&lt;/pub-dates&gt;&lt;/dates&gt;&lt;isbn&gt;0021-9738 (Print)&amp;#xD;0021-9738 (Linking)&lt;/isbn&gt;&lt;accession-num&gt;8386187&lt;/accession-num&gt;&lt;urls&gt;&lt;related-urls&gt;&lt;url&gt;https://www.ncbi.nlm.nih.gov/pubmed/8386187&lt;/url&gt;&lt;/related-urls&gt;&lt;/urls&gt;&lt;custom2&gt;PMC288116&lt;/custom2&gt;&lt;electronic-resource-num&gt;10.1172/JCI116346&lt;/electronic-resource-num&gt;&lt;remote-database-name&gt;Medline&lt;/remote-database-name&gt;&lt;remote-database-provider&gt;NLM&lt;/remote-database-provider&gt;&lt;/record&gt;&lt;/Cite&gt;&lt;/EndNote&gt;</w:instrText>
      </w:r>
      <w:r w:rsidR="00F550FF" w:rsidRPr="0055104B">
        <w:rPr>
          <w:rFonts w:ascii="Arial" w:hAnsi="Arial" w:cs="Arial"/>
        </w:rPr>
        <w:fldChar w:fldCharType="separate"/>
      </w:r>
      <w:r w:rsidR="00231394" w:rsidRPr="00231394">
        <w:rPr>
          <w:rFonts w:ascii="Arial" w:hAnsi="Arial" w:cs="Arial"/>
          <w:noProof/>
          <w:vertAlign w:val="superscript"/>
        </w:rPr>
        <w:t>55</w:t>
      </w:r>
      <w:r w:rsidR="00F550FF" w:rsidRPr="0055104B">
        <w:rPr>
          <w:rFonts w:ascii="Arial" w:hAnsi="Arial" w:cs="Arial"/>
        </w:rPr>
        <w:fldChar w:fldCharType="end"/>
      </w:r>
      <w:r w:rsidR="00A814CD" w:rsidRPr="0055104B">
        <w:rPr>
          <w:rFonts w:ascii="Arial" w:hAnsi="Arial" w:cs="Arial"/>
        </w:rPr>
        <w:t xml:space="preserve"> </w:t>
      </w:r>
      <w:r w:rsidR="002D137F" w:rsidRPr="0055104B">
        <w:rPr>
          <w:rFonts w:ascii="Arial" w:hAnsi="Arial" w:cs="Arial"/>
        </w:rPr>
        <w:t xml:space="preserve">Although little data specifically connecting PDE2A to COVID-19 exists, this gene has been previously implicated in the development of lung injury. </w:t>
      </w:r>
      <w:r w:rsidR="002A2ABA" w:rsidRPr="0055104B">
        <w:rPr>
          <w:rFonts w:ascii="Arial" w:hAnsi="Arial" w:cs="Arial"/>
        </w:rPr>
        <w:t xml:space="preserve">In </w:t>
      </w:r>
      <w:r w:rsidR="005C1CF1" w:rsidRPr="0055104B">
        <w:rPr>
          <w:rFonts w:ascii="Arial" w:hAnsi="Arial" w:cs="Arial"/>
        </w:rPr>
        <w:t xml:space="preserve">mouse </w:t>
      </w:r>
      <w:r w:rsidR="002A2ABA" w:rsidRPr="0055104B">
        <w:rPr>
          <w:rFonts w:ascii="Arial" w:hAnsi="Arial" w:cs="Arial"/>
        </w:rPr>
        <w:t>studies</w:t>
      </w:r>
      <w:r w:rsidR="005C1CF1" w:rsidRPr="0055104B">
        <w:rPr>
          <w:rFonts w:ascii="Arial" w:hAnsi="Arial" w:cs="Arial"/>
        </w:rPr>
        <w:t xml:space="preserve">, PDE2A has </w:t>
      </w:r>
      <w:r w:rsidR="007777A1" w:rsidRPr="0055104B">
        <w:rPr>
          <w:rFonts w:ascii="Arial" w:hAnsi="Arial" w:cs="Arial"/>
        </w:rPr>
        <w:t>downregulated</w:t>
      </w:r>
      <w:r w:rsidR="005C1CF1" w:rsidRPr="0055104B">
        <w:rPr>
          <w:rFonts w:ascii="Arial" w:hAnsi="Arial" w:cs="Arial"/>
        </w:rPr>
        <w:t xml:space="preserve"> lung nitric oxide synthase (NOS) in </w:t>
      </w:r>
      <w:r w:rsidR="007777A1" w:rsidRPr="0055104B">
        <w:rPr>
          <w:rFonts w:ascii="Arial" w:hAnsi="Arial" w:cs="Arial"/>
        </w:rPr>
        <w:t>early-</w:t>
      </w:r>
      <w:r w:rsidR="005C1CF1" w:rsidRPr="0055104B">
        <w:rPr>
          <w:rFonts w:ascii="Arial" w:hAnsi="Arial" w:cs="Arial"/>
        </w:rPr>
        <w:t>stage injury</w:t>
      </w:r>
      <w:r w:rsidR="007777A1" w:rsidRPr="0055104B">
        <w:rPr>
          <w:rFonts w:ascii="Arial" w:hAnsi="Arial" w:cs="Arial"/>
        </w:rPr>
        <w:t>,</w:t>
      </w:r>
      <w:r w:rsidR="005C1CF1" w:rsidRPr="0055104B">
        <w:rPr>
          <w:rFonts w:ascii="Arial" w:hAnsi="Arial" w:cs="Arial"/>
        </w:rPr>
        <w:t xml:space="preserve"> thus promoting alveolar inflammation and lung injury.</w:t>
      </w:r>
      <w:r w:rsidR="00F550FF" w:rsidRPr="0055104B">
        <w:rPr>
          <w:rFonts w:ascii="Arial" w:hAnsi="Arial" w:cs="Arial"/>
        </w:rPr>
        <w:fldChar w:fldCharType="begin">
          <w:fldData xml:space="preserve">PEVuZE5vdGU+PENpdGU+PEF1dGhvcj5SZW50c2VuZG9yajwvQXV0aG9yPjxZZWFyPjIwMTE8L1ll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PEVuZE5vdGU+PENpdGU+PEF1dGhvcj5SZW50c2VuZG9yajwvQXV0aG9yPjxZZWFyPjIwMTE8L1ll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F550FF" w:rsidRPr="0055104B">
        <w:rPr>
          <w:rFonts w:ascii="Arial" w:hAnsi="Arial" w:cs="Arial"/>
        </w:rPr>
      </w:r>
      <w:r w:rsidR="00F550FF" w:rsidRPr="0055104B">
        <w:rPr>
          <w:rFonts w:ascii="Arial" w:hAnsi="Arial" w:cs="Arial"/>
        </w:rPr>
        <w:fldChar w:fldCharType="separate"/>
      </w:r>
      <w:r w:rsidR="00231394" w:rsidRPr="00231394">
        <w:rPr>
          <w:rFonts w:ascii="Arial" w:hAnsi="Arial" w:cs="Arial"/>
          <w:noProof/>
          <w:vertAlign w:val="superscript"/>
        </w:rPr>
        <w:t>56</w:t>
      </w:r>
      <w:r w:rsidR="00F550FF" w:rsidRPr="0055104B">
        <w:rPr>
          <w:rFonts w:ascii="Arial" w:hAnsi="Arial" w:cs="Arial"/>
        </w:rPr>
        <w:fldChar w:fldCharType="end"/>
      </w:r>
      <w:r w:rsidR="005C1CF1" w:rsidRPr="0055104B">
        <w:rPr>
          <w:rFonts w:ascii="Arial" w:hAnsi="Arial" w:cs="Arial"/>
        </w:rPr>
        <w:t xml:space="preserve"> In </w:t>
      </w:r>
      <w:r w:rsidR="007777A1" w:rsidRPr="0055104B">
        <w:rPr>
          <w:rFonts w:ascii="Arial" w:hAnsi="Arial" w:cs="Arial"/>
        </w:rPr>
        <w:t>late-</w:t>
      </w:r>
      <w:r w:rsidR="005C1CF1" w:rsidRPr="0055104B">
        <w:rPr>
          <w:rFonts w:ascii="Arial" w:hAnsi="Arial" w:cs="Arial"/>
        </w:rPr>
        <w:t xml:space="preserve">stage injury, however, PDE2A </w:t>
      </w:r>
      <w:r w:rsidR="007777A1" w:rsidRPr="0055104B">
        <w:rPr>
          <w:rFonts w:ascii="Arial" w:hAnsi="Arial" w:cs="Arial"/>
        </w:rPr>
        <w:t>inhibits</w:t>
      </w:r>
      <w:r w:rsidR="005C1CF1" w:rsidRPr="0055104B">
        <w:rPr>
          <w:rFonts w:ascii="Arial" w:hAnsi="Arial" w:cs="Arial"/>
        </w:rPr>
        <w:t xml:space="preserve"> macrophage NOS expression, which </w:t>
      </w:r>
      <w:r w:rsidR="007777A1" w:rsidRPr="0055104B">
        <w:rPr>
          <w:rFonts w:ascii="Arial" w:hAnsi="Arial" w:cs="Arial"/>
        </w:rPr>
        <w:t xml:space="preserve">has </w:t>
      </w:r>
      <w:r w:rsidR="005C1CF1" w:rsidRPr="0055104B">
        <w:rPr>
          <w:rFonts w:ascii="Arial" w:hAnsi="Arial" w:cs="Arial"/>
        </w:rPr>
        <w:t>been suggested to promote lung</w:t>
      </w:r>
      <w:r w:rsidR="007777A1" w:rsidRPr="0055104B">
        <w:rPr>
          <w:rFonts w:ascii="Arial" w:hAnsi="Arial" w:cs="Arial"/>
        </w:rPr>
        <w:t xml:space="preserve"> </w:t>
      </w:r>
      <w:r w:rsidR="005C1CF1" w:rsidRPr="0055104B">
        <w:rPr>
          <w:rFonts w:ascii="Arial" w:hAnsi="Arial" w:cs="Arial"/>
        </w:rPr>
        <w:t>injury resolution following initial insult.</w:t>
      </w:r>
      <w:r w:rsidR="00F550FF" w:rsidRPr="0055104B">
        <w:rPr>
          <w:rFonts w:ascii="Arial" w:hAnsi="Arial" w:cs="Arial"/>
        </w:rPr>
        <w:fldChar w:fldCharType="begin">
          <w:fldData xml:space="preserve">PEVuZE5vdGU+PENpdGU+PEF1dGhvcj5SZW50c2VuZG9yajwvQXV0aG9yPjxZZWFyPjIwMTQ8L1ll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PEVuZE5vdGU+PENpdGU+PEF1dGhvcj5SZW50c2VuZG9yajwvQXV0aG9yPjxZZWFyPjIwMTQ8L1ll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F550FF" w:rsidRPr="0055104B">
        <w:rPr>
          <w:rFonts w:ascii="Arial" w:hAnsi="Arial" w:cs="Arial"/>
        </w:rPr>
      </w:r>
      <w:r w:rsidR="00F550FF" w:rsidRPr="0055104B">
        <w:rPr>
          <w:rFonts w:ascii="Arial" w:hAnsi="Arial" w:cs="Arial"/>
        </w:rPr>
        <w:fldChar w:fldCharType="separate"/>
      </w:r>
      <w:r w:rsidR="00231394" w:rsidRPr="00231394">
        <w:rPr>
          <w:rFonts w:ascii="Arial" w:hAnsi="Arial" w:cs="Arial"/>
          <w:noProof/>
          <w:vertAlign w:val="superscript"/>
        </w:rPr>
        <w:t>54</w:t>
      </w:r>
      <w:r w:rsidR="00F550FF" w:rsidRPr="0055104B">
        <w:rPr>
          <w:rFonts w:ascii="Arial" w:hAnsi="Arial" w:cs="Arial"/>
        </w:rPr>
        <w:fldChar w:fldCharType="end"/>
      </w:r>
      <w:r w:rsidR="005C1CF1" w:rsidRPr="0055104B">
        <w:rPr>
          <w:rFonts w:ascii="Arial" w:hAnsi="Arial" w:cs="Arial"/>
        </w:rPr>
        <w:t xml:space="preserve"> The mechanism of this pathological process is hypothesized to involve pulmonary endothelial barrier dysfunction </w:t>
      </w:r>
      <w:r w:rsidR="00A814CD" w:rsidRPr="0055104B">
        <w:rPr>
          <w:rFonts w:ascii="Arial" w:hAnsi="Arial" w:cs="Arial"/>
        </w:rPr>
        <w:t>caused by decreases in cAMP catalyzed by increased PDE2A expression.</w:t>
      </w:r>
      <w:r w:rsidR="00F550FF" w:rsidRPr="0055104B">
        <w:rPr>
          <w:rFonts w:ascii="Arial" w:hAnsi="Arial" w:cs="Arial"/>
        </w:rPr>
        <w:fldChar w:fldCharType="begin">
          <w:fldData xml:space="preserve">PEVuZE5vdGU+PENpdGU+PEF1dGhvcj5TY2htaWR0PC9BdXRob3I+PFllYXI+MjAwODwvWWVhcj48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PEVuZE5vdGU+PENpdGU+PEF1dGhvcj5TY2htaWR0PC9BdXRob3I+PFllYXI+MjAwODwvWWVhcj48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F550FF" w:rsidRPr="0055104B">
        <w:rPr>
          <w:rFonts w:ascii="Arial" w:hAnsi="Arial" w:cs="Arial"/>
        </w:rPr>
      </w:r>
      <w:r w:rsidR="00F550FF" w:rsidRPr="0055104B">
        <w:rPr>
          <w:rFonts w:ascii="Arial" w:hAnsi="Arial" w:cs="Arial"/>
        </w:rPr>
        <w:fldChar w:fldCharType="separate"/>
      </w:r>
      <w:r w:rsidR="00231394" w:rsidRPr="00231394">
        <w:rPr>
          <w:rFonts w:ascii="Arial" w:hAnsi="Arial" w:cs="Arial"/>
          <w:noProof/>
          <w:vertAlign w:val="superscript"/>
        </w:rPr>
        <w:t>57</w:t>
      </w:r>
      <w:r w:rsidR="00F550FF" w:rsidRPr="0055104B">
        <w:rPr>
          <w:rFonts w:ascii="Arial" w:hAnsi="Arial" w:cs="Arial"/>
        </w:rPr>
        <w:fldChar w:fldCharType="end"/>
      </w:r>
      <w:r w:rsidR="00A814CD" w:rsidRPr="0055104B">
        <w:rPr>
          <w:rFonts w:ascii="Arial" w:hAnsi="Arial" w:cs="Arial"/>
        </w:rPr>
        <w:t xml:space="preserve"> A separate study evaluating the effects of tumor necrosis factor-α (TNF-α) found an up-regulation in PDE2A downstream and increased membrane permeability. PDE2 inhibition in </w:t>
      </w:r>
      <w:r w:rsidR="009F0920" w:rsidRPr="0055104B">
        <w:rPr>
          <w:rFonts w:ascii="Arial" w:hAnsi="Arial" w:cs="Arial"/>
        </w:rPr>
        <w:t>mice lungs</w:t>
      </w:r>
      <w:r w:rsidR="00A814CD" w:rsidRPr="0055104B">
        <w:rPr>
          <w:rFonts w:ascii="Arial" w:hAnsi="Arial" w:cs="Arial"/>
        </w:rPr>
        <w:t xml:space="preserve"> </w:t>
      </w:r>
      <w:r w:rsidR="007777A1" w:rsidRPr="0055104B">
        <w:rPr>
          <w:rFonts w:ascii="Arial" w:hAnsi="Arial" w:cs="Arial"/>
        </w:rPr>
        <w:t>reduced</w:t>
      </w:r>
      <w:r w:rsidR="00A814CD" w:rsidRPr="0055104B">
        <w:rPr>
          <w:rFonts w:ascii="Arial" w:hAnsi="Arial" w:cs="Arial"/>
        </w:rPr>
        <w:t xml:space="preserve"> </w:t>
      </w:r>
      <w:r w:rsidR="007777A1" w:rsidRPr="0055104B">
        <w:rPr>
          <w:rFonts w:ascii="Arial" w:hAnsi="Arial" w:cs="Arial"/>
        </w:rPr>
        <w:t xml:space="preserve">the </w:t>
      </w:r>
      <w:r w:rsidR="00A814CD" w:rsidRPr="0055104B">
        <w:rPr>
          <w:rFonts w:ascii="Arial" w:hAnsi="Arial" w:cs="Arial"/>
        </w:rPr>
        <w:t xml:space="preserve">wet-to-dry ratio and albumin movement, </w:t>
      </w:r>
      <w:r w:rsidR="009F0920" w:rsidRPr="0055104B">
        <w:rPr>
          <w:rFonts w:ascii="Arial" w:hAnsi="Arial" w:cs="Arial"/>
        </w:rPr>
        <w:t>demonstrating</w:t>
      </w:r>
      <w:r w:rsidR="00A814CD" w:rsidRPr="0055104B">
        <w:rPr>
          <w:rFonts w:ascii="Arial" w:hAnsi="Arial" w:cs="Arial"/>
        </w:rPr>
        <w:t xml:space="preserve"> minimiz</w:t>
      </w:r>
      <w:r w:rsidR="009F0920" w:rsidRPr="0055104B">
        <w:rPr>
          <w:rFonts w:ascii="Arial" w:hAnsi="Arial" w:cs="Arial"/>
        </w:rPr>
        <w:t>ed</w:t>
      </w:r>
      <w:r w:rsidR="00A814CD" w:rsidRPr="0055104B">
        <w:rPr>
          <w:rFonts w:ascii="Arial" w:hAnsi="Arial" w:cs="Arial"/>
        </w:rPr>
        <w:t xml:space="preserve"> fluid </w:t>
      </w:r>
      <w:r w:rsidR="009F0920" w:rsidRPr="0055104B">
        <w:rPr>
          <w:rFonts w:ascii="Arial" w:hAnsi="Arial" w:cs="Arial"/>
        </w:rPr>
        <w:t>translocation.</w:t>
      </w:r>
      <w:r w:rsidR="00F550FF" w:rsidRPr="0055104B">
        <w:rPr>
          <w:rFonts w:ascii="Arial" w:hAnsi="Arial" w:cs="Arial"/>
        </w:rPr>
        <w:fldChar w:fldCharType="begin">
          <w:fldData xml:space="preserve">PEVuZE5vdGU+PENpdGU+PEF1dGhvcj5TZXlib2xkPC9BdXRob3I+PFllYXI+MjAwNTwvWWVhcj48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PEVuZE5vdGU+PENpdGU+PEF1dGhvcj5TZXlib2xkPC9BdXRob3I+PFllYXI+MjAwNTwvWWVhcj48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F550FF" w:rsidRPr="0055104B">
        <w:rPr>
          <w:rFonts w:ascii="Arial" w:hAnsi="Arial" w:cs="Arial"/>
        </w:rPr>
      </w:r>
      <w:r w:rsidR="00F550FF" w:rsidRPr="0055104B">
        <w:rPr>
          <w:rFonts w:ascii="Arial" w:hAnsi="Arial" w:cs="Arial"/>
        </w:rPr>
        <w:fldChar w:fldCharType="separate"/>
      </w:r>
      <w:r w:rsidR="00231394" w:rsidRPr="00231394">
        <w:rPr>
          <w:rFonts w:ascii="Arial" w:hAnsi="Arial" w:cs="Arial"/>
          <w:noProof/>
          <w:vertAlign w:val="superscript"/>
        </w:rPr>
        <w:t>58</w:t>
      </w:r>
      <w:r w:rsidR="00F550FF" w:rsidRPr="0055104B">
        <w:rPr>
          <w:rFonts w:ascii="Arial" w:hAnsi="Arial" w:cs="Arial"/>
        </w:rPr>
        <w:fldChar w:fldCharType="end"/>
      </w:r>
      <w:r w:rsidR="009F0920" w:rsidRPr="0055104B">
        <w:rPr>
          <w:rFonts w:ascii="Arial" w:hAnsi="Arial" w:cs="Arial"/>
        </w:rPr>
        <w:t xml:space="preserve"> PDE2A’s role in the development of lung injury through disrupted endothelial membrane barriers likely reflects the upregulation of this gene in COVID-19 patients and the increased risk for pulmonary complications such as acute respiratory distress syndrome (ARDS).</w:t>
      </w:r>
    </w:p>
    <w:p w14:paraId="2C49153E" w14:textId="5E037EC0" w:rsidR="008D7B48" w:rsidRPr="0055104B" w:rsidRDefault="00E63FCD" w:rsidP="00052F55">
      <w:pPr>
        <w:jc w:val="both"/>
        <w:rPr>
          <w:rFonts w:ascii="Arial" w:hAnsi="Arial" w:cs="Arial"/>
        </w:rPr>
      </w:pPr>
      <w:r w:rsidRPr="0055104B">
        <w:rPr>
          <w:rFonts w:ascii="Arial" w:hAnsi="Arial" w:cs="Arial"/>
        </w:rPr>
        <w:t>In addition to gene expression, we measured a panel of cytokines</w:t>
      </w:r>
      <w:r w:rsidR="007777A1" w:rsidRPr="0055104B">
        <w:rPr>
          <w:rFonts w:ascii="Arial" w:hAnsi="Arial" w:cs="Arial"/>
        </w:rPr>
        <w:t>, chemokines,</w:t>
      </w:r>
      <w:r w:rsidR="002D17DB" w:rsidRPr="0055104B">
        <w:rPr>
          <w:rFonts w:ascii="Arial" w:hAnsi="Arial" w:cs="Arial"/>
        </w:rPr>
        <w:t xml:space="preserve"> </w:t>
      </w:r>
      <w:r w:rsidRPr="0055104B">
        <w:rPr>
          <w:rFonts w:ascii="Arial" w:hAnsi="Arial" w:cs="Arial"/>
        </w:rPr>
        <w:t xml:space="preserve">circulating ACE2, and circulating DPP-IV.  </w:t>
      </w:r>
      <w:r w:rsidR="00074A69" w:rsidRPr="0055104B">
        <w:rPr>
          <w:rFonts w:ascii="Arial" w:hAnsi="Arial" w:cs="Arial"/>
        </w:rPr>
        <w:t xml:space="preserve">While we did not find significant differences in TNF and IL-6 between groups, individuals with COVID-19 and DM did have numerically higher values than those without either disease.  Previous literature has highlighted elevated cytokines and chemokines leading to </w:t>
      </w:r>
      <w:r w:rsidR="007777A1" w:rsidRPr="0055104B">
        <w:rPr>
          <w:rFonts w:ascii="Arial" w:hAnsi="Arial" w:cs="Arial"/>
        </w:rPr>
        <w:t xml:space="preserve">a </w:t>
      </w:r>
      <w:r w:rsidR="00074A69" w:rsidRPr="0055104B">
        <w:rPr>
          <w:rFonts w:ascii="Arial" w:hAnsi="Arial" w:cs="Arial"/>
        </w:rPr>
        <w:t>“cytokine storm” in individuals with severe COVID-19.</w:t>
      </w:r>
      <w:r w:rsidR="00B478BD" w:rsidRPr="0055104B">
        <w:rPr>
          <w:rFonts w:ascii="Arial" w:hAnsi="Arial" w:cs="Arial"/>
        </w:rPr>
        <w:fldChar w:fldCharType="begin">
          <w:fldData xml:space="preserve">PEVuZE5vdGU+PENpdGU+PEF1dGhvcj5Nb250YXplcnNhaGViPC9BdXRob3I+PFllYXI+MjAyMjwv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PEVuZE5vdGU+PENpdGU+PEF1dGhvcj5Nb250YXplcnNhaGViPC9BdXRob3I+PFllYXI+MjAyMjwv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B478BD" w:rsidRPr="0055104B">
        <w:rPr>
          <w:rFonts w:ascii="Arial" w:hAnsi="Arial" w:cs="Arial"/>
        </w:rPr>
      </w:r>
      <w:r w:rsidR="00B478BD" w:rsidRPr="0055104B">
        <w:rPr>
          <w:rFonts w:ascii="Arial" w:hAnsi="Arial" w:cs="Arial"/>
        </w:rPr>
        <w:fldChar w:fldCharType="separate"/>
      </w:r>
      <w:r w:rsidR="00231394" w:rsidRPr="00231394">
        <w:rPr>
          <w:rFonts w:ascii="Arial" w:hAnsi="Arial" w:cs="Arial"/>
          <w:noProof/>
          <w:vertAlign w:val="superscript"/>
        </w:rPr>
        <w:t>59</w:t>
      </w:r>
      <w:r w:rsidR="00B478BD" w:rsidRPr="0055104B">
        <w:rPr>
          <w:rFonts w:ascii="Arial" w:hAnsi="Arial" w:cs="Arial"/>
        </w:rPr>
        <w:fldChar w:fldCharType="end"/>
      </w:r>
      <w:r w:rsidR="00074A69" w:rsidRPr="0055104B">
        <w:rPr>
          <w:rFonts w:ascii="Arial" w:hAnsi="Arial" w:cs="Arial"/>
        </w:rPr>
        <w:t xml:space="preserve">  </w:t>
      </w:r>
      <w:r w:rsidR="007777A1" w:rsidRPr="0055104B">
        <w:rPr>
          <w:rFonts w:ascii="Arial" w:hAnsi="Arial" w:cs="Arial"/>
        </w:rPr>
        <w:t>Notab</w:t>
      </w:r>
      <w:r w:rsidR="00074A69" w:rsidRPr="0055104B">
        <w:rPr>
          <w:rFonts w:ascii="Arial" w:hAnsi="Arial" w:cs="Arial"/>
        </w:rPr>
        <w:t>ly, nearly 80% of patients in th</w:t>
      </w:r>
      <w:r w:rsidR="004A3AAF" w:rsidRPr="0055104B">
        <w:rPr>
          <w:rFonts w:ascii="Arial" w:hAnsi="Arial" w:cs="Arial"/>
        </w:rPr>
        <w:t>e current</w:t>
      </w:r>
      <w:r w:rsidR="00074A69" w:rsidRPr="0055104B">
        <w:rPr>
          <w:rFonts w:ascii="Arial" w:hAnsi="Arial" w:cs="Arial"/>
        </w:rPr>
        <w:t xml:space="preserve"> study received dexamethasone, </w:t>
      </w:r>
      <w:r w:rsidR="007777A1" w:rsidRPr="0055104B">
        <w:rPr>
          <w:rFonts w:ascii="Arial" w:hAnsi="Arial" w:cs="Arial"/>
        </w:rPr>
        <w:t>while</w:t>
      </w:r>
      <w:r w:rsidR="00074A69" w:rsidRPr="0055104B">
        <w:rPr>
          <w:rFonts w:ascii="Arial" w:hAnsi="Arial" w:cs="Arial"/>
        </w:rPr>
        <w:t xml:space="preserve"> others received alternative corticosteroids.  These </w:t>
      </w:r>
      <w:r w:rsidR="000A32C2" w:rsidRPr="0055104B">
        <w:rPr>
          <w:rFonts w:ascii="Arial" w:hAnsi="Arial" w:cs="Arial"/>
        </w:rPr>
        <w:t>drugs are frequently administered at the earliest sign of severe illness to prevent cytokine storm.</w:t>
      </w:r>
      <w:r w:rsidR="00B478BD" w:rsidRPr="0055104B">
        <w:rPr>
          <w:rFonts w:ascii="Arial" w:hAnsi="Arial" w:cs="Arial"/>
        </w:rPr>
        <w:fldChar w:fldCharType="begin">
          <w:fldData xml:space="preserve">PEVuZE5vdGU+PENpdGU+PEF1dGhvcj5TaGFydW48L0F1dGhvcj48WWVhcj4yMDIwPC9ZZWFyPjxS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PEVuZE5vdGU+PENpdGU+PEF1dGhvcj5TaGFydW48L0F1dGhvcj48WWVhcj4yMDIwPC9ZZWFyPjxS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B478BD" w:rsidRPr="0055104B">
        <w:rPr>
          <w:rFonts w:ascii="Arial" w:hAnsi="Arial" w:cs="Arial"/>
        </w:rPr>
      </w:r>
      <w:r w:rsidR="00B478BD" w:rsidRPr="0055104B">
        <w:rPr>
          <w:rFonts w:ascii="Arial" w:hAnsi="Arial" w:cs="Arial"/>
        </w:rPr>
        <w:fldChar w:fldCharType="separate"/>
      </w:r>
      <w:r w:rsidR="00231394" w:rsidRPr="00231394">
        <w:rPr>
          <w:rFonts w:ascii="Arial" w:hAnsi="Arial" w:cs="Arial"/>
          <w:noProof/>
          <w:vertAlign w:val="superscript"/>
        </w:rPr>
        <w:t>60</w:t>
      </w:r>
      <w:r w:rsidR="00B478BD" w:rsidRPr="0055104B">
        <w:rPr>
          <w:rFonts w:ascii="Arial" w:hAnsi="Arial" w:cs="Arial"/>
        </w:rPr>
        <w:fldChar w:fldCharType="end"/>
      </w:r>
      <w:r w:rsidR="000A32C2" w:rsidRPr="0055104B">
        <w:rPr>
          <w:rFonts w:ascii="Arial" w:hAnsi="Arial" w:cs="Arial"/>
        </w:rPr>
        <w:t xml:space="preserve">  As such, </w:t>
      </w:r>
      <w:r w:rsidR="007777A1" w:rsidRPr="0055104B">
        <w:rPr>
          <w:rFonts w:ascii="Arial" w:hAnsi="Arial" w:cs="Arial"/>
        </w:rPr>
        <w:t xml:space="preserve">drug therapy may have influenced </w:t>
      </w:r>
      <w:r w:rsidR="000A32C2" w:rsidRPr="0055104B">
        <w:rPr>
          <w:rFonts w:ascii="Arial" w:hAnsi="Arial" w:cs="Arial"/>
        </w:rPr>
        <w:t>the relatively small changes in cytokines and chemokines.  In addition, individuals with DM were more likely to receive tocilizumab, an IL-6-directed monoclonal antibody.</w:t>
      </w:r>
    </w:p>
    <w:p w14:paraId="389C4739" w14:textId="2FE5CB75" w:rsidR="00B478BD" w:rsidRPr="0055104B" w:rsidRDefault="00B478BD" w:rsidP="00052F55">
      <w:pPr>
        <w:jc w:val="both"/>
        <w:rPr>
          <w:rFonts w:ascii="Arial" w:hAnsi="Arial" w:cs="Arial"/>
        </w:rPr>
      </w:pPr>
      <w:r w:rsidRPr="0055104B">
        <w:rPr>
          <w:rFonts w:ascii="Arial" w:hAnsi="Arial" w:cs="Arial"/>
        </w:rPr>
        <w:t xml:space="preserve">Serum ACE2 </w:t>
      </w:r>
      <w:r w:rsidR="007777A1" w:rsidRPr="0055104B">
        <w:rPr>
          <w:rFonts w:ascii="Arial" w:hAnsi="Arial" w:cs="Arial"/>
        </w:rPr>
        <w:t>is</w:t>
      </w:r>
      <w:r w:rsidRPr="0055104B">
        <w:rPr>
          <w:rFonts w:ascii="Arial" w:hAnsi="Arial" w:cs="Arial"/>
        </w:rPr>
        <w:t xml:space="preserve"> associated with more severe COVID-19 infection.</w:t>
      </w:r>
      <w:r w:rsidRPr="0055104B">
        <w:rPr>
          <w:rFonts w:ascii="Arial" w:hAnsi="Arial" w:cs="Arial"/>
        </w:rPr>
        <w:fldChar w:fldCharType="begin">
          <w:fldData xml:space="preserve">PEVuZE5vdGU+PENpdGU+PEF1dGhvcj5CYW5pIEhhbmk8L0F1dGhvcj48WWVhcj4yMDIyPC9ZZWFy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PEVuZE5vdGU+PENpdGU+PEF1dGhvcj5CYW5pIEhhbmk8L0F1dGhvcj48WWVhcj4yMDIyPC9ZZWFy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Pr="0055104B">
        <w:rPr>
          <w:rFonts w:ascii="Arial" w:hAnsi="Arial" w:cs="Arial"/>
        </w:rPr>
      </w:r>
      <w:r w:rsidRPr="0055104B">
        <w:rPr>
          <w:rFonts w:ascii="Arial" w:hAnsi="Arial" w:cs="Arial"/>
        </w:rPr>
        <w:fldChar w:fldCharType="separate"/>
      </w:r>
      <w:r w:rsidR="00231394" w:rsidRPr="00231394">
        <w:rPr>
          <w:rFonts w:ascii="Arial" w:hAnsi="Arial" w:cs="Arial"/>
          <w:noProof/>
          <w:vertAlign w:val="superscript"/>
        </w:rPr>
        <w:t>61,62</w:t>
      </w:r>
      <w:r w:rsidRPr="0055104B">
        <w:rPr>
          <w:rFonts w:ascii="Arial" w:hAnsi="Arial" w:cs="Arial"/>
        </w:rPr>
        <w:fldChar w:fldCharType="end"/>
      </w:r>
      <w:r w:rsidRPr="0055104B">
        <w:rPr>
          <w:rFonts w:ascii="Arial" w:hAnsi="Arial" w:cs="Arial"/>
        </w:rPr>
        <w:t xml:space="preserve">  </w:t>
      </w:r>
      <w:r w:rsidR="004B1279" w:rsidRPr="0055104B">
        <w:rPr>
          <w:rFonts w:ascii="Arial" w:hAnsi="Arial" w:cs="Arial"/>
        </w:rPr>
        <w:t>Similarly, circulating</w:t>
      </w:r>
      <w:r w:rsidRPr="0055104B">
        <w:rPr>
          <w:rFonts w:ascii="Arial" w:hAnsi="Arial" w:cs="Arial"/>
        </w:rPr>
        <w:t xml:space="preserve"> DPP-IV </w:t>
      </w:r>
      <w:r w:rsidR="004B1279" w:rsidRPr="0055104B">
        <w:rPr>
          <w:rFonts w:ascii="Arial" w:hAnsi="Arial" w:cs="Arial"/>
        </w:rPr>
        <w:t xml:space="preserve">has been reported </w:t>
      </w:r>
      <w:r w:rsidR="007777A1" w:rsidRPr="0055104B">
        <w:rPr>
          <w:rFonts w:ascii="Arial" w:hAnsi="Arial" w:cs="Arial"/>
        </w:rPr>
        <w:t>to be</w:t>
      </w:r>
      <w:r w:rsidR="004B1279" w:rsidRPr="0055104B">
        <w:rPr>
          <w:rFonts w:ascii="Arial" w:hAnsi="Arial" w:cs="Arial"/>
        </w:rPr>
        <w:t xml:space="preserve"> lower in individuals with severe COVID-19.</w:t>
      </w:r>
      <w:r w:rsidR="004B1279" w:rsidRPr="0055104B">
        <w:rPr>
          <w:rFonts w:ascii="Arial" w:hAnsi="Arial" w:cs="Arial"/>
        </w:rPr>
        <w:fldChar w:fldCharType="begin">
          <w:fldData xml:space="preserve">PEVuZE5vdGU+PENpdGU+PEF1dGhvcj5Nb3JhLVJvZHJpZ3VlejwvQXV0aG9yPjxZZWFyPjIwMjQ8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=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PEVuZE5vdGU+PENpdGU+PEF1dGhvcj5Nb3JhLVJvZHJpZ3VlejwvQXV0aG9yPjxZZWFyPjIwMjQ8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=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4B1279" w:rsidRPr="0055104B">
        <w:rPr>
          <w:rFonts w:ascii="Arial" w:hAnsi="Arial" w:cs="Arial"/>
        </w:rPr>
      </w:r>
      <w:r w:rsidR="004B1279" w:rsidRPr="0055104B">
        <w:rPr>
          <w:rFonts w:ascii="Arial" w:hAnsi="Arial" w:cs="Arial"/>
        </w:rPr>
        <w:fldChar w:fldCharType="separate"/>
      </w:r>
      <w:r w:rsidR="00231394" w:rsidRPr="00231394">
        <w:rPr>
          <w:rFonts w:ascii="Arial" w:hAnsi="Arial" w:cs="Arial"/>
          <w:noProof/>
          <w:vertAlign w:val="superscript"/>
        </w:rPr>
        <w:t>63,64</w:t>
      </w:r>
      <w:r w:rsidR="004B1279" w:rsidRPr="0055104B">
        <w:rPr>
          <w:rFonts w:ascii="Arial" w:hAnsi="Arial" w:cs="Arial"/>
        </w:rPr>
        <w:fldChar w:fldCharType="end"/>
      </w:r>
      <w:r w:rsidR="004B1279" w:rsidRPr="0055104B">
        <w:rPr>
          <w:rFonts w:ascii="Arial" w:hAnsi="Arial" w:cs="Arial"/>
        </w:rPr>
        <w:t xml:space="preserve">  Our findings affirm these previous observations.</w:t>
      </w:r>
    </w:p>
    <w:p w14:paraId="5170F672" w14:textId="669932E2" w:rsidR="00BC20A4" w:rsidRPr="0055104B" w:rsidRDefault="00BC20A4" w:rsidP="00052F55">
      <w:pPr>
        <w:jc w:val="both"/>
        <w:rPr>
          <w:rFonts w:ascii="Arial" w:hAnsi="Arial" w:cs="Arial"/>
        </w:rPr>
      </w:pPr>
      <w:r w:rsidRPr="0055104B">
        <w:rPr>
          <w:rFonts w:ascii="Arial" w:hAnsi="Arial" w:cs="Arial"/>
        </w:rPr>
        <w:t>Finally, clinical outcomes were assessed</w:t>
      </w:r>
      <w:r w:rsidR="007777A1" w:rsidRPr="0055104B">
        <w:rPr>
          <w:rFonts w:ascii="Arial" w:hAnsi="Arial" w:cs="Arial"/>
        </w:rPr>
        <w:t>,</w:t>
      </w:r>
      <w:r w:rsidRPr="0055104B">
        <w:rPr>
          <w:rFonts w:ascii="Arial" w:hAnsi="Arial" w:cs="Arial"/>
        </w:rPr>
        <w:t xml:space="preserve"> and we found </w:t>
      </w:r>
      <w:r w:rsidR="002D17DB" w:rsidRPr="0055104B">
        <w:rPr>
          <w:rFonts w:ascii="Arial" w:hAnsi="Arial" w:cs="Arial"/>
        </w:rPr>
        <w:t>an increased mortality in patients with COVID-19 and concomitant diabetes versus COVID-19 alone (</w:t>
      </w:r>
      <w:r w:rsidR="001F2B17" w:rsidRPr="0055104B">
        <w:rPr>
          <w:rFonts w:ascii="Arial" w:hAnsi="Arial" w:cs="Arial"/>
        </w:rPr>
        <w:t>17.6</w:t>
      </w:r>
      <w:r w:rsidR="002D17DB" w:rsidRPr="0055104B">
        <w:rPr>
          <w:rFonts w:ascii="Arial" w:hAnsi="Arial" w:cs="Arial"/>
        </w:rPr>
        <w:t xml:space="preserve">% vs </w:t>
      </w:r>
      <w:r w:rsidR="001F2B17" w:rsidRPr="0055104B">
        <w:rPr>
          <w:rFonts w:ascii="Arial" w:hAnsi="Arial" w:cs="Arial"/>
        </w:rPr>
        <w:t>7.9</w:t>
      </w:r>
      <w:r w:rsidR="002D17DB" w:rsidRPr="0055104B">
        <w:rPr>
          <w:rFonts w:ascii="Arial" w:hAnsi="Arial" w:cs="Arial"/>
        </w:rPr>
        <w:t xml:space="preserve">%); however, the difference did not reach statistical significance.  </w:t>
      </w:r>
      <w:r w:rsidR="007777A1" w:rsidRPr="0055104B">
        <w:rPr>
          <w:rFonts w:ascii="Arial" w:hAnsi="Arial" w:cs="Arial"/>
        </w:rPr>
        <w:t>T</w:t>
      </w:r>
      <w:r w:rsidR="002D17DB" w:rsidRPr="0055104B">
        <w:rPr>
          <w:rFonts w:ascii="Arial" w:hAnsi="Arial" w:cs="Arial"/>
        </w:rPr>
        <w:t>he study was not designed to evaluate clinical outcomes and likely had insufficient power to detect significant differences.</w:t>
      </w:r>
    </w:p>
    <w:p w14:paraId="1E9182FD" w14:textId="1D81F0FD" w:rsidR="006B7F97" w:rsidRPr="0055104B" w:rsidRDefault="006B7F97" w:rsidP="00052F55">
      <w:pPr>
        <w:jc w:val="both"/>
        <w:rPr>
          <w:rFonts w:ascii="Arial" w:hAnsi="Arial" w:cs="Arial"/>
        </w:rPr>
      </w:pPr>
      <w:r w:rsidRPr="0055104B">
        <w:rPr>
          <w:rFonts w:ascii="Arial" w:hAnsi="Arial" w:cs="Arial"/>
        </w:rPr>
        <w:t>The strengths of this study include the sample size and the quality of sample collection. Furthermore, the study utilized whole blood, which likely reflects a more accurate representation of gene expression</w:t>
      </w:r>
      <w:r w:rsidR="002D17DB" w:rsidRPr="0055104B">
        <w:rPr>
          <w:rFonts w:ascii="Arial" w:hAnsi="Arial" w:cs="Arial"/>
        </w:rPr>
        <w:t xml:space="preserve"> relative to samples from other sources,</w:t>
      </w:r>
      <w:r w:rsidRPr="0055104B">
        <w:rPr>
          <w:rFonts w:ascii="Arial" w:hAnsi="Arial" w:cs="Arial"/>
        </w:rPr>
        <w:t xml:space="preserve"> such as nasal swabs.</w:t>
      </w:r>
      <w:r w:rsidR="001C2A68">
        <w:rPr>
          <w:rFonts w:ascii="Arial" w:hAnsi="Arial" w:cs="Arial"/>
        </w:rPr>
        <w:t xml:space="preserve">  In addition, </w:t>
      </w:r>
      <w:r w:rsidR="00185EA7">
        <w:rPr>
          <w:rFonts w:ascii="Arial" w:hAnsi="Arial" w:cs="Arial"/>
        </w:rPr>
        <w:t>stratified analysis</w:t>
      </w:r>
      <w:r w:rsidR="001C2A68">
        <w:rPr>
          <w:rFonts w:ascii="Arial" w:hAnsi="Arial" w:cs="Arial"/>
        </w:rPr>
        <w:t xml:space="preserve"> by individuals with and without diabetes </w:t>
      </w:r>
      <w:r w:rsidR="00185EA7">
        <w:rPr>
          <w:rFonts w:ascii="Arial" w:hAnsi="Arial" w:cs="Arial"/>
        </w:rPr>
        <w:t xml:space="preserve">allowed focus on a high-risk population.  </w:t>
      </w:r>
      <w:r w:rsidR="001C2A68">
        <w:rPr>
          <w:rFonts w:ascii="Arial" w:hAnsi="Arial" w:cs="Arial"/>
        </w:rPr>
        <w:t>Limitations include using leftover clinical specimens, which may have been available for only some subjects in the study.  Nonetheless, this strategy allowed for the performance of the study without placing unnecessary burdens on patients for additional blood collection.  The retrospective nature of data collection limited the clinical laboratory values available for each subject.</w:t>
      </w:r>
      <w:r w:rsidR="00185EA7">
        <w:rPr>
          <w:rFonts w:ascii="Arial" w:hAnsi="Arial" w:cs="Arial"/>
        </w:rPr>
        <w:t xml:space="preserve">  Regardless of these limitations, the study provides important insight into the altered gene expression patterns in individuals with COVID-19 with and without diabetes mellitus.</w:t>
      </w:r>
    </w:p>
    <w:p w14:paraId="06262031" w14:textId="1CBF8599" w:rsidR="00001D5E" w:rsidRPr="00231394" w:rsidRDefault="00231394" w:rsidP="00052F55">
      <w:pPr>
        <w:jc w:val="both"/>
        <w:rPr>
          <w:rFonts w:ascii="Arial" w:hAnsi="Arial" w:cs="Arial"/>
          <w:b/>
          <w:bCs/>
          <w:u w:val="single"/>
        </w:rPr>
      </w:pPr>
      <w:r w:rsidRPr="00231394">
        <w:rPr>
          <w:rStyle w:val="Heading2Char"/>
          <w:rFonts w:ascii="Arial" w:hAnsi="Arial" w:cs="Arial"/>
          <w:b/>
          <w:bCs/>
          <w:sz w:val="22"/>
          <w:szCs w:val="22"/>
          <w:u w:val="single"/>
        </w:rPr>
        <w:t>Conclusions</w:t>
      </w:r>
    </w:p>
    <w:p w14:paraId="3BD6FFF5" w14:textId="38EE3F3A" w:rsidR="007B57E6" w:rsidRDefault="007B57E6" w:rsidP="00052F55">
      <w:pPr>
        <w:jc w:val="both"/>
        <w:rPr>
          <w:ins w:id="16" w:author="Marshall Yuan" w:date="2024-10-01T16:38:00Z"/>
          <w:rFonts w:ascii="Arial" w:hAnsi="Arial" w:cs="Arial"/>
        </w:rPr>
      </w:pPr>
      <w:r w:rsidRPr="0055104B">
        <w:rPr>
          <w:rFonts w:ascii="Arial" w:hAnsi="Arial" w:cs="Arial"/>
        </w:rPr>
        <w:t>Gene expression is altered in individuals with and without DM</w:t>
      </w:r>
      <w:r w:rsidR="00185EA7">
        <w:rPr>
          <w:rFonts w:ascii="Arial" w:hAnsi="Arial" w:cs="Arial"/>
        </w:rPr>
        <w:t xml:space="preserve"> who have COVID-19</w:t>
      </w:r>
      <w:r w:rsidRPr="0055104B">
        <w:rPr>
          <w:rFonts w:ascii="Arial" w:hAnsi="Arial" w:cs="Arial"/>
        </w:rPr>
        <w:t xml:space="preserve">. Many differentially expressed genes are involved in the </w:t>
      </w:r>
      <w:r w:rsidR="00185EA7">
        <w:rPr>
          <w:rFonts w:ascii="Arial" w:hAnsi="Arial" w:cs="Arial"/>
        </w:rPr>
        <w:t>disease process and represent</w:t>
      </w:r>
      <w:r w:rsidRPr="0055104B">
        <w:rPr>
          <w:rFonts w:ascii="Arial" w:hAnsi="Arial" w:cs="Arial"/>
        </w:rPr>
        <w:t xml:space="preserve"> potential drug targets.</w:t>
      </w:r>
    </w:p>
    <w:p w14:paraId="09CDD43E" w14:textId="2247618B" w:rsidR="00231394" w:rsidRPr="00231394" w:rsidRDefault="00231394" w:rsidP="00231394">
      <w:pPr>
        <w:pStyle w:val="Heading1"/>
        <w:rPr>
          <w:rFonts w:ascii="Arial" w:hAnsi="Arial" w:cs="Arial"/>
          <w:b/>
          <w:bCs/>
          <w:color w:val="auto"/>
          <w:sz w:val="22"/>
          <w:szCs w:val="22"/>
          <w:u w:val="single"/>
        </w:rPr>
      </w:pPr>
      <w:r w:rsidRPr="00231394">
        <w:rPr>
          <w:rStyle w:val="Heading2Char"/>
          <w:rFonts w:ascii="Arial" w:hAnsi="Arial" w:cs="Arial"/>
          <w:b/>
          <w:bCs/>
          <w:sz w:val="22"/>
          <w:szCs w:val="22"/>
          <w:u w:val="single"/>
        </w:rPr>
        <w:t>Methods</w:t>
      </w:r>
    </w:p>
    <w:p w14:paraId="3853F8A2" w14:textId="77777777" w:rsidR="00231394" w:rsidRPr="0055104B" w:rsidRDefault="00231394" w:rsidP="00231394">
      <w:pPr>
        <w:spacing w:after="0"/>
        <w:jc w:val="both"/>
        <w:rPr>
          <w:rFonts w:ascii="Arial" w:hAnsi="Arial" w:cs="Arial"/>
          <w:color w:val="2F5496" w:themeColor="accent1" w:themeShade="BF"/>
        </w:rPr>
      </w:pPr>
      <w:r w:rsidRPr="0055104B">
        <w:rPr>
          <w:rStyle w:val="Heading2Char"/>
          <w:rFonts w:ascii="Arial" w:hAnsi="Arial" w:cs="Arial"/>
          <w:sz w:val="22"/>
          <w:szCs w:val="22"/>
        </w:rPr>
        <w:t>Data source and sample collection</w:t>
      </w:r>
    </w:p>
    <w:p w14:paraId="08763BD7" w14:textId="77777777" w:rsidR="00231394" w:rsidRPr="0055104B" w:rsidRDefault="00231394" w:rsidP="00231394">
      <w:pPr>
        <w:spacing w:after="0"/>
        <w:jc w:val="both"/>
        <w:rPr>
          <w:rFonts w:ascii="Arial" w:hAnsi="Arial" w:cs="Arial"/>
        </w:rPr>
      </w:pPr>
      <w:r w:rsidRPr="0055104B">
        <w:rPr>
          <w:rFonts w:ascii="Arial" w:hAnsi="Arial" w:cs="Arial"/>
        </w:rPr>
        <w:t xml:space="preserve">We performed a single-center, IRB-approved cohort study using data from electronic health records and leftover clinical specimens at a large community medical center. All subjects 18 years of age or older with remnant clinical blood specimens within 48 hours of hospital admission were eligible for inclusion. Pregnant patients and those </w:t>
      </w:r>
      <w:r w:rsidRPr="0055104B">
        <w:rPr>
          <w:rFonts w:ascii="Arial" w:hAnsi="Arial" w:cs="Arial"/>
        </w:rPr>
        <w:lastRenderedPageBreak/>
        <w:t xml:space="preserve">discharged directly from the Emergency Department were excluded.  An aliquot of leftover whole blood specimens collected in EDTA tubes was immediately frozen for each patient.  The remaining whole blood was centrifuged at 3000 x </w:t>
      </w:r>
      <w:r w:rsidRPr="0055104B">
        <w:rPr>
          <w:rFonts w:ascii="Arial" w:hAnsi="Arial" w:cs="Arial"/>
          <w:i/>
        </w:rPr>
        <w:t>G</w:t>
      </w:r>
      <w:r w:rsidRPr="0055104B">
        <w:rPr>
          <w:rFonts w:ascii="Arial" w:hAnsi="Arial" w:cs="Arial"/>
        </w:rPr>
        <w:t xml:space="preserve"> for 10 minutes, and plasma was drawn off.  All samples were stored at -80°C until analysis.</w:t>
      </w:r>
    </w:p>
    <w:p w14:paraId="3AE26A8B" w14:textId="77777777" w:rsidR="00231394" w:rsidRPr="0055104B" w:rsidRDefault="00231394" w:rsidP="00231394">
      <w:pPr>
        <w:spacing w:after="0"/>
        <w:jc w:val="both"/>
        <w:rPr>
          <w:rFonts w:ascii="Arial" w:hAnsi="Arial" w:cs="Arial"/>
        </w:rPr>
      </w:pPr>
    </w:p>
    <w:p w14:paraId="1B1E1C42" w14:textId="77777777" w:rsidR="00231394" w:rsidRPr="0055104B" w:rsidRDefault="00231394" w:rsidP="00231394">
      <w:pPr>
        <w:pStyle w:val="Heading2"/>
        <w:rPr>
          <w:rFonts w:ascii="Arial" w:hAnsi="Arial" w:cs="Arial"/>
          <w:sz w:val="22"/>
          <w:szCs w:val="22"/>
        </w:rPr>
      </w:pPr>
      <w:r w:rsidRPr="0055104B">
        <w:rPr>
          <w:rFonts w:ascii="Arial" w:hAnsi="Arial" w:cs="Arial"/>
          <w:sz w:val="22"/>
          <w:szCs w:val="22"/>
        </w:rPr>
        <w:t>Data extraction and collection</w:t>
      </w:r>
    </w:p>
    <w:p w14:paraId="6D2EC792" w14:textId="77777777" w:rsidR="00231394" w:rsidRPr="0055104B" w:rsidRDefault="00231394" w:rsidP="00231394">
      <w:pPr>
        <w:jc w:val="both"/>
        <w:rPr>
          <w:rFonts w:ascii="Arial" w:hAnsi="Arial" w:cs="Arial"/>
        </w:rPr>
      </w:pPr>
      <w:r w:rsidRPr="0055104B">
        <w:rPr>
          <w:rFonts w:ascii="Arial" w:hAnsi="Arial" w:cs="Arial"/>
        </w:rPr>
        <w:t xml:space="preserve">All data were extracted from the electronic health record (EPIC Systems; Wisconsin, USA). Patient age, sex, race/ethnicity, comorbidities, vaccination status, concomitant medications, COVID-related treatment interventions, and other relevant clinical laboratory data were extracted from the records. Patient comorbidities were identified using the International Classification of Diseases, tenth revision, clinical modification (ICD-10-CM) codes. The overall comorbidity status of patients was defined by the scoring of the Charlson-Deyo comorbidity Index (CCI). </w:t>
      </w:r>
    </w:p>
    <w:p w14:paraId="36AB23B3" w14:textId="77777777" w:rsidR="00231394" w:rsidRPr="0055104B" w:rsidRDefault="00231394" w:rsidP="00231394">
      <w:pPr>
        <w:pStyle w:val="Heading2"/>
        <w:rPr>
          <w:rFonts w:ascii="Arial" w:hAnsi="Arial" w:cs="Arial"/>
          <w:sz w:val="22"/>
          <w:szCs w:val="22"/>
        </w:rPr>
      </w:pPr>
      <w:r w:rsidRPr="0055104B">
        <w:rPr>
          <w:rFonts w:ascii="Arial" w:hAnsi="Arial" w:cs="Arial"/>
          <w:sz w:val="22"/>
          <w:szCs w:val="22"/>
        </w:rPr>
        <w:t>RNA-Sequencing</w:t>
      </w:r>
    </w:p>
    <w:p w14:paraId="5E856703" w14:textId="77777777" w:rsidR="00231394" w:rsidRPr="0055104B" w:rsidRDefault="00231394" w:rsidP="00231394">
      <w:pPr>
        <w:jc w:val="both"/>
        <w:rPr>
          <w:rFonts w:ascii="Arial" w:hAnsi="Arial" w:cs="Arial"/>
          <w:bCs/>
        </w:rPr>
      </w:pPr>
      <w:r w:rsidRPr="0055104B">
        <w:rPr>
          <w:rFonts w:ascii="Arial" w:hAnsi="Arial" w:cs="Arial"/>
          <w:bCs/>
        </w:rPr>
        <w:t xml:space="preserve">RNA sequencing was performed “fee-for-service” by </w:t>
      </w:r>
      <w:proofErr w:type="spellStart"/>
      <w:r w:rsidRPr="0055104B">
        <w:rPr>
          <w:rFonts w:ascii="Arial" w:hAnsi="Arial" w:cs="Arial"/>
          <w:bCs/>
        </w:rPr>
        <w:t>Singulomics</w:t>
      </w:r>
      <w:proofErr w:type="spellEnd"/>
      <w:r w:rsidRPr="0055104B">
        <w:rPr>
          <w:rFonts w:ascii="Arial" w:hAnsi="Arial" w:cs="Arial"/>
          <w:bCs/>
        </w:rPr>
        <w:t xml:space="preserve"> (Bronx, NY).  RNA was purified using poly-T oligo-attached magnetic beads. After fragmentation, the first strand cDNA was synthesized using random hexamer primers, followed by the second strand cDNA synthesis using either </w:t>
      </w:r>
      <w:proofErr w:type="spellStart"/>
      <w:r w:rsidRPr="0055104B">
        <w:rPr>
          <w:rFonts w:ascii="Arial" w:hAnsi="Arial" w:cs="Arial"/>
          <w:bCs/>
        </w:rPr>
        <w:t>dUTP</w:t>
      </w:r>
      <w:proofErr w:type="spellEnd"/>
      <w:r w:rsidRPr="0055104B">
        <w:rPr>
          <w:rFonts w:ascii="Arial" w:hAnsi="Arial" w:cs="Arial"/>
          <w:bCs/>
        </w:rPr>
        <w:t xml:space="preserve"> for directional library or dTTP for non-directional library. For the non-directional library, it was ready after end repair, A-tailing, adapter ligation, size selection, amplification, and purification.</w:t>
      </w:r>
    </w:p>
    <w:p w14:paraId="3ECDC7E4" w14:textId="77777777" w:rsidR="00231394" w:rsidRPr="0055104B" w:rsidRDefault="00231394" w:rsidP="00231394">
      <w:pPr>
        <w:pStyle w:val="Heading2"/>
        <w:rPr>
          <w:rFonts w:ascii="Arial" w:hAnsi="Arial" w:cs="Arial"/>
          <w:sz w:val="22"/>
          <w:szCs w:val="22"/>
        </w:rPr>
      </w:pPr>
      <w:r w:rsidRPr="0055104B">
        <w:rPr>
          <w:rFonts w:ascii="Arial" w:hAnsi="Arial" w:cs="Arial"/>
          <w:sz w:val="22"/>
          <w:szCs w:val="22"/>
        </w:rPr>
        <w:t>Cytokine and chemokine multiplex assay</w:t>
      </w:r>
    </w:p>
    <w:p w14:paraId="777A3B95" w14:textId="77777777" w:rsidR="00231394" w:rsidRPr="0055104B" w:rsidRDefault="00231394" w:rsidP="00231394">
      <w:pPr>
        <w:jc w:val="both"/>
        <w:rPr>
          <w:rFonts w:ascii="Arial" w:hAnsi="Arial" w:cs="Arial"/>
        </w:rPr>
      </w:pPr>
      <w:r w:rsidRPr="0055104B">
        <w:rPr>
          <w:rFonts w:ascii="Arial" w:hAnsi="Arial" w:cs="Arial"/>
        </w:rPr>
        <w:t xml:space="preserve">Plasma cytokine and chemokine concentrations were measured using </w:t>
      </w:r>
      <w:proofErr w:type="spellStart"/>
      <w:r w:rsidRPr="0055104B">
        <w:rPr>
          <w:rFonts w:ascii="Arial" w:hAnsi="Arial" w:cs="Arial"/>
        </w:rPr>
        <w:t>ProcartaPlex</w:t>
      </w:r>
      <w:r w:rsidRPr="0055104B">
        <w:rPr>
          <w:rFonts w:ascii="Arial" w:hAnsi="Arial" w:cs="Arial"/>
          <w:vertAlign w:val="superscript"/>
        </w:rPr>
        <w:t>TM</w:t>
      </w:r>
      <w:proofErr w:type="spellEnd"/>
      <w:r w:rsidRPr="0055104B">
        <w:rPr>
          <w:rFonts w:ascii="Arial" w:hAnsi="Arial" w:cs="Arial"/>
        </w:rPr>
        <w:t xml:space="preserve"> Human Cytokine Storm 21-Plex (Invitrogen; EPX210-15850-901) on the Luminex platform.  The multiplex panel measured the plasma concentration of IFN- α, IFN- γ, IL-1β, IL-2, IL-4, IL-5, IL-6, IL-8 (CXCL8), IL10, IL-12p70, IL-17A (CTLA-8), IL-18, IP-10 (CXCL10), MCP-1 (CCL2), MIP-1α, MIP-1β, TNFα, and TNFβ.  Briefly, 25 µL of plasma and internal controls were plated on a 96-well plate, incubated with magnetic beads, and washed before adding 25 </w:t>
      </w:r>
      <w:proofErr w:type="spellStart"/>
      <w:r w:rsidRPr="0055104B">
        <w:rPr>
          <w:rFonts w:ascii="Arial" w:hAnsi="Arial" w:cs="Arial"/>
        </w:rPr>
        <w:t>μL</w:t>
      </w:r>
      <w:proofErr w:type="spellEnd"/>
      <w:r w:rsidRPr="0055104B">
        <w:rPr>
          <w:rFonts w:ascii="Arial" w:hAnsi="Arial" w:cs="Arial"/>
        </w:rPr>
        <w:t xml:space="preserve"> of detection antibody.  The plate was then incubated for 30 minutes, followed by adding 50 </w:t>
      </w:r>
      <w:proofErr w:type="spellStart"/>
      <w:r w:rsidRPr="0055104B">
        <w:rPr>
          <w:rFonts w:ascii="Arial" w:hAnsi="Arial" w:cs="Arial"/>
        </w:rPr>
        <w:t>μL</w:t>
      </w:r>
      <w:proofErr w:type="spellEnd"/>
      <w:r w:rsidRPr="0055104B">
        <w:rPr>
          <w:rFonts w:ascii="Arial" w:hAnsi="Arial" w:cs="Arial"/>
        </w:rPr>
        <w:t xml:space="preserve"> of Streptavidin-PE to each well.  The concentration of analytes was reported as </w:t>
      </w:r>
      <w:proofErr w:type="spellStart"/>
      <w:r w:rsidRPr="0055104B">
        <w:rPr>
          <w:rFonts w:ascii="Arial" w:hAnsi="Arial" w:cs="Arial"/>
        </w:rPr>
        <w:t>pg</w:t>
      </w:r>
      <w:proofErr w:type="spellEnd"/>
      <w:r w:rsidRPr="0055104B">
        <w:rPr>
          <w:rFonts w:ascii="Arial" w:hAnsi="Arial" w:cs="Arial"/>
        </w:rPr>
        <w:t>/</w:t>
      </w:r>
      <w:proofErr w:type="spellStart"/>
      <w:r w:rsidRPr="0055104B">
        <w:rPr>
          <w:rFonts w:ascii="Arial" w:hAnsi="Arial" w:cs="Arial"/>
        </w:rPr>
        <w:t>mL.</w:t>
      </w:r>
      <w:proofErr w:type="spellEnd"/>
    </w:p>
    <w:p w14:paraId="274CC774" w14:textId="77777777" w:rsidR="00231394" w:rsidRPr="0055104B" w:rsidRDefault="00231394" w:rsidP="00231394">
      <w:pPr>
        <w:pStyle w:val="Heading2"/>
        <w:rPr>
          <w:rFonts w:ascii="Arial" w:hAnsi="Arial" w:cs="Arial"/>
          <w:sz w:val="22"/>
          <w:szCs w:val="22"/>
        </w:rPr>
      </w:pPr>
      <w:r w:rsidRPr="0055104B">
        <w:rPr>
          <w:rFonts w:ascii="Arial" w:hAnsi="Arial" w:cs="Arial"/>
          <w:sz w:val="22"/>
          <w:szCs w:val="22"/>
        </w:rPr>
        <w:t>ACE2 and DPP-IV ELISA</w:t>
      </w:r>
    </w:p>
    <w:p w14:paraId="478C7E70" w14:textId="77777777" w:rsidR="00231394" w:rsidRPr="0055104B" w:rsidRDefault="00231394" w:rsidP="00231394">
      <w:pPr>
        <w:jc w:val="both"/>
        <w:rPr>
          <w:rFonts w:ascii="Arial" w:hAnsi="Arial" w:cs="Arial"/>
        </w:rPr>
      </w:pPr>
      <w:r w:rsidRPr="0055104B">
        <w:rPr>
          <w:rFonts w:ascii="Arial" w:hAnsi="Arial" w:cs="Arial"/>
        </w:rPr>
        <w:t xml:space="preserve">Circulating ACE2 and DPP-IV were measured by sandwich ELISA (Invitrogen; EH489RB; </w:t>
      </w:r>
      <w:proofErr w:type="spellStart"/>
      <w:r w:rsidRPr="0055104B">
        <w:rPr>
          <w:rFonts w:ascii="Arial" w:hAnsi="Arial" w:cs="Arial"/>
        </w:rPr>
        <w:t>Invitrogen</w:t>
      </w:r>
      <w:r w:rsidRPr="0055104B">
        <w:rPr>
          <w:rFonts w:ascii="Arial" w:hAnsi="Arial" w:cs="Arial"/>
          <w:vertAlign w:val="superscript"/>
        </w:rPr>
        <w:t>TM</w:t>
      </w:r>
      <w:proofErr w:type="spellEnd"/>
      <w:r w:rsidRPr="0055104B">
        <w:rPr>
          <w:rFonts w:ascii="Arial" w:hAnsi="Arial" w:cs="Arial"/>
        </w:rPr>
        <w:t xml:space="preserve">; EHDPP4).  Briefly, 100 </w:t>
      </w:r>
      <w:proofErr w:type="spellStart"/>
      <w:r w:rsidRPr="0055104B">
        <w:rPr>
          <w:rFonts w:ascii="Arial" w:hAnsi="Arial" w:cs="Arial"/>
        </w:rPr>
        <w:t>μL</w:t>
      </w:r>
      <w:proofErr w:type="spellEnd"/>
      <w:r w:rsidRPr="0055104B">
        <w:rPr>
          <w:rFonts w:ascii="Arial" w:hAnsi="Arial" w:cs="Arial"/>
        </w:rPr>
        <w:t xml:space="preserve"> of standards and 100 </w:t>
      </w:r>
      <w:proofErr w:type="spellStart"/>
      <w:r w:rsidRPr="0055104B">
        <w:rPr>
          <w:rFonts w:ascii="Arial" w:hAnsi="Arial" w:cs="Arial"/>
        </w:rPr>
        <w:t>μL</w:t>
      </w:r>
      <w:proofErr w:type="spellEnd"/>
      <w:r w:rsidRPr="0055104B">
        <w:rPr>
          <w:rFonts w:ascii="Arial" w:hAnsi="Arial" w:cs="Arial"/>
        </w:rPr>
        <w:t xml:space="preserve"> of diluted plasma samples using the assay-specific </w:t>
      </w:r>
      <w:proofErr w:type="spellStart"/>
      <w:r w:rsidRPr="0055104B">
        <w:rPr>
          <w:rFonts w:ascii="Arial" w:hAnsi="Arial" w:cs="Arial"/>
        </w:rPr>
        <w:t>dilient</w:t>
      </w:r>
      <w:proofErr w:type="spellEnd"/>
      <w:r w:rsidRPr="0055104B">
        <w:rPr>
          <w:rFonts w:ascii="Arial" w:hAnsi="Arial" w:cs="Arial"/>
        </w:rPr>
        <w:t xml:space="preserve"> were plated on a 96-well plate.  After a series of washes, 100 </w:t>
      </w:r>
      <w:proofErr w:type="spellStart"/>
      <w:r w:rsidRPr="0055104B">
        <w:rPr>
          <w:rFonts w:ascii="Arial" w:hAnsi="Arial" w:cs="Arial"/>
        </w:rPr>
        <w:t>μL</w:t>
      </w:r>
      <w:proofErr w:type="spellEnd"/>
      <w:r w:rsidRPr="0055104B">
        <w:rPr>
          <w:rFonts w:ascii="Arial" w:hAnsi="Arial" w:cs="Arial"/>
        </w:rPr>
        <w:t xml:space="preserve"> of biotin was added to each well, followed by a 1-hour incubation period at room temperature with gentle shaking.  The solution was discarded, the plate was washed, and 100 </w:t>
      </w:r>
      <w:proofErr w:type="spellStart"/>
      <w:r w:rsidRPr="0055104B">
        <w:rPr>
          <w:rFonts w:ascii="Arial" w:hAnsi="Arial" w:cs="Arial"/>
        </w:rPr>
        <w:t>μL</w:t>
      </w:r>
      <w:proofErr w:type="spellEnd"/>
      <w:r w:rsidRPr="0055104B">
        <w:rPr>
          <w:rFonts w:ascii="Arial" w:hAnsi="Arial" w:cs="Arial"/>
        </w:rPr>
        <w:t xml:space="preserve"> of streptavidin-HRP was added.  The plate was incubated for 45 minutes with gentle shaking.  After the solution was discarded and the plate washed, 100 </w:t>
      </w:r>
      <w:proofErr w:type="spellStart"/>
      <w:r w:rsidRPr="0055104B">
        <w:rPr>
          <w:rFonts w:ascii="Arial" w:hAnsi="Arial" w:cs="Arial"/>
        </w:rPr>
        <w:t>μL</w:t>
      </w:r>
      <w:proofErr w:type="spellEnd"/>
      <w:r w:rsidRPr="0055104B">
        <w:rPr>
          <w:rFonts w:ascii="Arial" w:hAnsi="Arial" w:cs="Arial"/>
        </w:rPr>
        <w:t xml:space="preserve"> of TMB substrate was added and incubated for 30 minutes.  Once the stop solution was added, the plate was read at an absorbance of 450 nm, and an assay-specific standard curve was used to obtain the protein concentrations. The plasma ACE2 and DPP-IV concentrations were reported as ng/mL and </w:t>
      </w:r>
      <w:proofErr w:type="spellStart"/>
      <w:r w:rsidRPr="0055104B">
        <w:rPr>
          <w:rFonts w:ascii="Arial" w:hAnsi="Arial" w:cs="Arial"/>
        </w:rPr>
        <w:t>pg</w:t>
      </w:r>
      <w:proofErr w:type="spellEnd"/>
      <w:r w:rsidRPr="0055104B">
        <w:rPr>
          <w:rFonts w:ascii="Arial" w:hAnsi="Arial" w:cs="Arial"/>
        </w:rPr>
        <w:t>/mL, respectively.</w:t>
      </w:r>
    </w:p>
    <w:p w14:paraId="73DB6B99" w14:textId="77777777" w:rsidR="00231394" w:rsidRPr="0055104B" w:rsidRDefault="00231394" w:rsidP="00231394">
      <w:pPr>
        <w:pStyle w:val="Heading2"/>
        <w:rPr>
          <w:rFonts w:ascii="Arial" w:hAnsi="Arial" w:cs="Arial"/>
          <w:sz w:val="22"/>
          <w:szCs w:val="22"/>
        </w:rPr>
      </w:pPr>
      <w:r w:rsidRPr="0055104B">
        <w:rPr>
          <w:rFonts w:ascii="Arial" w:hAnsi="Arial" w:cs="Arial"/>
          <w:sz w:val="22"/>
          <w:szCs w:val="22"/>
        </w:rPr>
        <w:t>Primary and Secondary Outcomes</w:t>
      </w:r>
    </w:p>
    <w:p w14:paraId="43BBAF6A" w14:textId="77777777" w:rsidR="00231394" w:rsidRPr="0055104B" w:rsidRDefault="00231394" w:rsidP="00231394">
      <w:pPr>
        <w:jc w:val="both"/>
        <w:rPr>
          <w:rFonts w:ascii="Arial" w:hAnsi="Arial" w:cs="Arial"/>
        </w:rPr>
      </w:pPr>
      <w:r w:rsidRPr="0055104B">
        <w:rPr>
          <w:rFonts w:ascii="Arial" w:hAnsi="Arial" w:cs="Arial"/>
        </w:rPr>
        <w:t>Patients were stratified into those with COVID-19 and those without COVID-19, as well as those with diabetes and those without diabetes. The primary endpoint was the identification of differentially expressed genes between individuals with and without COVID-19 stratified by diabetes status.  Secondary endpoints include differences in inflammatory mediator expression, circulating ACE2 circulating DPPIV, and clinical outcomes such as death, length of hospital stay, and WHO-OSCI score.</w:t>
      </w:r>
    </w:p>
    <w:p w14:paraId="12453F77" w14:textId="77777777" w:rsidR="00231394" w:rsidRPr="0055104B" w:rsidRDefault="00231394" w:rsidP="00231394">
      <w:pPr>
        <w:pStyle w:val="Heading2"/>
        <w:rPr>
          <w:rFonts w:ascii="Arial" w:hAnsi="Arial" w:cs="Arial"/>
          <w:sz w:val="22"/>
          <w:szCs w:val="22"/>
        </w:rPr>
      </w:pPr>
      <w:r w:rsidRPr="0055104B">
        <w:rPr>
          <w:rFonts w:ascii="Arial" w:hAnsi="Arial" w:cs="Arial"/>
          <w:sz w:val="22"/>
          <w:szCs w:val="22"/>
        </w:rPr>
        <w:t>Statistical Analysis</w:t>
      </w:r>
    </w:p>
    <w:p w14:paraId="05A0766D" w14:textId="2BA0A70D" w:rsidR="00231394" w:rsidRDefault="00231394" w:rsidP="00231394">
      <w:pPr>
        <w:rPr>
          <w:ins w:id="17" w:author="Sargsyan, Davit [JRDUS]" w:date="2024-10-04T09:26:00Z"/>
          <w:rFonts w:ascii="Arial" w:hAnsi="Arial" w:cs="Arial"/>
        </w:rPr>
      </w:pPr>
      <w:r w:rsidRPr="0055104B">
        <w:rPr>
          <w:rFonts w:ascii="Arial" w:hAnsi="Arial" w:cs="Arial"/>
        </w:rPr>
        <w:t xml:space="preserve">Statistical analysis and data visualization were performed using </w:t>
      </w:r>
      <w:r w:rsidRPr="0055104B">
        <w:rPr>
          <w:rFonts w:ascii="Arial" w:hAnsi="Arial" w:cs="Arial"/>
          <w:i/>
          <w:iCs/>
        </w:rPr>
        <w:t>R</w:t>
      </w:r>
      <w:r w:rsidRPr="0055104B">
        <w:rPr>
          <w:rFonts w:ascii="Arial" w:hAnsi="Arial" w:cs="Arial"/>
        </w:rPr>
        <w:t xml:space="preserve"> 4.3.1 software.</w:t>
      </w:r>
      <w:r w:rsidRPr="0055104B">
        <w:rPr>
          <w:rFonts w:ascii="Arial" w:hAnsi="Arial" w:cs="Arial"/>
        </w:rPr>
        <w:fldChar w:fldCharType="begin"/>
      </w:r>
      <w:r>
        <w:rPr>
          <w:rFonts w:ascii="Arial" w:hAnsi="Arial" w:cs="Arial"/>
        </w:rPr>
        <w:instrText xml:space="preserve"> ADDIN EN.CITE &lt;EndNote&gt;&lt;Cite&gt;&lt;RecNum&gt;29&lt;/RecNum&gt;&lt;DisplayText&gt;&lt;style face="superscript"&gt;65&lt;/style&gt;&lt;/DisplayText&gt;&lt;record&gt;&lt;rec-number&gt;29&lt;/rec-number&gt;&lt;foreign-keys&gt;&lt;key app="EN" db-id="2szepzv05ftweneddatpxfxled2fwzsa55vd" timestamp="1711802346"&gt;29&lt;/key&gt;&lt;/foreign-keys&gt;&lt;ref-type name="Journal Article"&gt;17&lt;/ref-type&gt;&lt;contributors&gt;&lt;/contributors&gt;&lt;titles&gt;&lt;title&gt;R: A Language and Environment for Statistical Computing. R Core Team, R Foundation for Statistical Computing. Vienna, Austria, 2023. https://www.R-project.org/&lt;/title&gt;&lt;/titles&gt;&lt;dates&gt;&lt;/dates&gt;&lt;urls&gt;&lt;/urls&gt;&lt;/record&gt;&lt;/Cite&gt;&lt;/EndNote&gt;</w:instrText>
      </w:r>
      <w:r w:rsidRPr="0055104B">
        <w:rPr>
          <w:rFonts w:ascii="Arial" w:hAnsi="Arial" w:cs="Arial"/>
        </w:rPr>
        <w:fldChar w:fldCharType="separate"/>
      </w:r>
      <w:r w:rsidRPr="00231394">
        <w:rPr>
          <w:rFonts w:ascii="Arial" w:hAnsi="Arial" w:cs="Arial"/>
          <w:noProof/>
          <w:vertAlign w:val="superscript"/>
        </w:rPr>
        <w:t>65</w:t>
      </w:r>
      <w:r w:rsidRPr="0055104B">
        <w:rPr>
          <w:rFonts w:ascii="Arial" w:hAnsi="Arial" w:cs="Arial"/>
        </w:rPr>
        <w:fldChar w:fldCharType="end"/>
      </w:r>
      <w:r w:rsidRPr="0055104B">
        <w:rPr>
          <w:rFonts w:ascii="Arial" w:hAnsi="Arial" w:cs="Arial"/>
        </w:rPr>
        <w:t xml:space="preserve">  All data are presented with summary statistics. Categorical variables are represented as proportions, and continuous data are represented by means and standard deviations or standard errors. Differences in baseline characteristics were analyzed utilizing a t-test or analysis of variance (ANOVA) for continuous data and chi-squared test for categorical data. </w:t>
      </w:r>
      <w:r w:rsidRPr="0055104B">
        <w:rPr>
          <w:rFonts w:ascii="Arial" w:hAnsi="Arial" w:cs="Arial"/>
        </w:rPr>
        <w:lastRenderedPageBreak/>
        <w:t xml:space="preserve">RNA-seq data were analyzed with the DESeq2 </w:t>
      </w:r>
      <w:r w:rsidRPr="00B42E33">
        <w:rPr>
          <w:rFonts w:ascii="Arial" w:hAnsi="Arial" w:cs="Arial"/>
          <w:i/>
          <w:iCs/>
          <w:rPrChange w:id="18" w:author="Sargsyan, Davit [JRDUS]" w:date="2024-10-04T09:26:00Z">
            <w:rPr>
              <w:rFonts w:ascii="Arial" w:hAnsi="Arial" w:cs="Arial"/>
            </w:rPr>
          </w:rPrChange>
        </w:rPr>
        <w:t>R</w:t>
      </w:r>
      <w:r w:rsidRPr="0055104B">
        <w:rPr>
          <w:rFonts w:ascii="Arial" w:hAnsi="Arial" w:cs="Arial"/>
        </w:rPr>
        <w:t xml:space="preserve"> package based on the negative binomial distribution for differential gene expression analysis.</w:t>
      </w:r>
      <w:r w:rsidRPr="0055104B">
        <w:rPr>
          <w:rFonts w:ascii="Arial" w:hAnsi="Arial" w:cs="Arial"/>
        </w:rPr>
        <w:fldChar w:fldCharType="begin"/>
      </w:r>
      <w:r>
        <w:rPr>
          <w:rFonts w:ascii="Arial" w:hAnsi="Arial" w:cs="Arial"/>
        </w:rPr>
        <w:instrText xml:space="preserve"> ADDIN EN.CITE &lt;EndNote&gt;&lt;Cite&gt;&lt;Author&gt;Love&lt;/Author&gt;&lt;Year&gt;2014&lt;/Year&gt;&lt;RecNum&gt;10&lt;/RecNum&gt;&lt;DisplayText&gt;&lt;style face="superscript"&gt;66&lt;/style&gt;&lt;/DisplayText&gt;&lt;record&gt;&lt;rec-number&gt;10&lt;/rec-number&gt;&lt;foreign-keys&gt;&lt;key app="EN" db-id="ep00ee2znfvteyes25eprt5vswetdvtttvf2" timestamp="1708540758"&gt;10&lt;/key&gt;&lt;/foreign-keys&gt;&lt;ref-type name="Journal Article"&gt;17&lt;/ref-type&gt;&lt;contributors&gt;&lt;authors&gt;&lt;author&gt;Love, M. I.&lt;/author&gt;&lt;author&gt;Huber, W.&lt;/author&gt;&lt;author&gt;Anders, S.&lt;/author&gt;&lt;/authors&gt;&lt;/contributors&gt;&lt;titles&gt;&lt;title&gt;Moderated estimation of fold change and dispersion for RNA-seq data with DESeq2&lt;/title&gt;&lt;secondary-title&gt;Genome Biol&lt;/secondary-title&gt;&lt;/titles&gt;&lt;periodical&gt;&lt;full-title&gt;Genome Biol&lt;/full-title&gt;&lt;/periodical&gt;&lt;pages&gt;550&lt;/pages&gt;&lt;volume&gt;15&lt;/volume&gt;&lt;number&gt;12&lt;/number&gt;&lt;keywords&gt;&lt;keyword&gt;Algorithms&lt;/keyword&gt;&lt;keyword&gt;Computational Biology/*methods&lt;/keyword&gt;&lt;keyword&gt;High-Throughput Nucleotide Sequencing&lt;/keyword&gt;&lt;keyword&gt;Models, Genetic&lt;/keyword&gt;&lt;keyword&gt;RNA/*analysis&lt;/keyword&gt;&lt;keyword&gt;Sequence Analysis, RNA&lt;/keyword&gt;&lt;keyword&gt;*Software&lt;/keyword&gt;&lt;/keywords&gt;&lt;dates&gt;&lt;year&gt;2014&lt;/year&gt;&lt;/dates&gt;&lt;isbn&gt;1474-760X (Electronic)&amp;#xD;1465-6906 (Print)&amp;#xD;1474-7596 (Linking)&lt;/isbn&gt;&lt;accession-num&gt;25516281&lt;/accession-num&gt;&lt;urls&gt;&lt;related-urls&gt;&lt;url&gt;https://www.ncbi.nlm.nih.gov/pubmed/25516281&lt;/url&gt;&lt;/related-urls&gt;&lt;/urls&gt;&lt;custom2&gt;PMC4302049&lt;/custom2&gt;&lt;electronic-resource-num&gt;10.1186/s13059-014-0550-8&lt;/electronic-resource-num&gt;&lt;remote-database-name&gt;Medline&lt;/remote-database-name&gt;&lt;remote-database-provider&gt;NLM&lt;/remote-database-provider&gt;&lt;/record&gt;&lt;/Cite&gt;&lt;/EndNote&gt;</w:instrText>
      </w:r>
      <w:r w:rsidRPr="0055104B">
        <w:rPr>
          <w:rFonts w:ascii="Arial" w:hAnsi="Arial" w:cs="Arial"/>
        </w:rPr>
        <w:fldChar w:fldCharType="separate"/>
      </w:r>
      <w:r w:rsidRPr="00231394">
        <w:rPr>
          <w:rFonts w:ascii="Arial" w:hAnsi="Arial" w:cs="Arial"/>
          <w:noProof/>
          <w:vertAlign w:val="superscript"/>
        </w:rPr>
        <w:t>66</w:t>
      </w:r>
      <w:r w:rsidRPr="0055104B">
        <w:rPr>
          <w:rFonts w:ascii="Arial" w:hAnsi="Arial" w:cs="Arial"/>
        </w:rPr>
        <w:fldChar w:fldCharType="end"/>
      </w:r>
    </w:p>
    <w:p w14:paraId="58748C82" w14:textId="1345DF6B" w:rsidR="001C262F" w:rsidRPr="001C262F" w:rsidRDefault="00B42E33" w:rsidP="00231394">
      <w:pPr>
        <w:rPr>
          <w:ins w:id="19" w:author="Sargsyan, Davit [JRDUS]" w:date="2024-10-04T09:34:00Z"/>
          <w:rFonts w:ascii="Arial" w:hAnsi="Arial" w:cs="Arial"/>
          <w:b/>
          <w:bCs/>
          <w:rPrChange w:id="20" w:author="Sargsyan, Davit [JRDUS]" w:date="2024-10-04T09:35:00Z">
            <w:rPr>
              <w:ins w:id="21" w:author="Sargsyan, Davit [JRDUS]" w:date="2024-10-04T09:34:00Z"/>
              <w:rFonts w:ascii="Arial" w:hAnsi="Arial" w:cs="Arial"/>
            </w:rPr>
          </w:rPrChange>
        </w:rPr>
      </w:pPr>
      <w:ins w:id="22" w:author="Sargsyan, Davit [JRDUS]" w:date="2024-10-04T09:26:00Z">
        <w:r w:rsidRPr="001C262F">
          <w:rPr>
            <w:rFonts w:ascii="Arial" w:hAnsi="Arial" w:cs="Arial"/>
            <w:b/>
            <w:bCs/>
            <w:rPrChange w:id="23" w:author="Sargsyan, Davit [JRDUS]" w:date="2024-10-04T09:35:00Z">
              <w:rPr>
                <w:rFonts w:ascii="Arial" w:hAnsi="Arial" w:cs="Arial"/>
              </w:rPr>
            </w:rPrChange>
          </w:rPr>
          <w:t xml:space="preserve">ELISA data was analyzed </w:t>
        </w:r>
      </w:ins>
      <w:ins w:id="24" w:author="Sargsyan, Davit [JRDUS]" w:date="2024-10-04T09:27:00Z">
        <w:r w:rsidRPr="001C262F">
          <w:rPr>
            <w:rFonts w:ascii="Arial" w:hAnsi="Arial" w:cs="Arial"/>
            <w:b/>
            <w:bCs/>
            <w:rPrChange w:id="25" w:author="Sargsyan, Davit [JRDUS]" w:date="2024-10-04T09:35:00Z">
              <w:rPr>
                <w:rFonts w:ascii="Arial" w:hAnsi="Arial" w:cs="Arial"/>
              </w:rPr>
            </w:rPrChange>
          </w:rPr>
          <w:t>using two-part linear model that fits logistic model to the binary portion of the data (</w:t>
        </w:r>
        <w:del w:id="26" w:author="Vahe Nersisyan" w:date="2024-10-04T10:52:00Z" w16du:dateUtc="2024-10-04T14:52:00Z">
          <w:r w:rsidRPr="001C262F" w:rsidDel="00534438">
            <w:rPr>
              <w:rFonts w:ascii="Arial" w:hAnsi="Arial" w:cs="Arial"/>
              <w:b/>
              <w:bCs/>
              <w:rPrChange w:id="27" w:author="Sargsyan, Davit [JRDUS]" w:date="2024-10-04T09:35:00Z">
                <w:rPr>
                  <w:rFonts w:ascii="Arial" w:hAnsi="Arial" w:cs="Arial"/>
                </w:rPr>
              </w:rPrChange>
            </w:rPr>
            <w:delText>x</w:delText>
          </w:r>
        </w:del>
      </w:ins>
      <w:ins w:id="28" w:author="Vahe Nersisyan" w:date="2024-10-04T10:52:00Z" w16du:dateUtc="2024-10-04T14:52:00Z">
        <w:r w:rsidR="00534438">
          <w:rPr>
            <w:rFonts w:ascii="Arial" w:hAnsi="Arial" w:cs="Arial"/>
            <w:b/>
            <w:bCs/>
          </w:rPr>
          <w:t>z</w:t>
        </w:r>
      </w:ins>
      <w:ins w:id="29" w:author="Sargsyan, Davit [JRDUS]" w:date="2024-10-04T09:27:00Z">
        <w:r w:rsidRPr="001C262F">
          <w:rPr>
            <w:rFonts w:ascii="Arial" w:hAnsi="Arial" w:cs="Arial"/>
            <w:b/>
            <w:bCs/>
            <w:rPrChange w:id="30" w:author="Sargsyan, Davit [JRDUS]" w:date="2024-10-04T09:35:00Z">
              <w:rPr>
                <w:rFonts w:ascii="Arial" w:hAnsi="Arial" w:cs="Arial"/>
              </w:rPr>
            </w:rPrChange>
          </w:rPr>
          <w:t xml:space="preserve">ero or non-zero), and </w:t>
        </w:r>
      </w:ins>
      <w:ins w:id="31" w:author="Sargsyan, Davit [JRDUS]" w:date="2024-10-04T09:28:00Z">
        <w:r w:rsidRPr="001C262F">
          <w:rPr>
            <w:rFonts w:ascii="Arial" w:hAnsi="Arial" w:cs="Arial"/>
            <w:b/>
            <w:bCs/>
            <w:rPrChange w:id="32" w:author="Sargsyan, Davit [JRDUS]" w:date="2024-10-04T09:35:00Z">
              <w:rPr>
                <w:rFonts w:ascii="Arial" w:hAnsi="Arial" w:cs="Arial"/>
              </w:rPr>
            </w:rPrChange>
          </w:rPr>
          <w:t xml:space="preserve">linear model to non-zero part of the data. </w:t>
        </w:r>
      </w:ins>
    </w:p>
    <w:p w14:paraId="3FD7C5F9" w14:textId="6B5C8C05" w:rsidR="001C262F" w:rsidRPr="001C262F" w:rsidRDefault="001C262F" w:rsidP="00231394">
      <w:pPr>
        <w:rPr>
          <w:ins w:id="33" w:author="Sargsyan, Davit [JRDUS]" w:date="2024-10-04T09:34:00Z"/>
          <w:rFonts w:ascii="Arial" w:hAnsi="Arial" w:cs="Arial"/>
          <w:b/>
          <w:bCs/>
          <w:rPrChange w:id="34" w:author="Sargsyan, Davit [JRDUS]" w:date="2024-10-04T09:35:00Z">
            <w:rPr>
              <w:ins w:id="35" w:author="Sargsyan, Davit [JRDUS]" w:date="2024-10-04T09:34:00Z"/>
              <w:rFonts w:ascii="Arial" w:hAnsi="Arial" w:cs="Arial"/>
            </w:rPr>
          </w:rPrChange>
        </w:rPr>
      </w:pPr>
      <w:ins w:id="36" w:author="Sargsyan, Davit [JRDUS]" w:date="2024-10-04T09:34:00Z">
        <w:r w:rsidRPr="001C262F">
          <w:rPr>
            <w:rFonts w:ascii="Arial" w:hAnsi="Arial" w:cs="Arial"/>
            <w:b/>
            <w:bCs/>
            <w:rPrChange w:id="37" w:author="Sargsyan, Davit [JRDUS]" w:date="2024-10-04T09:35:00Z">
              <w:rPr>
                <w:rFonts w:ascii="Arial" w:hAnsi="Arial" w:cs="Arial"/>
              </w:rPr>
            </w:rPrChange>
          </w:rPr>
          <w:t>&lt;</w:t>
        </w:r>
      </w:ins>
      <w:ins w:id="38" w:author="Sargsyan, Davit [JRDUS]" w:date="2024-10-04T09:28:00Z">
        <w:r w:rsidR="00B42E33" w:rsidRPr="001C262F">
          <w:rPr>
            <w:rFonts w:ascii="Arial" w:hAnsi="Arial" w:cs="Arial"/>
            <w:b/>
            <w:bCs/>
            <w:rPrChange w:id="39" w:author="Sargsyan, Davit [JRDUS]" w:date="2024-10-04T09:35:00Z">
              <w:rPr>
                <w:rFonts w:ascii="Arial" w:hAnsi="Arial" w:cs="Arial"/>
              </w:rPr>
            </w:rPrChange>
          </w:rPr>
          <w:t>REFERENCES (MARSHALL</w:t>
        </w:r>
      </w:ins>
      <w:ins w:id="40" w:author="Sargsyan, Davit [JRDUS]" w:date="2024-10-04T09:29:00Z">
        <w:r w:rsidR="00B42E33" w:rsidRPr="001C262F">
          <w:rPr>
            <w:rFonts w:ascii="Arial" w:hAnsi="Arial" w:cs="Arial"/>
            <w:b/>
            <w:bCs/>
            <w:rPrChange w:id="41" w:author="Sargsyan, Davit [JRDUS]" w:date="2024-10-04T09:35:00Z">
              <w:rPr>
                <w:rFonts w:ascii="Arial" w:hAnsi="Arial" w:cs="Arial"/>
              </w:rPr>
            </w:rPrChange>
          </w:rPr>
          <w:t xml:space="preserve">, </w:t>
        </w:r>
      </w:ins>
      <w:ins w:id="42" w:author="Sargsyan, Davit [JRDUS]" w:date="2024-10-04T09:28:00Z">
        <w:r w:rsidR="00B42E33" w:rsidRPr="001C262F">
          <w:rPr>
            <w:rFonts w:ascii="Arial" w:hAnsi="Arial" w:cs="Arial"/>
            <w:b/>
            <w:bCs/>
            <w:rPrChange w:id="43" w:author="Sargsyan, Davit [JRDUS]" w:date="2024-10-04T09:35:00Z">
              <w:rPr>
                <w:rFonts w:ascii="Arial" w:hAnsi="Arial" w:cs="Arial"/>
              </w:rPr>
            </w:rPrChange>
          </w:rPr>
          <w:t>PLEASE ADD THEM)</w:t>
        </w:r>
      </w:ins>
      <w:ins w:id="44" w:author="Sargsyan, Davit [JRDUS]" w:date="2024-10-04T09:29:00Z">
        <w:r w:rsidR="00B42E33" w:rsidRPr="001C262F">
          <w:rPr>
            <w:rFonts w:ascii="Arial" w:hAnsi="Arial" w:cs="Arial"/>
            <w:b/>
            <w:bCs/>
            <w:rPrChange w:id="45" w:author="Sargsyan, Davit [JRDUS]" w:date="2024-10-04T09:35:00Z">
              <w:rPr>
                <w:rFonts w:ascii="Arial" w:hAnsi="Arial" w:cs="Arial"/>
              </w:rPr>
            </w:rPrChange>
          </w:rPr>
          <w:t xml:space="preserve">: </w:t>
        </w:r>
      </w:ins>
    </w:p>
    <w:p w14:paraId="16D259AC" w14:textId="41B542AA" w:rsidR="001C262F" w:rsidRPr="001C262F" w:rsidRDefault="001C262F" w:rsidP="001C262F">
      <w:pPr>
        <w:rPr>
          <w:ins w:id="46" w:author="Sargsyan, Davit [JRDUS]" w:date="2024-10-04T09:34:00Z"/>
          <w:rFonts w:ascii="Arial" w:hAnsi="Arial" w:cs="Arial"/>
          <w:b/>
          <w:bCs/>
          <w:rPrChange w:id="47" w:author="Sargsyan, Davit [JRDUS]" w:date="2024-10-04T09:35:00Z">
            <w:rPr>
              <w:ins w:id="48" w:author="Sargsyan, Davit [JRDUS]" w:date="2024-10-04T09:34:00Z"/>
              <w:rFonts w:ascii="Arial" w:hAnsi="Arial" w:cs="Arial"/>
            </w:rPr>
          </w:rPrChange>
        </w:rPr>
      </w:pPr>
      <w:ins w:id="49" w:author="Sargsyan, Davit [JRDUS]" w:date="2024-10-04T09:34:00Z">
        <w:r w:rsidRPr="001C262F">
          <w:rPr>
            <w:rFonts w:ascii="Arial" w:hAnsi="Arial" w:cs="Arial"/>
            <w:b/>
            <w:bCs/>
            <w:rPrChange w:id="50" w:author="Sargsyan, Davit [JRDUS]" w:date="2024-10-04T09:35:00Z">
              <w:rPr>
                <w:rFonts w:ascii="Arial" w:hAnsi="Arial" w:cs="Arial"/>
              </w:rPr>
            </w:rPrChange>
          </w:rPr>
          <w:t xml:space="preserve">Belotti, F., Deb, P., Manning, W.G. and Norton, E.C. (2015). </w:t>
        </w:r>
        <w:proofErr w:type="spellStart"/>
        <w:r w:rsidRPr="001C262F">
          <w:rPr>
            <w:rFonts w:ascii="Arial" w:hAnsi="Arial" w:cs="Arial"/>
            <w:b/>
            <w:bCs/>
            <w:rPrChange w:id="51" w:author="Sargsyan, Davit [JRDUS]" w:date="2024-10-04T09:35:00Z">
              <w:rPr>
                <w:rFonts w:ascii="Arial" w:hAnsi="Arial" w:cs="Arial"/>
              </w:rPr>
            </w:rPrChange>
          </w:rPr>
          <w:t>twopm</w:t>
        </w:r>
        <w:proofErr w:type="spellEnd"/>
        <w:r w:rsidRPr="001C262F">
          <w:rPr>
            <w:rFonts w:ascii="Arial" w:hAnsi="Arial" w:cs="Arial"/>
            <w:b/>
            <w:bCs/>
            <w:rPrChange w:id="52" w:author="Sargsyan, Davit [JRDUS]" w:date="2024-10-04T09:35:00Z">
              <w:rPr>
                <w:rFonts w:ascii="Arial" w:hAnsi="Arial" w:cs="Arial"/>
              </w:rPr>
            </w:rPrChange>
          </w:rPr>
          <w:t>: Two-part models. The Stata Journal, 15(1), pp.3-20. </w:t>
        </w:r>
      </w:ins>
    </w:p>
    <w:p w14:paraId="4BA848EB" w14:textId="4C4D06BD" w:rsidR="001C262F" w:rsidRPr="001C262F" w:rsidRDefault="001C262F" w:rsidP="001C262F">
      <w:pPr>
        <w:rPr>
          <w:ins w:id="53" w:author="Sargsyan, Davit [JRDUS]" w:date="2024-10-04T09:34:00Z"/>
          <w:rFonts w:ascii="Arial" w:hAnsi="Arial" w:cs="Arial"/>
          <w:b/>
          <w:bCs/>
          <w:rPrChange w:id="54" w:author="Sargsyan, Davit [JRDUS]" w:date="2024-10-04T09:35:00Z">
            <w:rPr>
              <w:ins w:id="55" w:author="Sargsyan, Davit [JRDUS]" w:date="2024-10-04T09:34:00Z"/>
              <w:rFonts w:ascii="Arial" w:hAnsi="Arial" w:cs="Arial"/>
            </w:rPr>
          </w:rPrChange>
        </w:rPr>
      </w:pPr>
      <w:ins w:id="56" w:author="Sargsyan, Davit [JRDUS]" w:date="2024-10-04T09:34:00Z">
        <w:r w:rsidRPr="001C262F">
          <w:rPr>
            <w:rFonts w:ascii="Arial" w:hAnsi="Arial" w:cs="Arial"/>
            <w:b/>
            <w:bCs/>
            <w:rPrChange w:id="57" w:author="Sargsyan, Davit [JRDUS]" w:date="2024-10-04T09:35:00Z">
              <w:rPr>
                <w:rFonts w:ascii="Arial" w:hAnsi="Arial" w:cs="Arial"/>
              </w:rPr>
            </w:rPrChange>
          </w:rPr>
          <w:t>Leeper, T.J. (2017). Interpreting regression results using average marginal effects with R’s margins. Available at the comprehensive R Archive Network (CRAN), pp.1-32. </w:t>
        </w:r>
      </w:ins>
    </w:p>
    <w:p w14:paraId="21B74F8A" w14:textId="5D795E03" w:rsidR="001C262F" w:rsidRPr="001C262F" w:rsidRDefault="001C262F" w:rsidP="00231394">
      <w:pPr>
        <w:rPr>
          <w:ins w:id="58" w:author="Sargsyan, Davit [JRDUS]" w:date="2024-10-04T09:34:00Z"/>
          <w:rFonts w:ascii="Arial" w:hAnsi="Arial" w:cs="Arial"/>
          <w:b/>
          <w:bCs/>
          <w:rPrChange w:id="59" w:author="Sargsyan, Davit [JRDUS]" w:date="2024-10-04T09:35:00Z">
            <w:rPr>
              <w:ins w:id="60" w:author="Sargsyan, Davit [JRDUS]" w:date="2024-10-04T09:34:00Z"/>
              <w:rFonts w:ascii="Arial" w:hAnsi="Arial" w:cs="Arial"/>
            </w:rPr>
          </w:rPrChange>
        </w:rPr>
      </w:pPr>
      <w:ins w:id="61" w:author="Sargsyan, Davit [JRDUS]" w:date="2024-10-04T09:34:00Z">
        <w:r w:rsidRPr="001C262F">
          <w:rPr>
            <w:rFonts w:ascii="Arial" w:hAnsi="Arial" w:cs="Arial"/>
            <w:b/>
            <w:bCs/>
            <w:rPrChange w:id="62" w:author="Sargsyan, Davit [JRDUS]" w:date="2024-10-04T09:35:00Z">
              <w:rPr>
                <w:rFonts w:ascii="Arial" w:hAnsi="Arial" w:cs="Arial"/>
              </w:rPr>
            </w:rPrChange>
          </w:rPr>
          <w:t>Duan Y., Cabrera J., Emir B.(2023), R-package twoparrtm.  </w:t>
        </w:r>
        <w:r w:rsidRPr="001C262F">
          <w:rPr>
            <w:rFonts w:ascii="Arial" w:hAnsi="Arial" w:cs="Arial"/>
            <w:b/>
            <w:bCs/>
            <w:rPrChange w:id="63" w:author="Sargsyan, Davit [JRDUS]" w:date="2024-10-04T09:35:00Z">
              <w:rPr>
                <w:rFonts w:ascii="Arial" w:hAnsi="Arial" w:cs="Arial"/>
              </w:rPr>
            </w:rPrChange>
          </w:rPr>
          <w:fldChar w:fldCharType="begin"/>
        </w:r>
        <w:r w:rsidRPr="001C262F">
          <w:rPr>
            <w:rFonts w:ascii="Arial" w:hAnsi="Arial" w:cs="Arial"/>
            <w:b/>
            <w:bCs/>
            <w:rPrChange w:id="64" w:author="Sargsyan, Davit [JRDUS]" w:date="2024-10-04T09:35:00Z">
              <w:rPr>
                <w:rFonts w:ascii="Arial" w:hAnsi="Arial" w:cs="Arial"/>
              </w:rPr>
            </w:rPrChange>
          </w:rPr>
          <w:instrText>HYPERLINK "https://cran.r-project.org/web/packages/twopartm/index.html"</w:instrText>
        </w:r>
        <w:r w:rsidRPr="00D86B15">
          <w:rPr>
            <w:rFonts w:ascii="Arial" w:hAnsi="Arial" w:cs="Arial"/>
            <w:b/>
            <w:bCs/>
          </w:rPr>
        </w:r>
        <w:r w:rsidRPr="001C262F">
          <w:rPr>
            <w:rFonts w:ascii="Arial" w:hAnsi="Arial" w:cs="Arial"/>
            <w:b/>
            <w:bCs/>
            <w:rPrChange w:id="65" w:author="Sargsyan, Davit [JRDUS]" w:date="2024-10-04T09:35:00Z">
              <w:rPr>
                <w:rFonts w:ascii="Arial" w:hAnsi="Arial" w:cs="Arial"/>
              </w:rPr>
            </w:rPrChange>
          </w:rPr>
          <w:fldChar w:fldCharType="separate"/>
        </w:r>
        <w:r w:rsidRPr="001C262F">
          <w:rPr>
            <w:rStyle w:val="Hyperlink"/>
            <w:rFonts w:ascii="Arial" w:hAnsi="Arial" w:cs="Arial"/>
            <w:b/>
            <w:bCs/>
            <w:rPrChange w:id="66" w:author="Sargsyan, Davit [JRDUS]" w:date="2024-10-04T09:35:00Z">
              <w:rPr>
                <w:rStyle w:val="Hyperlink"/>
                <w:rFonts w:ascii="Arial" w:hAnsi="Arial" w:cs="Arial"/>
              </w:rPr>
            </w:rPrChange>
          </w:rPr>
          <w:t>https://cran.r-project.org/web/packages/twopartm/index.html</w:t>
        </w:r>
        <w:r w:rsidRPr="001C262F">
          <w:rPr>
            <w:rFonts w:ascii="Arial" w:hAnsi="Arial" w:cs="Arial"/>
            <w:b/>
            <w:bCs/>
            <w:rPrChange w:id="67" w:author="Sargsyan, Davit [JRDUS]" w:date="2024-10-04T09:35:00Z">
              <w:rPr>
                <w:rFonts w:ascii="Arial" w:hAnsi="Arial" w:cs="Arial"/>
              </w:rPr>
            </w:rPrChange>
          </w:rPr>
          <w:fldChar w:fldCharType="end"/>
        </w:r>
      </w:ins>
    </w:p>
    <w:p w14:paraId="6968EFD5" w14:textId="77777777" w:rsidR="001C262F" w:rsidRPr="001C262F" w:rsidRDefault="001C262F" w:rsidP="00231394">
      <w:pPr>
        <w:rPr>
          <w:ins w:id="68" w:author="Sargsyan, Davit [JRDUS]" w:date="2024-10-04T09:34:00Z"/>
          <w:rFonts w:ascii="Arial" w:hAnsi="Arial" w:cs="Arial"/>
          <w:b/>
          <w:bCs/>
          <w:rPrChange w:id="69" w:author="Sargsyan, Davit [JRDUS]" w:date="2024-10-04T09:35:00Z">
            <w:rPr>
              <w:ins w:id="70" w:author="Sargsyan, Davit [JRDUS]" w:date="2024-10-04T09:34:00Z"/>
              <w:rFonts w:ascii="Arial" w:hAnsi="Arial" w:cs="Arial"/>
            </w:rPr>
          </w:rPrChange>
        </w:rPr>
      </w:pPr>
      <w:ins w:id="71" w:author="Sargsyan, Davit [JRDUS]" w:date="2024-10-04T09:34:00Z">
        <w:r w:rsidRPr="001C262F">
          <w:rPr>
            <w:rFonts w:ascii="Arial" w:hAnsi="Arial" w:cs="Arial"/>
            <w:b/>
            <w:bCs/>
            <w:rPrChange w:id="72" w:author="Sargsyan, Davit [JRDUS]" w:date="2024-10-04T09:35:00Z">
              <w:rPr>
                <w:rFonts w:ascii="Arial" w:hAnsi="Arial" w:cs="Arial"/>
              </w:rPr>
            </w:rPrChange>
          </w:rPr>
          <w:t>&gt;</w:t>
        </w:r>
      </w:ins>
    </w:p>
    <w:p w14:paraId="061DAD03" w14:textId="1B88C7E2" w:rsidR="00B42E33" w:rsidRPr="0055104B" w:rsidRDefault="00B42E33" w:rsidP="00231394">
      <w:pPr>
        <w:rPr>
          <w:rFonts w:ascii="Arial" w:hAnsi="Arial" w:cs="Arial"/>
        </w:rPr>
      </w:pPr>
      <w:ins w:id="73" w:author="Sargsyan, Davit [JRDUS]" w:date="2024-10-04T09:29:00Z">
        <w:r>
          <w:rPr>
            <w:rFonts w:ascii="Arial" w:hAnsi="Arial" w:cs="Arial"/>
          </w:rPr>
          <w:t xml:space="preserve">The average marginal effects of the </w:t>
        </w:r>
      </w:ins>
      <w:ins w:id="74" w:author="Sargsyan, Davit [JRDUS]" w:date="2024-10-04T09:31:00Z">
        <w:r>
          <w:rPr>
            <w:rFonts w:ascii="Arial" w:hAnsi="Arial" w:cs="Arial"/>
          </w:rPr>
          <w:t>tow-</w:t>
        </w:r>
      </w:ins>
      <w:ins w:id="75" w:author="Sargsyan, Davit [JRDUS]" w:date="2024-10-04T09:30:00Z">
        <w:r>
          <w:rPr>
            <w:rFonts w:ascii="Arial" w:hAnsi="Arial" w:cs="Arial"/>
          </w:rPr>
          <w:t>part</w:t>
        </w:r>
      </w:ins>
      <w:ins w:id="76" w:author="Sargsyan, Davit [JRDUS]" w:date="2024-10-04T09:31:00Z">
        <w:r>
          <w:rPr>
            <w:rFonts w:ascii="Arial" w:hAnsi="Arial" w:cs="Arial"/>
          </w:rPr>
          <w:t xml:space="preserve"> </w:t>
        </w:r>
      </w:ins>
      <w:ins w:id="77" w:author="Sargsyan, Davit [JRDUS]" w:date="2024-10-04T09:30:00Z">
        <w:r>
          <w:rPr>
            <w:rFonts w:ascii="Arial" w:hAnsi="Arial" w:cs="Arial"/>
          </w:rPr>
          <w:t>model</w:t>
        </w:r>
      </w:ins>
      <w:ins w:id="78" w:author="Sargsyan, Davit [JRDUS]" w:date="2024-10-04T09:31:00Z">
        <w:r>
          <w:rPr>
            <w:rFonts w:ascii="Arial" w:hAnsi="Arial" w:cs="Arial"/>
          </w:rPr>
          <w:t xml:space="preserve"> estimates and the</w:t>
        </w:r>
      </w:ins>
      <w:ins w:id="79" w:author="Sargsyan, Davit [JRDUS]" w:date="2024-10-04T09:30:00Z">
        <w:r>
          <w:rPr>
            <w:rFonts w:ascii="Arial" w:hAnsi="Arial" w:cs="Arial"/>
          </w:rPr>
          <w:t xml:space="preserve"> 95% confidence intervals (CI) for the estimates were </w:t>
        </w:r>
      </w:ins>
      <w:ins w:id="80" w:author="Sargsyan, Davit [JRDUS]" w:date="2024-10-04T09:33:00Z">
        <w:r w:rsidR="00FA0EB8">
          <w:rPr>
            <w:rFonts w:ascii="Arial" w:hAnsi="Arial" w:cs="Arial"/>
          </w:rPr>
          <w:t>visualized to present the results.</w:t>
        </w:r>
      </w:ins>
    </w:p>
    <w:p w14:paraId="255F476A" w14:textId="77777777" w:rsidR="00231394" w:rsidRPr="0055104B" w:rsidRDefault="00231394" w:rsidP="00052F55">
      <w:pPr>
        <w:jc w:val="both"/>
        <w:rPr>
          <w:rFonts w:ascii="Arial" w:hAnsi="Arial" w:cs="Arial"/>
        </w:rPr>
      </w:pPr>
    </w:p>
    <w:p w14:paraId="6B963F92" w14:textId="77777777" w:rsidR="3F2FF4B5" w:rsidRPr="0055104B" w:rsidRDefault="3F2FF4B5" w:rsidP="00D837DC">
      <w:pPr>
        <w:jc w:val="both"/>
        <w:rPr>
          <w:rFonts w:ascii="Arial" w:hAnsi="Arial" w:cs="Arial"/>
        </w:rPr>
      </w:pPr>
    </w:p>
    <w:p w14:paraId="13817AB7" w14:textId="77777777" w:rsidR="009004F5" w:rsidRPr="0055104B" w:rsidRDefault="009004F5" w:rsidP="00D837DC">
      <w:pPr>
        <w:jc w:val="both"/>
        <w:rPr>
          <w:rFonts w:ascii="Arial" w:hAnsi="Arial" w:cs="Arial"/>
        </w:rPr>
        <w:sectPr w:rsidR="009004F5" w:rsidRPr="0055104B" w:rsidSect="00F6684D">
          <w:footerReference w:type="default" r:id="rId12"/>
          <w:type w:val="continuous"/>
          <w:pgSz w:w="12240" w:h="15840"/>
          <w:pgMar w:top="720" w:right="720" w:bottom="720" w:left="720" w:header="720" w:footer="720" w:gutter="0"/>
          <w:cols w:space="720"/>
          <w:docGrid w:linePitch="360"/>
        </w:sectPr>
      </w:pPr>
    </w:p>
    <w:p w14:paraId="7A89F856" w14:textId="77777777" w:rsidR="009004F5" w:rsidRPr="0055104B" w:rsidRDefault="009004F5" w:rsidP="00D837DC">
      <w:pPr>
        <w:jc w:val="both"/>
        <w:rPr>
          <w:rFonts w:ascii="Arial" w:hAnsi="Arial" w:cs="Arial"/>
        </w:rPr>
      </w:pPr>
    </w:p>
    <w:tbl>
      <w:tblPr>
        <w:tblStyle w:val="GridTable1Light"/>
        <w:tblW w:w="13765" w:type="dxa"/>
        <w:tblLook w:val="0620" w:firstRow="1" w:lastRow="0" w:firstColumn="0" w:lastColumn="0" w:noHBand="1" w:noVBand="1"/>
      </w:tblPr>
      <w:tblGrid>
        <w:gridCol w:w="2936"/>
        <w:gridCol w:w="1599"/>
        <w:gridCol w:w="1599"/>
        <w:gridCol w:w="1599"/>
        <w:gridCol w:w="1599"/>
        <w:gridCol w:w="1629"/>
        <w:gridCol w:w="1599"/>
        <w:gridCol w:w="1205"/>
      </w:tblGrid>
      <w:tr w:rsidR="009B603F" w:rsidRPr="0055104B" w14:paraId="3AC2813F" w14:textId="77777777" w:rsidTr="00FA63FB">
        <w:trPr>
          <w:cnfStyle w:val="100000000000" w:firstRow="1" w:lastRow="0" w:firstColumn="0" w:lastColumn="0" w:oddVBand="0" w:evenVBand="0" w:oddHBand="0" w:evenHBand="0" w:firstRowFirstColumn="0" w:firstRowLastColumn="0" w:lastRowFirstColumn="0" w:lastRowLastColumn="0"/>
          <w:trHeight w:val="300"/>
        </w:trPr>
        <w:tc>
          <w:tcPr>
            <w:tcW w:w="13765" w:type="dxa"/>
            <w:gridSpan w:val="8"/>
            <w:noWrap/>
          </w:tcPr>
          <w:p w14:paraId="6DFDC02D"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Table 1. Subject demographic and clinical characteristics stratified by the presence and absence of diabetes and COVID-19.</w:t>
            </w:r>
          </w:p>
        </w:tc>
      </w:tr>
      <w:tr w:rsidR="009B603F" w:rsidRPr="0055104B" w14:paraId="22363C7C" w14:textId="77777777" w:rsidTr="00FA63FB">
        <w:trPr>
          <w:trHeight w:val="300"/>
        </w:trPr>
        <w:tc>
          <w:tcPr>
            <w:tcW w:w="2936" w:type="dxa"/>
            <w:vMerge w:val="restart"/>
            <w:noWrap/>
          </w:tcPr>
          <w:p w14:paraId="52E53450" w14:textId="77777777" w:rsidR="009B603F" w:rsidRPr="0055104B" w:rsidRDefault="009B603F" w:rsidP="00FA63FB">
            <w:pPr>
              <w:jc w:val="center"/>
              <w:rPr>
                <w:rFonts w:ascii="Arial" w:eastAsia="Times New Roman" w:hAnsi="Arial" w:cs="Arial"/>
                <w:color w:val="000000"/>
                <w:kern w:val="0"/>
                <w14:ligatures w14:val="none"/>
              </w:rPr>
            </w:pPr>
          </w:p>
        </w:tc>
        <w:tc>
          <w:tcPr>
            <w:tcW w:w="3198" w:type="dxa"/>
            <w:gridSpan w:val="2"/>
            <w:noWrap/>
            <w:hideMark/>
          </w:tcPr>
          <w:p w14:paraId="3E14C684" w14:textId="77777777" w:rsidR="009B603F" w:rsidRPr="0055104B" w:rsidRDefault="009B603F" w:rsidP="00FA63F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No Covid</w:t>
            </w:r>
          </w:p>
        </w:tc>
        <w:tc>
          <w:tcPr>
            <w:tcW w:w="3198" w:type="dxa"/>
            <w:gridSpan w:val="2"/>
            <w:noWrap/>
            <w:hideMark/>
          </w:tcPr>
          <w:p w14:paraId="3E108D8B" w14:textId="77777777" w:rsidR="009B603F" w:rsidRPr="0055104B" w:rsidRDefault="009B603F" w:rsidP="00FA63F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COVID</w:t>
            </w:r>
          </w:p>
        </w:tc>
        <w:tc>
          <w:tcPr>
            <w:tcW w:w="3228" w:type="dxa"/>
            <w:gridSpan w:val="2"/>
            <w:noWrap/>
            <w:hideMark/>
          </w:tcPr>
          <w:p w14:paraId="1C12F44D" w14:textId="77777777" w:rsidR="009B603F" w:rsidRPr="0055104B" w:rsidRDefault="009B603F" w:rsidP="00FA63F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Overall</w:t>
            </w:r>
          </w:p>
        </w:tc>
        <w:tc>
          <w:tcPr>
            <w:tcW w:w="1205" w:type="dxa"/>
            <w:vMerge w:val="restart"/>
          </w:tcPr>
          <w:p w14:paraId="1E32E98B" w14:textId="77777777" w:rsidR="009B603F" w:rsidRPr="0055104B" w:rsidRDefault="009B603F" w:rsidP="00FA63FB">
            <w:pPr>
              <w:jc w:val="center"/>
              <w:rPr>
                <w:rFonts w:ascii="Arial" w:eastAsia="Times New Roman" w:hAnsi="Arial" w:cs="Arial"/>
                <w:b/>
                <w:bCs/>
                <w:color w:val="000000"/>
                <w:vertAlign w:val="superscript"/>
              </w:rPr>
            </w:pPr>
            <w:r w:rsidRPr="0055104B">
              <w:rPr>
                <w:rFonts w:ascii="Arial" w:eastAsia="Times New Roman" w:hAnsi="Arial" w:cs="Arial"/>
                <w:b/>
                <w:bCs/>
                <w:color w:val="000000"/>
              </w:rPr>
              <w:t>p-Value</w:t>
            </w:r>
            <w:r w:rsidRPr="0055104B">
              <w:rPr>
                <w:rFonts w:ascii="Arial" w:eastAsia="Times New Roman" w:hAnsi="Arial" w:cs="Arial"/>
                <w:b/>
                <w:bCs/>
                <w:color w:val="000000"/>
                <w:vertAlign w:val="superscript"/>
              </w:rPr>
              <w:t>*</w:t>
            </w:r>
          </w:p>
        </w:tc>
      </w:tr>
      <w:tr w:rsidR="009B603F" w:rsidRPr="0055104B" w14:paraId="7FF23380" w14:textId="77777777" w:rsidTr="00FA63FB">
        <w:trPr>
          <w:trHeight w:val="300"/>
        </w:trPr>
        <w:tc>
          <w:tcPr>
            <w:tcW w:w="2936" w:type="dxa"/>
            <w:vMerge/>
            <w:noWrap/>
            <w:hideMark/>
          </w:tcPr>
          <w:p w14:paraId="15BB235C" w14:textId="77777777" w:rsidR="009B603F" w:rsidRPr="0055104B" w:rsidRDefault="009B603F" w:rsidP="00FA63FB">
            <w:pPr>
              <w:jc w:val="center"/>
              <w:rPr>
                <w:rFonts w:ascii="Arial" w:eastAsia="Times New Roman" w:hAnsi="Arial" w:cs="Arial"/>
                <w:color w:val="000000"/>
                <w:kern w:val="0"/>
                <w14:ligatures w14:val="none"/>
              </w:rPr>
            </w:pPr>
          </w:p>
        </w:tc>
        <w:tc>
          <w:tcPr>
            <w:tcW w:w="1599" w:type="dxa"/>
            <w:noWrap/>
            <w:hideMark/>
          </w:tcPr>
          <w:p w14:paraId="474850BF" w14:textId="77777777" w:rsidR="009B603F" w:rsidRPr="0055104B" w:rsidRDefault="009B603F" w:rsidP="00FA63FB">
            <w:pPr>
              <w:jc w:val="center"/>
              <w:rPr>
                <w:rFonts w:ascii="Arial" w:eastAsia="Times New Roman" w:hAnsi="Arial" w:cs="Arial"/>
                <w:color w:val="000000"/>
                <w:kern w:val="0"/>
                <w14:ligatures w14:val="none"/>
              </w:rPr>
            </w:pPr>
            <w:r w:rsidRPr="0055104B">
              <w:rPr>
                <w:rFonts w:ascii="Arial" w:eastAsia="Times New Roman" w:hAnsi="Arial" w:cs="Arial"/>
                <w:color w:val="000000"/>
              </w:rPr>
              <w:t>No DM</w:t>
            </w:r>
          </w:p>
          <w:p w14:paraId="3C4E7E70" w14:textId="77777777" w:rsidR="009B603F" w:rsidRPr="0055104B" w:rsidRDefault="009B603F" w:rsidP="00FA63F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(N=39)</w:t>
            </w:r>
          </w:p>
        </w:tc>
        <w:tc>
          <w:tcPr>
            <w:tcW w:w="1599" w:type="dxa"/>
            <w:noWrap/>
            <w:hideMark/>
          </w:tcPr>
          <w:p w14:paraId="2A555A5E" w14:textId="77777777" w:rsidR="009B603F" w:rsidRPr="0055104B" w:rsidRDefault="009B603F" w:rsidP="00FA63FB">
            <w:pPr>
              <w:jc w:val="center"/>
              <w:rPr>
                <w:rFonts w:ascii="Arial" w:eastAsia="Times New Roman" w:hAnsi="Arial" w:cs="Arial"/>
                <w:color w:val="000000"/>
                <w:kern w:val="0"/>
                <w14:ligatures w14:val="none"/>
              </w:rPr>
            </w:pPr>
            <w:r w:rsidRPr="0055104B">
              <w:rPr>
                <w:rFonts w:ascii="Arial" w:eastAsia="Times New Roman" w:hAnsi="Arial" w:cs="Arial"/>
                <w:color w:val="000000"/>
              </w:rPr>
              <w:t>Any DM</w:t>
            </w:r>
          </w:p>
          <w:p w14:paraId="27788D29" w14:textId="77777777" w:rsidR="009B603F" w:rsidRPr="0055104B" w:rsidRDefault="009B603F" w:rsidP="00FA63F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(N=33)</w:t>
            </w:r>
          </w:p>
        </w:tc>
        <w:tc>
          <w:tcPr>
            <w:tcW w:w="1599" w:type="dxa"/>
            <w:noWrap/>
            <w:hideMark/>
          </w:tcPr>
          <w:p w14:paraId="56CC1C89" w14:textId="77777777" w:rsidR="009B603F" w:rsidRPr="0055104B" w:rsidRDefault="009B603F" w:rsidP="00FA63FB">
            <w:pPr>
              <w:jc w:val="center"/>
              <w:rPr>
                <w:rFonts w:ascii="Arial" w:eastAsia="Times New Roman" w:hAnsi="Arial" w:cs="Arial"/>
                <w:color w:val="000000"/>
                <w:kern w:val="0"/>
                <w14:ligatures w14:val="none"/>
              </w:rPr>
            </w:pPr>
            <w:r w:rsidRPr="0055104B">
              <w:rPr>
                <w:rFonts w:ascii="Arial" w:eastAsia="Times New Roman" w:hAnsi="Arial" w:cs="Arial"/>
                <w:color w:val="000000"/>
              </w:rPr>
              <w:t>No DM</w:t>
            </w:r>
          </w:p>
          <w:p w14:paraId="6F6F87E9" w14:textId="77777777" w:rsidR="009B603F" w:rsidRPr="0055104B" w:rsidRDefault="009B603F" w:rsidP="00FA63F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(N=76)</w:t>
            </w:r>
          </w:p>
        </w:tc>
        <w:tc>
          <w:tcPr>
            <w:tcW w:w="1599" w:type="dxa"/>
            <w:noWrap/>
            <w:hideMark/>
          </w:tcPr>
          <w:p w14:paraId="24BDF52D" w14:textId="77777777" w:rsidR="009B603F" w:rsidRPr="0055104B" w:rsidRDefault="009B603F" w:rsidP="00FA63FB">
            <w:pPr>
              <w:jc w:val="center"/>
              <w:rPr>
                <w:rFonts w:ascii="Arial" w:eastAsia="Times New Roman" w:hAnsi="Arial" w:cs="Arial"/>
                <w:color w:val="000000"/>
                <w:kern w:val="0"/>
                <w14:ligatures w14:val="none"/>
              </w:rPr>
            </w:pPr>
            <w:r w:rsidRPr="0055104B">
              <w:rPr>
                <w:rFonts w:ascii="Arial" w:eastAsia="Times New Roman" w:hAnsi="Arial" w:cs="Arial"/>
                <w:color w:val="000000"/>
              </w:rPr>
              <w:t>Any DM</w:t>
            </w:r>
          </w:p>
          <w:p w14:paraId="267378D2" w14:textId="77777777" w:rsidR="009B603F" w:rsidRPr="0055104B" w:rsidRDefault="009B603F" w:rsidP="00FA63F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(N=34)</w:t>
            </w:r>
          </w:p>
        </w:tc>
        <w:tc>
          <w:tcPr>
            <w:tcW w:w="1629" w:type="dxa"/>
            <w:noWrap/>
            <w:hideMark/>
          </w:tcPr>
          <w:p w14:paraId="36EECFFB" w14:textId="77777777" w:rsidR="009B603F" w:rsidRPr="0055104B" w:rsidRDefault="009B603F" w:rsidP="00FA63FB">
            <w:pPr>
              <w:jc w:val="center"/>
              <w:rPr>
                <w:rFonts w:ascii="Arial" w:eastAsia="Times New Roman" w:hAnsi="Arial" w:cs="Arial"/>
                <w:color w:val="000000"/>
                <w:kern w:val="0"/>
                <w14:ligatures w14:val="none"/>
              </w:rPr>
            </w:pPr>
            <w:r w:rsidRPr="0055104B">
              <w:rPr>
                <w:rFonts w:ascii="Arial" w:eastAsia="Times New Roman" w:hAnsi="Arial" w:cs="Arial"/>
                <w:color w:val="000000"/>
              </w:rPr>
              <w:t>No DM</w:t>
            </w:r>
          </w:p>
          <w:p w14:paraId="02AD92CD" w14:textId="77777777" w:rsidR="009B603F" w:rsidRPr="0055104B" w:rsidRDefault="009B603F" w:rsidP="00FA63F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(N=115)</w:t>
            </w:r>
          </w:p>
        </w:tc>
        <w:tc>
          <w:tcPr>
            <w:tcW w:w="1599" w:type="dxa"/>
            <w:noWrap/>
            <w:hideMark/>
          </w:tcPr>
          <w:p w14:paraId="57E561F1" w14:textId="77777777" w:rsidR="009B603F" w:rsidRPr="0055104B" w:rsidRDefault="009B603F" w:rsidP="00FA63FB">
            <w:pPr>
              <w:jc w:val="center"/>
              <w:rPr>
                <w:rFonts w:ascii="Arial" w:eastAsia="Times New Roman" w:hAnsi="Arial" w:cs="Arial"/>
                <w:color w:val="000000"/>
                <w:kern w:val="0"/>
                <w14:ligatures w14:val="none"/>
              </w:rPr>
            </w:pPr>
            <w:r w:rsidRPr="0055104B">
              <w:rPr>
                <w:rFonts w:ascii="Arial" w:eastAsia="Times New Roman" w:hAnsi="Arial" w:cs="Arial"/>
                <w:color w:val="000000"/>
              </w:rPr>
              <w:t>Any DM</w:t>
            </w:r>
          </w:p>
          <w:p w14:paraId="15EB3F7C" w14:textId="77777777" w:rsidR="009B603F" w:rsidRPr="0055104B" w:rsidRDefault="009B603F" w:rsidP="00FA63F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(N=67)</w:t>
            </w:r>
          </w:p>
        </w:tc>
        <w:tc>
          <w:tcPr>
            <w:tcW w:w="1205" w:type="dxa"/>
            <w:vMerge/>
          </w:tcPr>
          <w:p w14:paraId="7CEF35DC" w14:textId="77777777" w:rsidR="009B603F" w:rsidRPr="0055104B" w:rsidRDefault="009B603F" w:rsidP="00FA63FB">
            <w:pPr>
              <w:jc w:val="center"/>
              <w:rPr>
                <w:rFonts w:ascii="Arial" w:eastAsia="Times New Roman" w:hAnsi="Arial" w:cs="Arial"/>
                <w:color w:val="000000"/>
              </w:rPr>
            </w:pPr>
          </w:p>
        </w:tc>
      </w:tr>
      <w:tr w:rsidR="009B603F" w:rsidRPr="0055104B" w14:paraId="1DA06876" w14:textId="77777777" w:rsidTr="00FA63FB">
        <w:trPr>
          <w:trHeight w:val="300"/>
        </w:trPr>
        <w:tc>
          <w:tcPr>
            <w:tcW w:w="2936" w:type="dxa"/>
            <w:noWrap/>
            <w:hideMark/>
          </w:tcPr>
          <w:p w14:paraId="09AEBC00"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Hospital disposition</w:t>
            </w:r>
          </w:p>
        </w:tc>
        <w:tc>
          <w:tcPr>
            <w:tcW w:w="1599" w:type="dxa"/>
            <w:noWrap/>
            <w:hideMark/>
          </w:tcPr>
          <w:p w14:paraId="0F6F0147" w14:textId="77777777" w:rsidR="009B603F" w:rsidRPr="0055104B" w:rsidRDefault="009B603F" w:rsidP="00FA63FB">
            <w:pPr>
              <w:rPr>
                <w:rFonts w:ascii="Arial" w:eastAsia="Times New Roman" w:hAnsi="Arial" w:cs="Arial"/>
                <w:color w:val="000000"/>
                <w:kern w:val="0"/>
                <w14:ligatures w14:val="none"/>
              </w:rPr>
            </w:pPr>
          </w:p>
        </w:tc>
        <w:tc>
          <w:tcPr>
            <w:tcW w:w="1599" w:type="dxa"/>
            <w:noWrap/>
            <w:hideMark/>
          </w:tcPr>
          <w:p w14:paraId="3090B9E4"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3B38230A"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73A50DD9" w14:textId="77777777" w:rsidR="009B603F" w:rsidRPr="0055104B" w:rsidRDefault="009B603F" w:rsidP="00FA63FB">
            <w:pPr>
              <w:rPr>
                <w:rFonts w:ascii="Arial" w:eastAsia="Times New Roman" w:hAnsi="Arial" w:cs="Arial"/>
                <w:kern w:val="0"/>
                <w14:ligatures w14:val="none"/>
              </w:rPr>
            </w:pPr>
          </w:p>
        </w:tc>
        <w:tc>
          <w:tcPr>
            <w:tcW w:w="1629" w:type="dxa"/>
            <w:noWrap/>
            <w:hideMark/>
          </w:tcPr>
          <w:p w14:paraId="1E112828"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133E56C8" w14:textId="77777777" w:rsidR="009B603F" w:rsidRPr="0055104B" w:rsidRDefault="009B603F" w:rsidP="00FA63FB">
            <w:pPr>
              <w:rPr>
                <w:rFonts w:ascii="Arial" w:eastAsia="Times New Roman" w:hAnsi="Arial" w:cs="Arial"/>
                <w:kern w:val="0"/>
                <w14:ligatures w14:val="none"/>
              </w:rPr>
            </w:pPr>
          </w:p>
        </w:tc>
        <w:tc>
          <w:tcPr>
            <w:tcW w:w="1205" w:type="dxa"/>
          </w:tcPr>
          <w:p w14:paraId="5993FEBC" w14:textId="77777777" w:rsidR="009B603F" w:rsidRPr="0055104B" w:rsidRDefault="009B603F" w:rsidP="00FA63FB">
            <w:pPr>
              <w:rPr>
                <w:rFonts w:ascii="Arial" w:eastAsia="Times New Roman" w:hAnsi="Arial" w:cs="Arial"/>
              </w:rPr>
            </w:pPr>
            <w:r w:rsidRPr="0055104B">
              <w:rPr>
                <w:rFonts w:ascii="Arial" w:eastAsia="Times New Roman" w:hAnsi="Arial" w:cs="Arial"/>
              </w:rPr>
              <w:t>0.993</w:t>
            </w:r>
          </w:p>
        </w:tc>
      </w:tr>
      <w:tr w:rsidR="009B603F" w:rsidRPr="0055104B" w14:paraId="6FEAF536" w14:textId="77777777" w:rsidTr="00FA63FB">
        <w:trPr>
          <w:trHeight w:val="300"/>
        </w:trPr>
        <w:tc>
          <w:tcPr>
            <w:tcW w:w="2936" w:type="dxa"/>
            <w:noWrap/>
            <w:hideMark/>
          </w:tcPr>
          <w:p w14:paraId="2DD43B81"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Inpatient</w:t>
            </w:r>
          </w:p>
        </w:tc>
        <w:tc>
          <w:tcPr>
            <w:tcW w:w="1599" w:type="dxa"/>
            <w:noWrap/>
            <w:hideMark/>
          </w:tcPr>
          <w:p w14:paraId="41FB8606"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34 (87.2%)</w:t>
            </w:r>
          </w:p>
        </w:tc>
        <w:tc>
          <w:tcPr>
            <w:tcW w:w="1599" w:type="dxa"/>
            <w:noWrap/>
            <w:hideMark/>
          </w:tcPr>
          <w:p w14:paraId="69517CED"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30 (90.9%)</w:t>
            </w:r>
          </w:p>
        </w:tc>
        <w:tc>
          <w:tcPr>
            <w:tcW w:w="1599" w:type="dxa"/>
            <w:noWrap/>
            <w:hideMark/>
          </w:tcPr>
          <w:p w14:paraId="76328DC0"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69 (90.8%)</w:t>
            </w:r>
          </w:p>
        </w:tc>
        <w:tc>
          <w:tcPr>
            <w:tcW w:w="1599" w:type="dxa"/>
            <w:noWrap/>
            <w:hideMark/>
          </w:tcPr>
          <w:p w14:paraId="0C74F00C"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31 (91.2%)</w:t>
            </w:r>
          </w:p>
        </w:tc>
        <w:tc>
          <w:tcPr>
            <w:tcW w:w="1629" w:type="dxa"/>
            <w:noWrap/>
            <w:hideMark/>
          </w:tcPr>
          <w:p w14:paraId="7D29A20B"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103 (89.6%)</w:t>
            </w:r>
          </w:p>
        </w:tc>
        <w:tc>
          <w:tcPr>
            <w:tcW w:w="1599" w:type="dxa"/>
            <w:noWrap/>
            <w:hideMark/>
          </w:tcPr>
          <w:p w14:paraId="413A8E36"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61 (91.0%)</w:t>
            </w:r>
          </w:p>
        </w:tc>
        <w:tc>
          <w:tcPr>
            <w:tcW w:w="1205" w:type="dxa"/>
          </w:tcPr>
          <w:p w14:paraId="7E6E7E29" w14:textId="77777777" w:rsidR="009B603F" w:rsidRPr="0055104B" w:rsidRDefault="009B603F" w:rsidP="00FA63FB">
            <w:pPr>
              <w:rPr>
                <w:rFonts w:ascii="Arial" w:eastAsia="Times New Roman" w:hAnsi="Arial" w:cs="Arial"/>
                <w:color w:val="000000"/>
              </w:rPr>
            </w:pPr>
          </w:p>
        </w:tc>
      </w:tr>
      <w:tr w:rsidR="009B603F" w:rsidRPr="0055104B" w14:paraId="31EF4495" w14:textId="77777777" w:rsidTr="00FA63FB">
        <w:trPr>
          <w:trHeight w:val="300"/>
        </w:trPr>
        <w:tc>
          <w:tcPr>
            <w:tcW w:w="2936" w:type="dxa"/>
            <w:noWrap/>
            <w:hideMark/>
          </w:tcPr>
          <w:p w14:paraId="23CDFE7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ER</w:t>
            </w:r>
          </w:p>
        </w:tc>
        <w:tc>
          <w:tcPr>
            <w:tcW w:w="1599" w:type="dxa"/>
            <w:noWrap/>
            <w:hideMark/>
          </w:tcPr>
          <w:p w14:paraId="30A72F8F"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4 (10.3%)</w:t>
            </w:r>
          </w:p>
        </w:tc>
        <w:tc>
          <w:tcPr>
            <w:tcW w:w="1599" w:type="dxa"/>
            <w:noWrap/>
            <w:hideMark/>
          </w:tcPr>
          <w:p w14:paraId="18D85A1E"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 (6.1%)</w:t>
            </w:r>
          </w:p>
        </w:tc>
        <w:tc>
          <w:tcPr>
            <w:tcW w:w="1599" w:type="dxa"/>
            <w:noWrap/>
            <w:hideMark/>
          </w:tcPr>
          <w:p w14:paraId="3F05EA38"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5 (6.6%)</w:t>
            </w:r>
          </w:p>
        </w:tc>
        <w:tc>
          <w:tcPr>
            <w:tcW w:w="1599" w:type="dxa"/>
            <w:noWrap/>
            <w:hideMark/>
          </w:tcPr>
          <w:p w14:paraId="60F73E75"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 (5.9%)</w:t>
            </w:r>
          </w:p>
        </w:tc>
        <w:tc>
          <w:tcPr>
            <w:tcW w:w="1629" w:type="dxa"/>
            <w:noWrap/>
            <w:hideMark/>
          </w:tcPr>
          <w:p w14:paraId="0823FFB9"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9 (7.8%)</w:t>
            </w:r>
          </w:p>
        </w:tc>
        <w:tc>
          <w:tcPr>
            <w:tcW w:w="1599" w:type="dxa"/>
            <w:noWrap/>
            <w:hideMark/>
          </w:tcPr>
          <w:p w14:paraId="6816214A"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4 (6.0%)</w:t>
            </w:r>
          </w:p>
        </w:tc>
        <w:tc>
          <w:tcPr>
            <w:tcW w:w="1205" w:type="dxa"/>
          </w:tcPr>
          <w:p w14:paraId="3407FFDB" w14:textId="77777777" w:rsidR="009B603F" w:rsidRPr="0055104B" w:rsidRDefault="009B603F" w:rsidP="00FA63FB">
            <w:pPr>
              <w:rPr>
                <w:rFonts w:ascii="Arial" w:eastAsia="Times New Roman" w:hAnsi="Arial" w:cs="Arial"/>
                <w:color w:val="000000"/>
              </w:rPr>
            </w:pPr>
          </w:p>
        </w:tc>
      </w:tr>
      <w:tr w:rsidR="009B603F" w:rsidRPr="0055104B" w14:paraId="0A797511" w14:textId="77777777" w:rsidTr="00FA63FB">
        <w:trPr>
          <w:trHeight w:val="300"/>
        </w:trPr>
        <w:tc>
          <w:tcPr>
            <w:tcW w:w="2936" w:type="dxa"/>
            <w:noWrap/>
            <w:hideMark/>
          </w:tcPr>
          <w:p w14:paraId="4326E1AB"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OP</w:t>
            </w:r>
          </w:p>
        </w:tc>
        <w:tc>
          <w:tcPr>
            <w:tcW w:w="1599" w:type="dxa"/>
            <w:noWrap/>
            <w:hideMark/>
          </w:tcPr>
          <w:p w14:paraId="45AC3948"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599" w:type="dxa"/>
            <w:noWrap/>
            <w:hideMark/>
          </w:tcPr>
          <w:p w14:paraId="7B1E6907"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 (3.0%)</w:t>
            </w:r>
          </w:p>
        </w:tc>
        <w:tc>
          <w:tcPr>
            <w:tcW w:w="1599" w:type="dxa"/>
            <w:noWrap/>
            <w:hideMark/>
          </w:tcPr>
          <w:p w14:paraId="58B024A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 (2.6%)</w:t>
            </w:r>
          </w:p>
        </w:tc>
        <w:tc>
          <w:tcPr>
            <w:tcW w:w="1599" w:type="dxa"/>
            <w:noWrap/>
            <w:hideMark/>
          </w:tcPr>
          <w:p w14:paraId="787A34B0"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 (2.9%)</w:t>
            </w:r>
          </w:p>
        </w:tc>
        <w:tc>
          <w:tcPr>
            <w:tcW w:w="1629" w:type="dxa"/>
            <w:noWrap/>
            <w:hideMark/>
          </w:tcPr>
          <w:p w14:paraId="03443BFA"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 (2.6%)</w:t>
            </w:r>
          </w:p>
        </w:tc>
        <w:tc>
          <w:tcPr>
            <w:tcW w:w="1599" w:type="dxa"/>
            <w:noWrap/>
            <w:hideMark/>
          </w:tcPr>
          <w:p w14:paraId="6BBD98FE"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 (3.0%)</w:t>
            </w:r>
          </w:p>
        </w:tc>
        <w:tc>
          <w:tcPr>
            <w:tcW w:w="1205" w:type="dxa"/>
          </w:tcPr>
          <w:p w14:paraId="63A34ACD" w14:textId="77777777" w:rsidR="009B603F" w:rsidRPr="0055104B" w:rsidRDefault="009B603F" w:rsidP="00FA63FB">
            <w:pPr>
              <w:rPr>
                <w:rFonts w:ascii="Arial" w:eastAsia="Times New Roman" w:hAnsi="Arial" w:cs="Arial"/>
                <w:color w:val="000000"/>
              </w:rPr>
            </w:pPr>
          </w:p>
        </w:tc>
      </w:tr>
      <w:tr w:rsidR="009B603F" w:rsidRPr="0055104B" w14:paraId="58E2ACD9" w14:textId="77777777" w:rsidTr="00FA63FB">
        <w:trPr>
          <w:trHeight w:val="300"/>
        </w:trPr>
        <w:tc>
          <w:tcPr>
            <w:tcW w:w="2936" w:type="dxa"/>
            <w:noWrap/>
            <w:hideMark/>
          </w:tcPr>
          <w:p w14:paraId="708CB170"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Age</w:t>
            </w:r>
          </w:p>
        </w:tc>
        <w:tc>
          <w:tcPr>
            <w:tcW w:w="1599" w:type="dxa"/>
            <w:noWrap/>
            <w:hideMark/>
          </w:tcPr>
          <w:p w14:paraId="60801297" w14:textId="77777777" w:rsidR="009B603F" w:rsidRPr="0055104B" w:rsidRDefault="009B603F" w:rsidP="00FA63FB">
            <w:pPr>
              <w:rPr>
                <w:rFonts w:ascii="Arial" w:eastAsia="Times New Roman" w:hAnsi="Arial" w:cs="Arial"/>
                <w:color w:val="000000"/>
                <w:kern w:val="0"/>
                <w14:ligatures w14:val="none"/>
              </w:rPr>
            </w:pPr>
          </w:p>
        </w:tc>
        <w:tc>
          <w:tcPr>
            <w:tcW w:w="1599" w:type="dxa"/>
            <w:noWrap/>
            <w:hideMark/>
          </w:tcPr>
          <w:p w14:paraId="2C562344"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7F93BD91"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61DC6A05" w14:textId="77777777" w:rsidR="009B603F" w:rsidRPr="0055104B" w:rsidRDefault="009B603F" w:rsidP="00FA63FB">
            <w:pPr>
              <w:rPr>
                <w:rFonts w:ascii="Arial" w:eastAsia="Times New Roman" w:hAnsi="Arial" w:cs="Arial"/>
                <w:kern w:val="0"/>
                <w14:ligatures w14:val="none"/>
              </w:rPr>
            </w:pPr>
          </w:p>
        </w:tc>
        <w:tc>
          <w:tcPr>
            <w:tcW w:w="1629" w:type="dxa"/>
            <w:noWrap/>
            <w:hideMark/>
          </w:tcPr>
          <w:p w14:paraId="5FDC35E1"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1E0BE071" w14:textId="77777777" w:rsidR="009B603F" w:rsidRPr="0055104B" w:rsidRDefault="009B603F" w:rsidP="00FA63FB">
            <w:pPr>
              <w:rPr>
                <w:rFonts w:ascii="Arial" w:eastAsia="Times New Roman" w:hAnsi="Arial" w:cs="Arial"/>
                <w:kern w:val="0"/>
                <w14:ligatures w14:val="none"/>
              </w:rPr>
            </w:pPr>
          </w:p>
        </w:tc>
        <w:tc>
          <w:tcPr>
            <w:tcW w:w="1205" w:type="dxa"/>
          </w:tcPr>
          <w:p w14:paraId="48AE1183" w14:textId="77777777" w:rsidR="009B603F" w:rsidRPr="0055104B" w:rsidRDefault="009B603F" w:rsidP="00FA63FB">
            <w:pPr>
              <w:rPr>
                <w:rFonts w:ascii="Arial" w:eastAsia="Times New Roman" w:hAnsi="Arial" w:cs="Arial"/>
              </w:rPr>
            </w:pPr>
            <w:r w:rsidRPr="0055104B">
              <w:rPr>
                <w:rFonts w:ascii="Arial" w:eastAsia="Times New Roman" w:hAnsi="Arial" w:cs="Arial"/>
              </w:rPr>
              <w:t>0.388</w:t>
            </w:r>
          </w:p>
        </w:tc>
      </w:tr>
      <w:tr w:rsidR="009B603F" w:rsidRPr="0055104B" w14:paraId="7CFA52A3" w14:textId="77777777" w:rsidTr="00FA63FB">
        <w:trPr>
          <w:trHeight w:val="300"/>
        </w:trPr>
        <w:tc>
          <w:tcPr>
            <w:tcW w:w="2936" w:type="dxa"/>
            <w:noWrap/>
            <w:hideMark/>
          </w:tcPr>
          <w:p w14:paraId="0B0DEE0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599" w:type="dxa"/>
            <w:noWrap/>
            <w:hideMark/>
          </w:tcPr>
          <w:p w14:paraId="307068CB"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67.5 (18.1)</w:t>
            </w:r>
          </w:p>
        </w:tc>
        <w:tc>
          <w:tcPr>
            <w:tcW w:w="1599" w:type="dxa"/>
            <w:noWrap/>
            <w:hideMark/>
          </w:tcPr>
          <w:p w14:paraId="6370F1B6"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64.2 (16.8)</w:t>
            </w:r>
          </w:p>
        </w:tc>
        <w:tc>
          <w:tcPr>
            <w:tcW w:w="1599" w:type="dxa"/>
            <w:noWrap/>
            <w:hideMark/>
          </w:tcPr>
          <w:p w14:paraId="7EF5B545"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61.4 (16.4)</w:t>
            </w:r>
          </w:p>
        </w:tc>
        <w:tc>
          <w:tcPr>
            <w:tcW w:w="1599" w:type="dxa"/>
            <w:noWrap/>
            <w:hideMark/>
          </w:tcPr>
          <w:p w14:paraId="3338165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67.0 (13.7)</w:t>
            </w:r>
          </w:p>
        </w:tc>
        <w:tc>
          <w:tcPr>
            <w:tcW w:w="1629" w:type="dxa"/>
            <w:noWrap/>
            <w:hideMark/>
          </w:tcPr>
          <w:p w14:paraId="09BD242E"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63.5 (17.2)</w:t>
            </w:r>
          </w:p>
        </w:tc>
        <w:tc>
          <w:tcPr>
            <w:tcW w:w="1599" w:type="dxa"/>
            <w:noWrap/>
            <w:hideMark/>
          </w:tcPr>
          <w:p w14:paraId="3821AAC4"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65.6 (15.2)</w:t>
            </w:r>
          </w:p>
        </w:tc>
        <w:tc>
          <w:tcPr>
            <w:tcW w:w="1205" w:type="dxa"/>
          </w:tcPr>
          <w:p w14:paraId="7EA0E190" w14:textId="77777777" w:rsidR="009B603F" w:rsidRPr="0055104B" w:rsidRDefault="009B603F" w:rsidP="00FA63FB">
            <w:pPr>
              <w:rPr>
                <w:rFonts w:ascii="Arial" w:eastAsia="Times New Roman" w:hAnsi="Arial" w:cs="Arial"/>
                <w:color w:val="000000"/>
              </w:rPr>
            </w:pPr>
          </w:p>
        </w:tc>
      </w:tr>
      <w:tr w:rsidR="009B603F" w:rsidRPr="0055104B" w14:paraId="7214F5C7" w14:textId="77777777" w:rsidTr="00FA63FB">
        <w:trPr>
          <w:trHeight w:val="300"/>
        </w:trPr>
        <w:tc>
          <w:tcPr>
            <w:tcW w:w="2936" w:type="dxa"/>
            <w:noWrap/>
            <w:hideMark/>
          </w:tcPr>
          <w:p w14:paraId="2A4124D6"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599" w:type="dxa"/>
            <w:noWrap/>
            <w:hideMark/>
          </w:tcPr>
          <w:p w14:paraId="202EF5B1"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74.0 [22.0, 92.0]</w:t>
            </w:r>
          </w:p>
        </w:tc>
        <w:tc>
          <w:tcPr>
            <w:tcW w:w="1599" w:type="dxa"/>
            <w:noWrap/>
            <w:hideMark/>
          </w:tcPr>
          <w:p w14:paraId="449459DF"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66.0 [28.0, 94.0]</w:t>
            </w:r>
          </w:p>
        </w:tc>
        <w:tc>
          <w:tcPr>
            <w:tcW w:w="1599" w:type="dxa"/>
            <w:noWrap/>
            <w:hideMark/>
          </w:tcPr>
          <w:p w14:paraId="0A48A04C"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61.5 [21.0, 93.0]</w:t>
            </w:r>
          </w:p>
        </w:tc>
        <w:tc>
          <w:tcPr>
            <w:tcW w:w="1599" w:type="dxa"/>
            <w:noWrap/>
            <w:hideMark/>
          </w:tcPr>
          <w:p w14:paraId="1F3A46BF"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68.5 [36.0, 89.0]</w:t>
            </w:r>
          </w:p>
        </w:tc>
        <w:tc>
          <w:tcPr>
            <w:tcW w:w="1629" w:type="dxa"/>
            <w:noWrap/>
            <w:hideMark/>
          </w:tcPr>
          <w:p w14:paraId="19B8DDA3"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64.0 [21.0, 93.0]</w:t>
            </w:r>
          </w:p>
        </w:tc>
        <w:tc>
          <w:tcPr>
            <w:tcW w:w="1599" w:type="dxa"/>
            <w:noWrap/>
            <w:hideMark/>
          </w:tcPr>
          <w:p w14:paraId="641B7E4B"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68.0 [28.0, 94.0]</w:t>
            </w:r>
          </w:p>
        </w:tc>
        <w:tc>
          <w:tcPr>
            <w:tcW w:w="1205" w:type="dxa"/>
          </w:tcPr>
          <w:p w14:paraId="0DC8F969" w14:textId="77777777" w:rsidR="009B603F" w:rsidRPr="0055104B" w:rsidRDefault="009B603F" w:rsidP="00FA63FB">
            <w:pPr>
              <w:rPr>
                <w:rFonts w:ascii="Arial" w:eastAsia="Times New Roman" w:hAnsi="Arial" w:cs="Arial"/>
                <w:color w:val="000000"/>
              </w:rPr>
            </w:pPr>
          </w:p>
        </w:tc>
      </w:tr>
      <w:tr w:rsidR="009B603F" w:rsidRPr="0055104B" w14:paraId="59D2F41A" w14:textId="77777777" w:rsidTr="00FA63FB">
        <w:trPr>
          <w:trHeight w:val="300"/>
        </w:trPr>
        <w:tc>
          <w:tcPr>
            <w:tcW w:w="2936" w:type="dxa"/>
            <w:noWrap/>
            <w:hideMark/>
          </w:tcPr>
          <w:p w14:paraId="2925BBD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Sex</w:t>
            </w:r>
          </w:p>
        </w:tc>
        <w:tc>
          <w:tcPr>
            <w:tcW w:w="1599" w:type="dxa"/>
            <w:noWrap/>
            <w:hideMark/>
          </w:tcPr>
          <w:p w14:paraId="27A329C1" w14:textId="77777777" w:rsidR="009B603F" w:rsidRPr="0055104B" w:rsidRDefault="009B603F" w:rsidP="00FA63FB">
            <w:pPr>
              <w:rPr>
                <w:rFonts w:ascii="Arial" w:eastAsia="Times New Roman" w:hAnsi="Arial" w:cs="Arial"/>
                <w:color w:val="000000"/>
                <w:kern w:val="0"/>
                <w14:ligatures w14:val="none"/>
              </w:rPr>
            </w:pPr>
          </w:p>
        </w:tc>
        <w:tc>
          <w:tcPr>
            <w:tcW w:w="1599" w:type="dxa"/>
            <w:noWrap/>
            <w:hideMark/>
          </w:tcPr>
          <w:p w14:paraId="39858903"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52E5FEE5"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5C7089FB" w14:textId="77777777" w:rsidR="009B603F" w:rsidRPr="0055104B" w:rsidRDefault="009B603F" w:rsidP="00FA63FB">
            <w:pPr>
              <w:rPr>
                <w:rFonts w:ascii="Arial" w:eastAsia="Times New Roman" w:hAnsi="Arial" w:cs="Arial"/>
                <w:kern w:val="0"/>
                <w14:ligatures w14:val="none"/>
              </w:rPr>
            </w:pPr>
          </w:p>
        </w:tc>
        <w:tc>
          <w:tcPr>
            <w:tcW w:w="1629" w:type="dxa"/>
            <w:noWrap/>
            <w:hideMark/>
          </w:tcPr>
          <w:p w14:paraId="646A4683"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5C1FF1BF" w14:textId="77777777" w:rsidR="009B603F" w:rsidRPr="0055104B" w:rsidRDefault="009B603F" w:rsidP="00FA63FB">
            <w:pPr>
              <w:rPr>
                <w:rFonts w:ascii="Arial" w:eastAsia="Times New Roman" w:hAnsi="Arial" w:cs="Arial"/>
                <w:kern w:val="0"/>
                <w14:ligatures w14:val="none"/>
              </w:rPr>
            </w:pPr>
          </w:p>
        </w:tc>
        <w:tc>
          <w:tcPr>
            <w:tcW w:w="1205" w:type="dxa"/>
          </w:tcPr>
          <w:p w14:paraId="508A0447" w14:textId="77777777" w:rsidR="009B603F" w:rsidRPr="0055104B" w:rsidRDefault="009B603F" w:rsidP="00FA63FB">
            <w:pPr>
              <w:rPr>
                <w:rFonts w:ascii="Arial" w:eastAsia="Times New Roman" w:hAnsi="Arial" w:cs="Arial"/>
              </w:rPr>
            </w:pPr>
            <w:r w:rsidRPr="0055104B">
              <w:rPr>
                <w:rFonts w:ascii="Arial" w:eastAsia="Times New Roman" w:hAnsi="Arial" w:cs="Arial"/>
              </w:rPr>
              <w:t>0.544</w:t>
            </w:r>
          </w:p>
        </w:tc>
      </w:tr>
      <w:tr w:rsidR="009B603F" w:rsidRPr="0055104B" w14:paraId="1661DC78" w14:textId="77777777" w:rsidTr="00FA63FB">
        <w:trPr>
          <w:trHeight w:val="300"/>
        </w:trPr>
        <w:tc>
          <w:tcPr>
            <w:tcW w:w="2936" w:type="dxa"/>
            <w:noWrap/>
            <w:hideMark/>
          </w:tcPr>
          <w:p w14:paraId="0CEB814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Male</w:t>
            </w:r>
          </w:p>
        </w:tc>
        <w:tc>
          <w:tcPr>
            <w:tcW w:w="1599" w:type="dxa"/>
            <w:noWrap/>
            <w:hideMark/>
          </w:tcPr>
          <w:p w14:paraId="41CA8576"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18 (46.2%)</w:t>
            </w:r>
          </w:p>
        </w:tc>
        <w:tc>
          <w:tcPr>
            <w:tcW w:w="1599" w:type="dxa"/>
            <w:noWrap/>
            <w:hideMark/>
          </w:tcPr>
          <w:p w14:paraId="116EDA75"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17 (51.5%)</w:t>
            </w:r>
          </w:p>
        </w:tc>
        <w:tc>
          <w:tcPr>
            <w:tcW w:w="1599" w:type="dxa"/>
            <w:noWrap/>
            <w:hideMark/>
          </w:tcPr>
          <w:p w14:paraId="64BF8521"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45 (59.2%)</w:t>
            </w:r>
          </w:p>
        </w:tc>
        <w:tc>
          <w:tcPr>
            <w:tcW w:w="1599" w:type="dxa"/>
            <w:noWrap/>
            <w:hideMark/>
          </w:tcPr>
          <w:p w14:paraId="22633FE5"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20 (58.8%)</w:t>
            </w:r>
          </w:p>
        </w:tc>
        <w:tc>
          <w:tcPr>
            <w:tcW w:w="1629" w:type="dxa"/>
            <w:noWrap/>
            <w:hideMark/>
          </w:tcPr>
          <w:p w14:paraId="54970629"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63 (54.8%)</w:t>
            </w:r>
          </w:p>
        </w:tc>
        <w:tc>
          <w:tcPr>
            <w:tcW w:w="1599" w:type="dxa"/>
            <w:noWrap/>
            <w:hideMark/>
          </w:tcPr>
          <w:p w14:paraId="40D44828"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37 (55.2%)</w:t>
            </w:r>
          </w:p>
        </w:tc>
        <w:tc>
          <w:tcPr>
            <w:tcW w:w="1205" w:type="dxa"/>
          </w:tcPr>
          <w:p w14:paraId="2AE10AA3" w14:textId="77777777" w:rsidR="009B603F" w:rsidRPr="0055104B" w:rsidRDefault="009B603F" w:rsidP="00FA63FB">
            <w:pPr>
              <w:rPr>
                <w:rFonts w:ascii="Arial" w:eastAsia="Times New Roman" w:hAnsi="Arial" w:cs="Arial"/>
                <w:color w:val="000000"/>
              </w:rPr>
            </w:pPr>
          </w:p>
        </w:tc>
      </w:tr>
      <w:tr w:rsidR="009B603F" w:rsidRPr="0055104B" w14:paraId="106FAA89" w14:textId="77777777" w:rsidTr="00FA63FB">
        <w:trPr>
          <w:trHeight w:val="300"/>
        </w:trPr>
        <w:tc>
          <w:tcPr>
            <w:tcW w:w="2936" w:type="dxa"/>
            <w:noWrap/>
            <w:hideMark/>
          </w:tcPr>
          <w:p w14:paraId="4353A57C"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Female</w:t>
            </w:r>
          </w:p>
        </w:tc>
        <w:tc>
          <w:tcPr>
            <w:tcW w:w="1599" w:type="dxa"/>
            <w:noWrap/>
            <w:hideMark/>
          </w:tcPr>
          <w:p w14:paraId="7B00613B"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21 (53.8%)</w:t>
            </w:r>
          </w:p>
        </w:tc>
        <w:tc>
          <w:tcPr>
            <w:tcW w:w="1599" w:type="dxa"/>
            <w:noWrap/>
            <w:hideMark/>
          </w:tcPr>
          <w:p w14:paraId="589F16CF"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16 (48.5%)</w:t>
            </w:r>
          </w:p>
        </w:tc>
        <w:tc>
          <w:tcPr>
            <w:tcW w:w="1599" w:type="dxa"/>
            <w:noWrap/>
            <w:hideMark/>
          </w:tcPr>
          <w:p w14:paraId="6A3ADF2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31 (40.8%)</w:t>
            </w:r>
          </w:p>
        </w:tc>
        <w:tc>
          <w:tcPr>
            <w:tcW w:w="1599" w:type="dxa"/>
            <w:noWrap/>
            <w:hideMark/>
          </w:tcPr>
          <w:p w14:paraId="6F8F16AE"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14 (41.2%)</w:t>
            </w:r>
          </w:p>
        </w:tc>
        <w:tc>
          <w:tcPr>
            <w:tcW w:w="1629" w:type="dxa"/>
            <w:noWrap/>
            <w:hideMark/>
          </w:tcPr>
          <w:p w14:paraId="5F6610AA"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52 (45.2%)</w:t>
            </w:r>
          </w:p>
        </w:tc>
        <w:tc>
          <w:tcPr>
            <w:tcW w:w="1599" w:type="dxa"/>
            <w:noWrap/>
            <w:hideMark/>
          </w:tcPr>
          <w:p w14:paraId="699A228C"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30 (44.8%)</w:t>
            </w:r>
          </w:p>
        </w:tc>
        <w:tc>
          <w:tcPr>
            <w:tcW w:w="1205" w:type="dxa"/>
          </w:tcPr>
          <w:p w14:paraId="592C3810" w14:textId="77777777" w:rsidR="009B603F" w:rsidRPr="0055104B" w:rsidRDefault="009B603F" w:rsidP="00FA63FB">
            <w:pPr>
              <w:rPr>
                <w:rFonts w:ascii="Arial" w:eastAsia="Times New Roman" w:hAnsi="Arial" w:cs="Arial"/>
                <w:color w:val="000000"/>
              </w:rPr>
            </w:pPr>
          </w:p>
        </w:tc>
      </w:tr>
      <w:tr w:rsidR="009B603F" w:rsidRPr="0055104B" w14:paraId="3370D106" w14:textId="77777777" w:rsidTr="00FA63FB">
        <w:trPr>
          <w:trHeight w:val="300"/>
        </w:trPr>
        <w:tc>
          <w:tcPr>
            <w:tcW w:w="2936" w:type="dxa"/>
            <w:noWrap/>
            <w:hideMark/>
          </w:tcPr>
          <w:p w14:paraId="26EE12C0"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Race</w:t>
            </w:r>
          </w:p>
        </w:tc>
        <w:tc>
          <w:tcPr>
            <w:tcW w:w="1599" w:type="dxa"/>
            <w:noWrap/>
            <w:hideMark/>
          </w:tcPr>
          <w:p w14:paraId="16522672" w14:textId="77777777" w:rsidR="009B603F" w:rsidRPr="0055104B" w:rsidRDefault="009B603F" w:rsidP="00FA63FB">
            <w:pPr>
              <w:rPr>
                <w:rFonts w:ascii="Arial" w:eastAsia="Times New Roman" w:hAnsi="Arial" w:cs="Arial"/>
                <w:color w:val="000000"/>
                <w:kern w:val="0"/>
                <w14:ligatures w14:val="none"/>
              </w:rPr>
            </w:pPr>
          </w:p>
        </w:tc>
        <w:tc>
          <w:tcPr>
            <w:tcW w:w="1599" w:type="dxa"/>
            <w:noWrap/>
            <w:hideMark/>
          </w:tcPr>
          <w:p w14:paraId="68999CF5"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68275006"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4735DB08" w14:textId="77777777" w:rsidR="009B603F" w:rsidRPr="0055104B" w:rsidRDefault="009B603F" w:rsidP="00FA63FB">
            <w:pPr>
              <w:rPr>
                <w:rFonts w:ascii="Arial" w:eastAsia="Times New Roman" w:hAnsi="Arial" w:cs="Arial"/>
                <w:kern w:val="0"/>
                <w14:ligatures w14:val="none"/>
              </w:rPr>
            </w:pPr>
          </w:p>
        </w:tc>
        <w:tc>
          <w:tcPr>
            <w:tcW w:w="1629" w:type="dxa"/>
            <w:noWrap/>
            <w:hideMark/>
          </w:tcPr>
          <w:p w14:paraId="7820AE79"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18D25FBB" w14:textId="77777777" w:rsidR="009B603F" w:rsidRPr="0055104B" w:rsidRDefault="009B603F" w:rsidP="00FA63FB">
            <w:pPr>
              <w:rPr>
                <w:rFonts w:ascii="Arial" w:eastAsia="Times New Roman" w:hAnsi="Arial" w:cs="Arial"/>
                <w:kern w:val="0"/>
                <w14:ligatures w14:val="none"/>
              </w:rPr>
            </w:pPr>
          </w:p>
        </w:tc>
        <w:tc>
          <w:tcPr>
            <w:tcW w:w="1205" w:type="dxa"/>
          </w:tcPr>
          <w:p w14:paraId="59AF4181" w14:textId="77777777" w:rsidR="009B603F" w:rsidRPr="0055104B" w:rsidRDefault="009B603F" w:rsidP="00FA63FB">
            <w:pPr>
              <w:rPr>
                <w:rFonts w:ascii="Arial" w:eastAsia="Times New Roman" w:hAnsi="Arial" w:cs="Arial"/>
              </w:rPr>
            </w:pPr>
            <w:r w:rsidRPr="0055104B">
              <w:rPr>
                <w:rFonts w:ascii="Arial" w:eastAsia="Times New Roman" w:hAnsi="Arial" w:cs="Arial"/>
              </w:rPr>
              <w:t>0.005</w:t>
            </w:r>
          </w:p>
        </w:tc>
      </w:tr>
      <w:tr w:rsidR="009B603F" w:rsidRPr="0055104B" w14:paraId="52D66152" w14:textId="77777777" w:rsidTr="00FA63FB">
        <w:trPr>
          <w:trHeight w:val="300"/>
        </w:trPr>
        <w:tc>
          <w:tcPr>
            <w:tcW w:w="2936" w:type="dxa"/>
            <w:noWrap/>
            <w:hideMark/>
          </w:tcPr>
          <w:p w14:paraId="0A0FA0E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White non-Hispanic</w:t>
            </w:r>
          </w:p>
        </w:tc>
        <w:tc>
          <w:tcPr>
            <w:tcW w:w="1599" w:type="dxa"/>
            <w:noWrap/>
            <w:hideMark/>
          </w:tcPr>
          <w:p w14:paraId="149BBF71"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27 (69.2%)</w:t>
            </w:r>
          </w:p>
        </w:tc>
        <w:tc>
          <w:tcPr>
            <w:tcW w:w="1599" w:type="dxa"/>
            <w:noWrap/>
            <w:hideMark/>
          </w:tcPr>
          <w:p w14:paraId="360C1483"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18 (54.5%)</w:t>
            </w:r>
          </w:p>
        </w:tc>
        <w:tc>
          <w:tcPr>
            <w:tcW w:w="1599" w:type="dxa"/>
            <w:noWrap/>
            <w:hideMark/>
          </w:tcPr>
          <w:p w14:paraId="087BC3DA"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48 (63.2%)</w:t>
            </w:r>
          </w:p>
        </w:tc>
        <w:tc>
          <w:tcPr>
            <w:tcW w:w="1599" w:type="dxa"/>
            <w:noWrap/>
            <w:hideMark/>
          </w:tcPr>
          <w:p w14:paraId="0F15490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24 (70.6%)</w:t>
            </w:r>
          </w:p>
        </w:tc>
        <w:tc>
          <w:tcPr>
            <w:tcW w:w="1629" w:type="dxa"/>
            <w:noWrap/>
            <w:hideMark/>
          </w:tcPr>
          <w:p w14:paraId="3E9E77CA"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75 (65.2%)</w:t>
            </w:r>
          </w:p>
        </w:tc>
        <w:tc>
          <w:tcPr>
            <w:tcW w:w="1599" w:type="dxa"/>
            <w:noWrap/>
            <w:hideMark/>
          </w:tcPr>
          <w:p w14:paraId="606664B6"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42 (62.7%)</w:t>
            </w:r>
          </w:p>
        </w:tc>
        <w:tc>
          <w:tcPr>
            <w:tcW w:w="1205" w:type="dxa"/>
          </w:tcPr>
          <w:p w14:paraId="53327C46" w14:textId="77777777" w:rsidR="009B603F" w:rsidRPr="0055104B" w:rsidRDefault="009B603F" w:rsidP="00FA63FB">
            <w:pPr>
              <w:rPr>
                <w:rFonts w:ascii="Arial" w:eastAsia="Times New Roman" w:hAnsi="Arial" w:cs="Arial"/>
                <w:color w:val="000000"/>
              </w:rPr>
            </w:pPr>
          </w:p>
        </w:tc>
      </w:tr>
      <w:tr w:rsidR="009B603F" w:rsidRPr="0055104B" w14:paraId="5C221802" w14:textId="77777777" w:rsidTr="00FA63FB">
        <w:trPr>
          <w:trHeight w:val="300"/>
        </w:trPr>
        <w:tc>
          <w:tcPr>
            <w:tcW w:w="2936" w:type="dxa"/>
            <w:noWrap/>
            <w:hideMark/>
          </w:tcPr>
          <w:p w14:paraId="0560631B"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Black</w:t>
            </w:r>
          </w:p>
        </w:tc>
        <w:tc>
          <w:tcPr>
            <w:tcW w:w="1599" w:type="dxa"/>
            <w:noWrap/>
            <w:hideMark/>
          </w:tcPr>
          <w:p w14:paraId="5DC6ADE4"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 (7.7%)</w:t>
            </w:r>
          </w:p>
        </w:tc>
        <w:tc>
          <w:tcPr>
            <w:tcW w:w="1599" w:type="dxa"/>
            <w:noWrap/>
            <w:hideMark/>
          </w:tcPr>
          <w:p w14:paraId="2A09EEAD"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599" w:type="dxa"/>
            <w:noWrap/>
            <w:hideMark/>
          </w:tcPr>
          <w:p w14:paraId="5A163D6F"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7 (9.2%)</w:t>
            </w:r>
          </w:p>
        </w:tc>
        <w:tc>
          <w:tcPr>
            <w:tcW w:w="1599" w:type="dxa"/>
            <w:noWrap/>
            <w:hideMark/>
          </w:tcPr>
          <w:p w14:paraId="223FBC51"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 (2.9%)</w:t>
            </w:r>
          </w:p>
        </w:tc>
        <w:tc>
          <w:tcPr>
            <w:tcW w:w="1629" w:type="dxa"/>
            <w:noWrap/>
            <w:hideMark/>
          </w:tcPr>
          <w:p w14:paraId="022845F9"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10 (8.7%)</w:t>
            </w:r>
          </w:p>
        </w:tc>
        <w:tc>
          <w:tcPr>
            <w:tcW w:w="1599" w:type="dxa"/>
            <w:noWrap/>
            <w:hideMark/>
          </w:tcPr>
          <w:p w14:paraId="5E110D10"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4 (6.0%)</w:t>
            </w:r>
          </w:p>
        </w:tc>
        <w:tc>
          <w:tcPr>
            <w:tcW w:w="1205" w:type="dxa"/>
          </w:tcPr>
          <w:p w14:paraId="4F2F1414" w14:textId="77777777" w:rsidR="009B603F" w:rsidRPr="0055104B" w:rsidRDefault="009B603F" w:rsidP="00FA63FB">
            <w:pPr>
              <w:rPr>
                <w:rFonts w:ascii="Arial" w:eastAsia="Times New Roman" w:hAnsi="Arial" w:cs="Arial"/>
                <w:color w:val="000000"/>
              </w:rPr>
            </w:pPr>
          </w:p>
        </w:tc>
      </w:tr>
      <w:tr w:rsidR="009B603F" w:rsidRPr="0055104B" w14:paraId="7D154287" w14:textId="77777777" w:rsidTr="00FA63FB">
        <w:trPr>
          <w:trHeight w:val="300"/>
        </w:trPr>
        <w:tc>
          <w:tcPr>
            <w:tcW w:w="2936" w:type="dxa"/>
            <w:noWrap/>
            <w:hideMark/>
          </w:tcPr>
          <w:p w14:paraId="22FFEF47"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Asian</w:t>
            </w:r>
          </w:p>
        </w:tc>
        <w:tc>
          <w:tcPr>
            <w:tcW w:w="1599" w:type="dxa"/>
            <w:noWrap/>
            <w:hideMark/>
          </w:tcPr>
          <w:p w14:paraId="4F8B358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4 (10.3%)</w:t>
            </w:r>
          </w:p>
        </w:tc>
        <w:tc>
          <w:tcPr>
            <w:tcW w:w="1599" w:type="dxa"/>
            <w:noWrap/>
            <w:hideMark/>
          </w:tcPr>
          <w:p w14:paraId="2A909757"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 (6.1%)</w:t>
            </w:r>
          </w:p>
        </w:tc>
        <w:tc>
          <w:tcPr>
            <w:tcW w:w="1599" w:type="dxa"/>
            <w:noWrap/>
            <w:hideMark/>
          </w:tcPr>
          <w:p w14:paraId="080AB9A7"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14 (18.4%)</w:t>
            </w:r>
          </w:p>
        </w:tc>
        <w:tc>
          <w:tcPr>
            <w:tcW w:w="1599" w:type="dxa"/>
            <w:noWrap/>
            <w:hideMark/>
          </w:tcPr>
          <w:p w14:paraId="1E80F55D"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 (17.6%)</w:t>
            </w:r>
          </w:p>
        </w:tc>
        <w:tc>
          <w:tcPr>
            <w:tcW w:w="1629" w:type="dxa"/>
            <w:noWrap/>
            <w:hideMark/>
          </w:tcPr>
          <w:p w14:paraId="5451C561"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18 (15.7%)</w:t>
            </w:r>
          </w:p>
        </w:tc>
        <w:tc>
          <w:tcPr>
            <w:tcW w:w="1599" w:type="dxa"/>
            <w:noWrap/>
            <w:hideMark/>
          </w:tcPr>
          <w:p w14:paraId="600DF6D9"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8 (11.9%)</w:t>
            </w:r>
          </w:p>
        </w:tc>
        <w:tc>
          <w:tcPr>
            <w:tcW w:w="1205" w:type="dxa"/>
          </w:tcPr>
          <w:p w14:paraId="12C3D028" w14:textId="77777777" w:rsidR="009B603F" w:rsidRPr="0055104B" w:rsidRDefault="009B603F" w:rsidP="00FA63FB">
            <w:pPr>
              <w:rPr>
                <w:rFonts w:ascii="Arial" w:eastAsia="Times New Roman" w:hAnsi="Arial" w:cs="Arial"/>
                <w:color w:val="000000"/>
              </w:rPr>
            </w:pPr>
          </w:p>
        </w:tc>
      </w:tr>
      <w:tr w:rsidR="009B603F" w:rsidRPr="0055104B" w14:paraId="76FCBB24" w14:textId="77777777" w:rsidTr="00FA63FB">
        <w:trPr>
          <w:trHeight w:val="300"/>
        </w:trPr>
        <w:tc>
          <w:tcPr>
            <w:tcW w:w="2936" w:type="dxa"/>
            <w:noWrap/>
            <w:hideMark/>
          </w:tcPr>
          <w:p w14:paraId="33A6377F"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Hispanic</w:t>
            </w:r>
          </w:p>
        </w:tc>
        <w:tc>
          <w:tcPr>
            <w:tcW w:w="1599" w:type="dxa"/>
            <w:noWrap/>
            <w:hideMark/>
          </w:tcPr>
          <w:p w14:paraId="0AABBFC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 (7.7%)</w:t>
            </w:r>
          </w:p>
        </w:tc>
        <w:tc>
          <w:tcPr>
            <w:tcW w:w="1599" w:type="dxa"/>
            <w:noWrap/>
            <w:hideMark/>
          </w:tcPr>
          <w:p w14:paraId="79E826ED"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599" w:type="dxa"/>
            <w:noWrap/>
            <w:hideMark/>
          </w:tcPr>
          <w:p w14:paraId="5A2A4DCE"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7 (9.2%)</w:t>
            </w:r>
          </w:p>
        </w:tc>
        <w:tc>
          <w:tcPr>
            <w:tcW w:w="1599" w:type="dxa"/>
            <w:noWrap/>
            <w:hideMark/>
          </w:tcPr>
          <w:p w14:paraId="23F7AD7B"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 (8.8%)</w:t>
            </w:r>
          </w:p>
        </w:tc>
        <w:tc>
          <w:tcPr>
            <w:tcW w:w="1629" w:type="dxa"/>
            <w:noWrap/>
            <w:hideMark/>
          </w:tcPr>
          <w:p w14:paraId="6FC712C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10 (8.7%)</w:t>
            </w:r>
          </w:p>
        </w:tc>
        <w:tc>
          <w:tcPr>
            <w:tcW w:w="1599" w:type="dxa"/>
            <w:noWrap/>
            <w:hideMark/>
          </w:tcPr>
          <w:p w14:paraId="43279CD4"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 (9.0%)</w:t>
            </w:r>
          </w:p>
        </w:tc>
        <w:tc>
          <w:tcPr>
            <w:tcW w:w="1205" w:type="dxa"/>
          </w:tcPr>
          <w:p w14:paraId="61B850B3" w14:textId="77777777" w:rsidR="009B603F" w:rsidRPr="0055104B" w:rsidRDefault="009B603F" w:rsidP="00FA63FB">
            <w:pPr>
              <w:rPr>
                <w:rFonts w:ascii="Arial" w:eastAsia="Times New Roman" w:hAnsi="Arial" w:cs="Arial"/>
                <w:color w:val="000000"/>
              </w:rPr>
            </w:pPr>
          </w:p>
        </w:tc>
      </w:tr>
      <w:tr w:rsidR="009B603F" w:rsidRPr="0055104B" w14:paraId="1C04AB11" w14:textId="77777777" w:rsidTr="00FA63FB">
        <w:trPr>
          <w:trHeight w:val="300"/>
        </w:trPr>
        <w:tc>
          <w:tcPr>
            <w:tcW w:w="2936" w:type="dxa"/>
            <w:noWrap/>
            <w:hideMark/>
          </w:tcPr>
          <w:p w14:paraId="58A4454B"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Other</w:t>
            </w:r>
          </w:p>
        </w:tc>
        <w:tc>
          <w:tcPr>
            <w:tcW w:w="1599" w:type="dxa"/>
            <w:noWrap/>
            <w:hideMark/>
          </w:tcPr>
          <w:p w14:paraId="310339C5"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 (5.1%)</w:t>
            </w:r>
          </w:p>
        </w:tc>
        <w:tc>
          <w:tcPr>
            <w:tcW w:w="1599" w:type="dxa"/>
            <w:noWrap/>
            <w:hideMark/>
          </w:tcPr>
          <w:p w14:paraId="63CC0724"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7 (21.2%)</w:t>
            </w:r>
          </w:p>
        </w:tc>
        <w:tc>
          <w:tcPr>
            <w:tcW w:w="1599" w:type="dxa"/>
            <w:noWrap/>
            <w:hideMark/>
          </w:tcPr>
          <w:p w14:paraId="253AE259"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599" w:type="dxa"/>
            <w:noWrap/>
            <w:hideMark/>
          </w:tcPr>
          <w:p w14:paraId="5F0A23E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629" w:type="dxa"/>
            <w:noWrap/>
            <w:hideMark/>
          </w:tcPr>
          <w:p w14:paraId="230F6DBE"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 (1.7%)</w:t>
            </w:r>
          </w:p>
        </w:tc>
        <w:tc>
          <w:tcPr>
            <w:tcW w:w="1599" w:type="dxa"/>
            <w:noWrap/>
            <w:hideMark/>
          </w:tcPr>
          <w:p w14:paraId="21F1E74B"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7 (10.4%)</w:t>
            </w:r>
          </w:p>
        </w:tc>
        <w:tc>
          <w:tcPr>
            <w:tcW w:w="1205" w:type="dxa"/>
          </w:tcPr>
          <w:p w14:paraId="5842F6D8" w14:textId="77777777" w:rsidR="009B603F" w:rsidRPr="0055104B" w:rsidRDefault="009B603F" w:rsidP="00FA63FB">
            <w:pPr>
              <w:rPr>
                <w:rFonts w:ascii="Arial" w:eastAsia="Times New Roman" w:hAnsi="Arial" w:cs="Arial"/>
                <w:color w:val="000000"/>
              </w:rPr>
            </w:pPr>
          </w:p>
        </w:tc>
      </w:tr>
      <w:tr w:rsidR="009B603F" w:rsidRPr="0055104B" w14:paraId="203D6140" w14:textId="77777777" w:rsidTr="00FA63FB">
        <w:trPr>
          <w:trHeight w:val="300"/>
        </w:trPr>
        <w:tc>
          <w:tcPr>
            <w:tcW w:w="2936" w:type="dxa"/>
            <w:noWrap/>
            <w:hideMark/>
          </w:tcPr>
          <w:p w14:paraId="7A23628B"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Weight (kg)</w:t>
            </w:r>
          </w:p>
        </w:tc>
        <w:tc>
          <w:tcPr>
            <w:tcW w:w="1599" w:type="dxa"/>
            <w:noWrap/>
            <w:hideMark/>
          </w:tcPr>
          <w:p w14:paraId="3A88779E" w14:textId="77777777" w:rsidR="009B603F" w:rsidRPr="0055104B" w:rsidRDefault="009B603F" w:rsidP="00FA63FB">
            <w:pPr>
              <w:rPr>
                <w:rFonts w:ascii="Arial" w:eastAsia="Times New Roman" w:hAnsi="Arial" w:cs="Arial"/>
                <w:color w:val="000000"/>
                <w:kern w:val="0"/>
                <w14:ligatures w14:val="none"/>
              </w:rPr>
            </w:pPr>
          </w:p>
        </w:tc>
        <w:tc>
          <w:tcPr>
            <w:tcW w:w="1599" w:type="dxa"/>
            <w:noWrap/>
            <w:hideMark/>
          </w:tcPr>
          <w:p w14:paraId="2061AB76"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5DFB9725"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17E25902" w14:textId="77777777" w:rsidR="009B603F" w:rsidRPr="0055104B" w:rsidRDefault="009B603F" w:rsidP="00FA63FB">
            <w:pPr>
              <w:rPr>
                <w:rFonts w:ascii="Arial" w:eastAsia="Times New Roman" w:hAnsi="Arial" w:cs="Arial"/>
                <w:kern w:val="0"/>
                <w14:ligatures w14:val="none"/>
              </w:rPr>
            </w:pPr>
          </w:p>
        </w:tc>
        <w:tc>
          <w:tcPr>
            <w:tcW w:w="1629" w:type="dxa"/>
            <w:noWrap/>
            <w:hideMark/>
          </w:tcPr>
          <w:p w14:paraId="617D7126"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246AAD53" w14:textId="77777777" w:rsidR="009B603F" w:rsidRPr="0055104B" w:rsidRDefault="009B603F" w:rsidP="00FA63FB">
            <w:pPr>
              <w:rPr>
                <w:rFonts w:ascii="Arial" w:eastAsia="Times New Roman" w:hAnsi="Arial" w:cs="Arial"/>
                <w:kern w:val="0"/>
                <w14:ligatures w14:val="none"/>
              </w:rPr>
            </w:pPr>
          </w:p>
        </w:tc>
        <w:tc>
          <w:tcPr>
            <w:tcW w:w="1205" w:type="dxa"/>
          </w:tcPr>
          <w:p w14:paraId="2B881FEC" w14:textId="77777777" w:rsidR="009B603F" w:rsidRPr="0055104B" w:rsidRDefault="009B603F" w:rsidP="00FA63FB">
            <w:pPr>
              <w:rPr>
                <w:rFonts w:ascii="Arial" w:eastAsia="Times New Roman" w:hAnsi="Arial" w:cs="Arial"/>
              </w:rPr>
            </w:pPr>
            <w:r w:rsidRPr="0055104B">
              <w:rPr>
                <w:rFonts w:ascii="Arial" w:eastAsia="Times New Roman" w:hAnsi="Arial" w:cs="Arial"/>
              </w:rPr>
              <w:t>0.407</w:t>
            </w:r>
          </w:p>
        </w:tc>
      </w:tr>
      <w:tr w:rsidR="009B603F" w:rsidRPr="0055104B" w14:paraId="7D5C3DEA" w14:textId="77777777" w:rsidTr="00FA63FB">
        <w:trPr>
          <w:trHeight w:val="300"/>
        </w:trPr>
        <w:tc>
          <w:tcPr>
            <w:tcW w:w="2936" w:type="dxa"/>
            <w:noWrap/>
            <w:hideMark/>
          </w:tcPr>
          <w:p w14:paraId="6DC896C9"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599" w:type="dxa"/>
            <w:noWrap/>
            <w:hideMark/>
          </w:tcPr>
          <w:p w14:paraId="434D823F"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80.5 (24.5)</w:t>
            </w:r>
          </w:p>
        </w:tc>
        <w:tc>
          <w:tcPr>
            <w:tcW w:w="1599" w:type="dxa"/>
            <w:noWrap/>
            <w:hideMark/>
          </w:tcPr>
          <w:p w14:paraId="0F8A9404"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85.7 (22.6)</w:t>
            </w:r>
          </w:p>
        </w:tc>
        <w:tc>
          <w:tcPr>
            <w:tcW w:w="1599" w:type="dxa"/>
            <w:noWrap/>
            <w:hideMark/>
          </w:tcPr>
          <w:p w14:paraId="525D0ADC"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90.6 (30.8)</w:t>
            </w:r>
          </w:p>
        </w:tc>
        <w:tc>
          <w:tcPr>
            <w:tcW w:w="1599" w:type="dxa"/>
            <w:noWrap/>
            <w:hideMark/>
          </w:tcPr>
          <w:p w14:paraId="5676769B"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88.8 (22.0)</w:t>
            </w:r>
          </w:p>
        </w:tc>
        <w:tc>
          <w:tcPr>
            <w:tcW w:w="1629" w:type="dxa"/>
            <w:noWrap/>
            <w:hideMark/>
          </w:tcPr>
          <w:p w14:paraId="19B10C9A"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87.2 (29.1)</w:t>
            </w:r>
          </w:p>
        </w:tc>
        <w:tc>
          <w:tcPr>
            <w:tcW w:w="1599" w:type="dxa"/>
            <w:noWrap/>
            <w:hideMark/>
          </w:tcPr>
          <w:p w14:paraId="383D1FD3"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87.3 (22.2)</w:t>
            </w:r>
          </w:p>
        </w:tc>
        <w:tc>
          <w:tcPr>
            <w:tcW w:w="1205" w:type="dxa"/>
          </w:tcPr>
          <w:p w14:paraId="1BFABE1E" w14:textId="77777777" w:rsidR="009B603F" w:rsidRPr="0055104B" w:rsidRDefault="009B603F" w:rsidP="00FA63FB">
            <w:pPr>
              <w:rPr>
                <w:rFonts w:ascii="Arial" w:eastAsia="Times New Roman" w:hAnsi="Arial" w:cs="Arial"/>
                <w:color w:val="000000"/>
              </w:rPr>
            </w:pPr>
          </w:p>
        </w:tc>
      </w:tr>
      <w:tr w:rsidR="009B603F" w:rsidRPr="0055104B" w14:paraId="1747F6BC" w14:textId="77777777" w:rsidTr="00FA63FB">
        <w:trPr>
          <w:trHeight w:val="300"/>
        </w:trPr>
        <w:tc>
          <w:tcPr>
            <w:tcW w:w="2936" w:type="dxa"/>
            <w:noWrap/>
            <w:hideMark/>
          </w:tcPr>
          <w:p w14:paraId="56C042FA"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599" w:type="dxa"/>
            <w:noWrap/>
            <w:hideMark/>
          </w:tcPr>
          <w:p w14:paraId="28D64C29"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73.1 [48.0, 134]</w:t>
            </w:r>
          </w:p>
        </w:tc>
        <w:tc>
          <w:tcPr>
            <w:tcW w:w="1599" w:type="dxa"/>
            <w:noWrap/>
            <w:hideMark/>
          </w:tcPr>
          <w:p w14:paraId="4034847B"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89.4 [45.4, 141]</w:t>
            </w:r>
          </w:p>
        </w:tc>
        <w:tc>
          <w:tcPr>
            <w:tcW w:w="1599" w:type="dxa"/>
            <w:noWrap/>
            <w:hideMark/>
          </w:tcPr>
          <w:p w14:paraId="39CB3661"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86.0 [42.0, 217]</w:t>
            </w:r>
          </w:p>
        </w:tc>
        <w:tc>
          <w:tcPr>
            <w:tcW w:w="1599" w:type="dxa"/>
            <w:noWrap/>
            <w:hideMark/>
          </w:tcPr>
          <w:p w14:paraId="43F1FCF5"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84.8 [45.2, 154]</w:t>
            </w:r>
          </w:p>
        </w:tc>
        <w:tc>
          <w:tcPr>
            <w:tcW w:w="1629" w:type="dxa"/>
            <w:noWrap/>
            <w:hideMark/>
          </w:tcPr>
          <w:p w14:paraId="3582150D"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82.3 [42.0, 217]</w:t>
            </w:r>
          </w:p>
        </w:tc>
        <w:tc>
          <w:tcPr>
            <w:tcW w:w="1599" w:type="dxa"/>
            <w:noWrap/>
            <w:hideMark/>
          </w:tcPr>
          <w:p w14:paraId="5A6E6997"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84.9 [45.2, 154]</w:t>
            </w:r>
          </w:p>
        </w:tc>
        <w:tc>
          <w:tcPr>
            <w:tcW w:w="1205" w:type="dxa"/>
          </w:tcPr>
          <w:p w14:paraId="58D5A5D6" w14:textId="77777777" w:rsidR="009B603F" w:rsidRPr="0055104B" w:rsidRDefault="009B603F" w:rsidP="00FA63FB">
            <w:pPr>
              <w:rPr>
                <w:rFonts w:ascii="Arial" w:eastAsia="Times New Roman" w:hAnsi="Arial" w:cs="Arial"/>
                <w:color w:val="000000"/>
              </w:rPr>
            </w:pPr>
          </w:p>
        </w:tc>
      </w:tr>
      <w:tr w:rsidR="009B603F" w:rsidRPr="0055104B" w14:paraId="79608653" w14:textId="77777777" w:rsidTr="00FA63FB">
        <w:trPr>
          <w:trHeight w:val="300"/>
        </w:trPr>
        <w:tc>
          <w:tcPr>
            <w:tcW w:w="2936" w:type="dxa"/>
            <w:noWrap/>
            <w:hideMark/>
          </w:tcPr>
          <w:p w14:paraId="3ED144AB"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BMI</w:t>
            </w:r>
          </w:p>
        </w:tc>
        <w:tc>
          <w:tcPr>
            <w:tcW w:w="1599" w:type="dxa"/>
            <w:noWrap/>
            <w:hideMark/>
          </w:tcPr>
          <w:p w14:paraId="7D441AB3" w14:textId="77777777" w:rsidR="009B603F" w:rsidRPr="0055104B" w:rsidRDefault="009B603F" w:rsidP="00FA63FB">
            <w:pPr>
              <w:rPr>
                <w:rFonts w:ascii="Arial" w:eastAsia="Times New Roman" w:hAnsi="Arial" w:cs="Arial"/>
                <w:color w:val="000000"/>
                <w:kern w:val="0"/>
                <w14:ligatures w14:val="none"/>
              </w:rPr>
            </w:pPr>
          </w:p>
        </w:tc>
        <w:tc>
          <w:tcPr>
            <w:tcW w:w="1599" w:type="dxa"/>
            <w:noWrap/>
            <w:hideMark/>
          </w:tcPr>
          <w:p w14:paraId="38C14947"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6A24F332"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2692AD2B" w14:textId="77777777" w:rsidR="009B603F" w:rsidRPr="0055104B" w:rsidRDefault="009B603F" w:rsidP="00FA63FB">
            <w:pPr>
              <w:rPr>
                <w:rFonts w:ascii="Arial" w:eastAsia="Times New Roman" w:hAnsi="Arial" w:cs="Arial"/>
                <w:kern w:val="0"/>
                <w14:ligatures w14:val="none"/>
              </w:rPr>
            </w:pPr>
          </w:p>
        </w:tc>
        <w:tc>
          <w:tcPr>
            <w:tcW w:w="1629" w:type="dxa"/>
            <w:noWrap/>
            <w:hideMark/>
          </w:tcPr>
          <w:p w14:paraId="640A0297"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6F124EFE" w14:textId="77777777" w:rsidR="009B603F" w:rsidRPr="0055104B" w:rsidRDefault="009B603F" w:rsidP="00FA63FB">
            <w:pPr>
              <w:rPr>
                <w:rFonts w:ascii="Arial" w:eastAsia="Times New Roman" w:hAnsi="Arial" w:cs="Arial"/>
                <w:kern w:val="0"/>
                <w14:ligatures w14:val="none"/>
              </w:rPr>
            </w:pPr>
          </w:p>
        </w:tc>
        <w:tc>
          <w:tcPr>
            <w:tcW w:w="1205" w:type="dxa"/>
          </w:tcPr>
          <w:p w14:paraId="2C6D54F2" w14:textId="77777777" w:rsidR="009B603F" w:rsidRPr="0055104B" w:rsidRDefault="009B603F" w:rsidP="00FA63FB">
            <w:pPr>
              <w:rPr>
                <w:rFonts w:ascii="Arial" w:eastAsia="Times New Roman" w:hAnsi="Arial" w:cs="Arial"/>
              </w:rPr>
            </w:pPr>
            <w:r w:rsidRPr="0055104B">
              <w:rPr>
                <w:rFonts w:ascii="Arial" w:eastAsia="Times New Roman" w:hAnsi="Arial" w:cs="Arial"/>
              </w:rPr>
              <w:t>0.368</w:t>
            </w:r>
          </w:p>
        </w:tc>
      </w:tr>
      <w:tr w:rsidR="009B603F" w:rsidRPr="0055104B" w14:paraId="4B2491EA" w14:textId="77777777" w:rsidTr="00FA63FB">
        <w:trPr>
          <w:trHeight w:val="300"/>
        </w:trPr>
        <w:tc>
          <w:tcPr>
            <w:tcW w:w="2936" w:type="dxa"/>
            <w:noWrap/>
            <w:hideMark/>
          </w:tcPr>
          <w:p w14:paraId="070E2A1F"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599" w:type="dxa"/>
            <w:noWrap/>
            <w:hideMark/>
          </w:tcPr>
          <w:p w14:paraId="4572A66D"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27.8 (6.97)</w:t>
            </w:r>
          </w:p>
        </w:tc>
        <w:tc>
          <w:tcPr>
            <w:tcW w:w="1599" w:type="dxa"/>
            <w:noWrap/>
            <w:hideMark/>
          </w:tcPr>
          <w:p w14:paraId="5A678228"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29.5 (6.49)</w:t>
            </w:r>
          </w:p>
        </w:tc>
        <w:tc>
          <w:tcPr>
            <w:tcW w:w="1599" w:type="dxa"/>
            <w:noWrap/>
            <w:hideMark/>
          </w:tcPr>
          <w:p w14:paraId="4FF91B36"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31.5 (9.87)</w:t>
            </w:r>
          </w:p>
        </w:tc>
        <w:tc>
          <w:tcPr>
            <w:tcW w:w="1599" w:type="dxa"/>
            <w:noWrap/>
            <w:hideMark/>
          </w:tcPr>
          <w:p w14:paraId="2295C8ED"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31.9 (7.35)</w:t>
            </w:r>
          </w:p>
        </w:tc>
        <w:tc>
          <w:tcPr>
            <w:tcW w:w="1629" w:type="dxa"/>
            <w:noWrap/>
            <w:hideMark/>
          </w:tcPr>
          <w:p w14:paraId="6749EB8F"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30.3 (9.13)</w:t>
            </w:r>
          </w:p>
        </w:tc>
        <w:tc>
          <w:tcPr>
            <w:tcW w:w="1599" w:type="dxa"/>
            <w:noWrap/>
            <w:hideMark/>
          </w:tcPr>
          <w:p w14:paraId="19DEC76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30.7 (6.99)</w:t>
            </w:r>
          </w:p>
        </w:tc>
        <w:tc>
          <w:tcPr>
            <w:tcW w:w="1205" w:type="dxa"/>
          </w:tcPr>
          <w:p w14:paraId="1293CCCD" w14:textId="77777777" w:rsidR="009B603F" w:rsidRPr="0055104B" w:rsidRDefault="009B603F" w:rsidP="00FA63FB">
            <w:pPr>
              <w:rPr>
                <w:rFonts w:ascii="Arial" w:eastAsia="Times New Roman" w:hAnsi="Arial" w:cs="Arial"/>
                <w:color w:val="000000"/>
              </w:rPr>
            </w:pPr>
          </w:p>
        </w:tc>
      </w:tr>
      <w:tr w:rsidR="009B603F" w:rsidRPr="0055104B" w14:paraId="71D03E75" w14:textId="77777777" w:rsidTr="00FA63FB">
        <w:trPr>
          <w:trHeight w:val="300"/>
        </w:trPr>
        <w:tc>
          <w:tcPr>
            <w:tcW w:w="2936" w:type="dxa"/>
            <w:noWrap/>
            <w:hideMark/>
          </w:tcPr>
          <w:p w14:paraId="54FE95BF"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599" w:type="dxa"/>
            <w:noWrap/>
            <w:hideMark/>
          </w:tcPr>
          <w:p w14:paraId="45C3B520"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25.8 [18.9, 47.7]</w:t>
            </w:r>
          </w:p>
        </w:tc>
        <w:tc>
          <w:tcPr>
            <w:tcW w:w="1599" w:type="dxa"/>
            <w:noWrap/>
            <w:hideMark/>
          </w:tcPr>
          <w:p w14:paraId="0008665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29.1 [16.7, 43.9]</w:t>
            </w:r>
          </w:p>
        </w:tc>
        <w:tc>
          <w:tcPr>
            <w:tcW w:w="1599" w:type="dxa"/>
            <w:noWrap/>
            <w:hideMark/>
          </w:tcPr>
          <w:p w14:paraId="5D49F529"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29.0 [20.0, 71.6]</w:t>
            </w:r>
          </w:p>
        </w:tc>
        <w:tc>
          <w:tcPr>
            <w:tcW w:w="1599" w:type="dxa"/>
            <w:noWrap/>
            <w:hideMark/>
          </w:tcPr>
          <w:p w14:paraId="794F0786"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31.6 [19.5, 50.7]</w:t>
            </w:r>
          </w:p>
        </w:tc>
        <w:tc>
          <w:tcPr>
            <w:tcW w:w="1629" w:type="dxa"/>
            <w:noWrap/>
            <w:hideMark/>
          </w:tcPr>
          <w:p w14:paraId="67E0A127"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28.0 [18.9, 71.6]</w:t>
            </w:r>
          </w:p>
        </w:tc>
        <w:tc>
          <w:tcPr>
            <w:tcW w:w="1599" w:type="dxa"/>
            <w:noWrap/>
            <w:hideMark/>
          </w:tcPr>
          <w:p w14:paraId="2F935094"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29.8 [16.7, 50.7]</w:t>
            </w:r>
          </w:p>
        </w:tc>
        <w:tc>
          <w:tcPr>
            <w:tcW w:w="1205" w:type="dxa"/>
          </w:tcPr>
          <w:p w14:paraId="4186F776" w14:textId="77777777" w:rsidR="009B603F" w:rsidRPr="0055104B" w:rsidRDefault="009B603F" w:rsidP="00FA63FB">
            <w:pPr>
              <w:rPr>
                <w:rFonts w:ascii="Arial" w:eastAsia="Times New Roman" w:hAnsi="Arial" w:cs="Arial"/>
                <w:color w:val="000000"/>
              </w:rPr>
            </w:pPr>
          </w:p>
        </w:tc>
      </w:tr>
      <w:tr w:rsidR="009B603F" w:rsidRPr="0055104B" w14:paraId="186FF2C7" w14:textId="77777777" w:rsidTr="00FA63FB">
        <w:trPr>
          <w:trHeight w:val="300"/>
        </w:trPr>
        <w:tc>
          <w:tcPr>
            <w:tcW w:w="2936" w:type="dxa"/>
            <w:noWrap/>
          </w:tcPr>
          <w:p w14:paraId="5CF9117A"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Obesity</w:t>
            </w:r>
          </w:p>
        </w:tc>
        <w:tc>
          <w:tcPr>
            <w:tcW w:w="1599" w:type="dxa"/>
            <w:noWrap/>
          </w:tcPr>
          <w:p w14:paraId="5A2062A4"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16 (41.0%)</w:t>
            </w:r>
          </w:p>
        </w:tc>
        <w:tc>
          <w:tcPr>
            <w:tcW w:w="1599" w:type="dxa"/>
            <w:noWrap/>
          </w:tcPr>
          <w:p w14:paraId="277507F2" w14:textId="77777777" w:rsidR="009B603F" w:rsidRPr="0055104B" w:rsidRDefault="009B603F" w:rsidP="00FA63FB">
            <w:pPr>
              <w:rPr>
                <w:rFonts w:ascii="Arial" w:eastAsia="Times New Roman" w:hAnsi="Arial" w:cs="Arial"/>
              </w:rPr>
            </w:pPr>
            <w:r w:rsidRPr="0055104B">
              <w:rPr>
                <w:rFonts w:ascii="Arial" w:hAnsi="Arial" w:cs="Arial"/>
                <w:color w:val="000000"/>
                <w:shd w:val="clear" w:color="auto" w:fill="FFFFFF"/>
              </w:rPr>
              <w:t>15 (45.5%)</w:t>
            </w:r>
          </w:p>
        </w:tc>
        <w:tc>
          <w:tcPr>
            <w:tcW w:w="1599" w:type="dxa"/>
            <w:noWrap/>
          </w:tcPr>
          <w:p w14:paraId="4FBE84A3" w14:textId="77777777" w:rsidR="009B603F" w:rsidRPr="0055104B" w:rsidRDefault="009B603F" w:rsidP="00FA63FB">
            <w:pPr>
              <w:rPr>
                <w:rFonts w:ascii="Arial" w:eastAsia="Times New Roman" w:hAnsi="Arial" w:cs="Arial"/>
              </w:rPr>
            </w:pPr>
            <w:r w:rsidRPr="0055104B">
              <w:rPr>
                <w:rFonts w:ascii="Arial" w:hAnsi="Arial" w:cs="Arial"/>
                <w:color w:val="000000"/>
                <w:shd w:val="clear" w:color="auto" w:fill="FFFFFF"/>
              </w:rPr>
              <w:t>33 (43.4%)</w:t>
            </w:r>
          </w:p>
        </w:tc>
        <w:tc>
          <w:tcPr>
            <w:tcW w:w="1599" w:type="dxa"/>
            <w:noWrap/>
          </w:tcPr>
          <w:p w14:paraId="5AF3441E" w14:textId="77777777" w:rsidR="009B603F" w:rsidRPr="0055104B" w:rsidRDefault="009B603F" w:rsidP="00FA63FB">
            <w:pPr>
              <w:rPr>
                <w:rFonts w:ascii="Arial" w:eastAsia="Times New Roman" w:hAnsi="Arial" w:cs="Arial"/>
              </w:rPr>
            </w:pPr>
            <w:r w:rsidRPr="0055104B">
              <w:rPr>
                <w:rFonts w:ascii="Arial" w:hAnsi="Arial" w:cs="Arial"/>
                <w:color w:val="000000"/>
                <w:shd w:val="clear" w:color="auto" w:fill="FFFFFF"/>
              </w:rPr>
              <w:t>19 (55.9%)</w:t>
            </w:r>
          </w:p>
        </w:tc>
        <w:tc>
          <w:tcPr>
            <w:tcW w:w="1629" w:type="dxa"/>
            <w:noWrap/>
          </w:tcPr>
          <w:p w14:paraId="41892A1C" w14:textId="77777777" w:rsidR="009B603F" w:rsidRPr="0055104B" w:rsidRDefault="009B603F" w:rsidP="00FA63FB">
            <w:pPr>
              <w:rPr>
                <w:rFonts w:ascii="Arial" w:eastAsia="Times New Roman" w:hAnsi="Arial" w:cs="Arial"/>
              </w:rPr>
            </w:pPr>
            <w:r w:rsidRPr="0055104B">
              <w:rPr>
                <w:rFonts w:ascii="Arial" w:hAnsi="Arial" w:cs="Arial"/>
                <w:color w:val="000000"/>
                <w:shd w:val="clear" w:color="auto" w:fill="FFFFFF"/>
              </w:rPr>
              <w:t>49 (42.6%)</w:t>
            </w:r>
          </w:p>
        </w:tc>
        <w:tc>
          <w:tcPr>
            <w:tcW w:w="1599" w:type="dxa"/>
            <w:noWrap/>
          </w:tcPr>
          <w:p w14:paraId="46214DA3" w14:textId="77777777" w:rsidR="009B603F" w:rsidRPr="0055104B" w:rsidRDefault="009B603F" w:rsidP="00FA63FB">
            <w:pPr>
              <w:rPr>
                <w:rFonts w:ascii="Arial" w:eastAsia="Times New Roman" w:hAnsi="Arial" w:cs="Arial"/>
              </w:rPr>
            </w:pPr>
            <w:r w:rsidRPr="0055104B">
              <w:rPr>
                <w:rFonts w:ascii="Arial" w:hAnsi="Arial" w:cs="Arial"/>
                <w:color w:val="000000"/>
                <w:shd w:val="clear" w:color="auto" w:fill="FFFFFF"/>
              </w:rPr>
              <w:t>34 (50.7%)</w:t>
            </w:r>
          </w:p>
        </w:tc>
        <w:tc>
          <w:tcPr>
            <w:tcW w:w="1205" w:type="dxa"/>
          </w:tcPr>
          <w:p w14:paraId="06AC3B6A" w14:textId="77777777" w:rsidR="009B603F" w:rsidRPr="0055104B" w:rsidRDefault="009B603F" w:rsidP="00FA63FB">
            <w:pPr>
              <w:rPr>
                <w:rFonts w:ascii="Arial" w:eastAsia="Times New Roman" w:hAnsi="Arial" w:cs="Arial"/>
              </w:rPr>
            </w:pPr>
            <w:r w:rsidRPr="0055104B">
              <w:rPr>
                <w:rFonts w:ascii="Arial" w:eastAsia="Times New Roman" w:hAnsi="Arial" w:cs="Arial"/>
              </w:rPr>
              <w:t>0.588</w:t>
            </w:r>
          </w:p>
        </w:tc>
      </w:tr>
      <w:tr w:rsidR="009B603F" w:rsidRPr="0055104B" w14:paraId="25F74C33" w14:textId="77777777" w:rsidTr="00FA63FB">
        <w:trPr>
          <w:trHeight w:val="300"/>
        </w:trPr>
        <w:tc>
          <w:tcPr>
            <w:tcW w:w="2936" w:type="dxa"/>
            <w:noWrap/>
            <w:hideMark/>
          </w:tcPr>
          <w:p w14:paraId="19C188A6"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Obesity Class</w:t>
            </w:r>
          </w:p>
        </w:tc>
        <w:tc>
          <w:tcPr>
            <w:tcW w:w="1599" w:type="dxa"/>
            <w:noWrap/>
            <w:hideMark/>
          </w:tcPr>
          <w:p w14:paraId="30A3FF4E" w14:textId="77777777" w:rsidR="009B603F" w:rsidRPr="0055104B" w:rsidRDefault="009B603F" w:rsidP="00FA63FB">
            <w:pPr>
              <w:rPr>
                <w:rFonts w:ascii="Arial" w:eastAsia="Times New Roman" w:hAnsi="Arial" w:cs="Arial"/>
                <w:color w:val="000000"/>
                <w:kern w:val="0"/>
                <w14:ligatures w14:val="none"/>
              </w:rPr>
            </w:pPr>
          </w:p>
        </w:tc>
        <w:tc>
          <w:tcPr>
            <w:tcW w:w="1599" w:type="dxa"/>
            <w:noWrap/>
            <w:hideMark/>
          </w:tcPr>
          <w:p w14:paraId="1E861341"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189D55C5"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66F02009" w14:textId="77777777" w:rsidR="009B603F" w:rsidRPr="0055104B" w:rsidRDefault="009B603F" w:rsidP="00FA63FB">
            <w:pPr>
              <w:rPr>
                <w:rFonts w:ascii="Arial" w:eastAsia="Times New Roman" w:hAnsi="Arial" w:cs="Arial"/>
                <w:kern w:val="0"/>
                <w14:ligatures w14:val="none"/>
              </w:rPr>
            </w:pPr>
          </w:p>
        </w:tc>
        <w:tc>
          <w:tcPr>
            <w:tcW w:w="1629" w:type="dxa"/>
            <w:noWrap/>
            <w:hideMark/>
          </w:tcPr>
          <w:p w14:paraId="2509DF53"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06C935C4" w14:textId="77777777" w:rsidR="009B603F" w:rsidRPr="0055104B" w:rsidRDefault="009B603F" w:rsidP="00FA63FB">
            <w:pPr>
              <w:rPr>
                <w:rFonts w:ascii="Arial" w:eastAsia="Times New Roman" w:hAnsi="Arial" w:cs="Arial"/>
                <w:kern w:val="0"/>
                <w14:ligatures w14:val="none"/>
              </w:rPr>
            </w:pPr>
          </w:p>
        </w:tc>
        <w:tc>
          <w:tcPr>
            <w:tcW w:w="1205" w:type="dxa"/>
          </w:tcPr>
          <w:p w14:paraId="70206609" w14:textId="77777777" w:rsidR="009B603F" w:rsidRPr="0055104B" w:rsidRDefault="009B603F" w:rsidP="00FA63FB">
            <w:pPr>
              <w:rPr>
                <w:rFonts w:ascii="Arial" w:eastAsia="Times New Roman" w:hAnsi="Arial" w:cs="Arial"/>
              </w:rPr>
            </w:pPr>
            <w:r w:rsidRPr="0055104B">
              <w:rPr>
                <w:rFonts w:ascii="Arial" w:eastAsia="Times New Roman" w:hAnsi="Arial" w:cs="Arial"/>
              </w:rPr>
              <w:t>0.629</w:t>
            </w:r>
          </w:p>
        </w:tc>
      </w:tr>
      <w:tr w:rsidR="009B603F" w:rsidRPr="0055104B" w14:paraId="3724DB82" w14:textId="77777777" w:rsidTr="00FA63FB">
        <w:trPr>
          <w:trHeight w:val="300"/>
        </w:trPr>
        <w:tc>
          <w:tcPr>
            <w:tcW w:w="2936" w:type="dxa"/>
            <w:noWrap/>
            <w:hideMark/>
          </w:tcPr>
          <w:p w14:paraId="1B330DC8"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I</w:t>
            </w:r>
          </w:p>
        </w:tc>
        <w:tc>
          <w:tcPr>
            <w:tcW w:w="1599" w:type="dxa"/>
            <w:noWrap/>
            <w:hideMark/>
          </w:tcPr>
          <w:p w14:paraId="10A46F8D"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11 (28.2%)</w:t>
            </w:r>
          </w:p>
        </w:tc>
        <w:tc>
          <w:tcPr>
            <w:tcW w:w="1599" w:type="dxa"/>
            <w:noWrap/>
            <w:hideMark/>
          </w:tcPr>
          <w:p w14:paraId="0F58290D"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8 (24.2%)</w:t>
            </w:r>
          </w:p>
        </w:tc>
        <w:tc>
          <w:tcPr>
            <w:tcW w:w="1599" w:type="dxa"/>
            <w:noWrap/>
            <w:hideMark/>
          </w:tcPr>
          <w:p w14:paraId="442B8D5F"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13 (17.1%)</w:t>
            </w:r>
          </w:p>
        </w:tc>
        <w:tc>
          <w:tcPr>
            <w:tcW w:w="1599" w:type="dxa"/>
            <w:noWrap/>
            <w:hideMark/>
          </w:tcPr>
          <w:p w14:paraId="55DB5173"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11 (32.4%)</w:t>
            </w:r>
          </w:p>
        </w:tc>
        <w:tc>
          <w:tcPr>
            <w:tcW w:w="1629" w:type="dxa"/>
            <w:noWrap/>
            <w:hideMark/>
          </w:tcPr>
          <w:p w14:paraId="59D07DBF"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24 (20.9%)</w:t>
            </w:r>
          </w:p>
        </w:tc>
        <w:tc>
          <w:tcPr>
            <w:tcW w:w="1599" w:type="dxa"/>
            <w:noWrap/>
            <w:hideMark/>
          </w:tcPr>
          <w:p w14:paraId="2E74E17A"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19 (28.4%)</w:t>
            </w:r>
          </w:p>
        </w:tc>
        <w:tc>
          <w:tcPr>
            <w:tcW w:w="1205" w:type="dxa"/>
          </w:tcPr>
          <w:p w14:paraId="54FADE09" w14:textId="77777777" w:rsidR="009B603F" w:rsidRPr="0055104B" w:rsidRDefault="009B603F" w:rsidP="00FA63FB">
            <w:pPr>
              <w:rPr>
                <w:rFonts w:ascii="Arial" w:eastAsia="Times New Roman" w:hAnsi="Arial" w:cs="Arial"/>
                <w:color w:val="000000"/>
              </w:rPr>
            </w:pPr>
          </w:p>
        </w:tc>
      </w:tr>
      <w:tr w:rsidR="009B603F" w:rsidRPr="0055104B" w14:paraId="5CB2868F" w14:textId="77777777" w:rsidTr="00FA63FB">
        <w:trPr>
          <w:trHeight w:val="300"/>
        </w:trPr>
        <w:tc>
          <w:tcPr>
            <w:tcW w:w="2936" w:type="dxa"/>
            <w:noWrap/>
            <w:hideMark/>
          </w:tcPr>
          <w:p w14:paraId="1C05D4B5"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lastRenderedPageBreak/>
              <w:t xml:space="preserve">  II</w:t>
            </w:r>
          </w:p>
        </w:tc>
        <w:tc>
          <w:tcPr>
            <w:tcW w:w="1599" w:type="dxa"/>
            <w:noWrap/>
            <w:hideMark/>
          </w:tcPr>
          <w:p w14:paraId="26BDEC5C"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 (7.7%)</w:t>
            </w:r>
          </w:p>
        </w:tc>
        <w:tc>
          <w:tcPr>
            <w:tcW w:w="1599" w:type="dxa"/>
            <w:noWrap/>
            <w:hideMark/>
          </w:tcPr>
          <w:p w14:paraId="5F215FA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4 (12.1%)</w:t>
            </w:r>
          </w:p>
        </w:tc>
        <w:tc>
          <w:tcPr>
            <w:tcW w:w="1599" w:type="dxa"/>
            <w:noWrap/>
            <w:hideMark/>
          </w:tcPr>
          <w:p w14:paraId="1E5EBE5E"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10 (13.2%)</w:t>
            </w:r>
          </w:p>
        </w:tc>
        <w:tc>
          <w:tcPr>
            <w:tcW w:w="1599" w:type="dxa"/>
            <w:noWrap/>
            <w:hideMark/>
          </w:tcPr>
          <w:p w14:paraId="33B9E0EF"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5 (14.7%)</w:t>
            </w:r>
          </w:p>
        </w:tc>
        <w:tc>
          <w:tcPr>
            <w:tcW w:w="1629" w:type="dxa"/>
            <w:noWrap/>
            <w:hideMark/>
          </w:tcPr>
          <w:p w14:paraId="7CF700EB"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13 (11.3%)</w:t>
            </w:r>
          </w:p>
        </w:tc>
        <w:tc>
          <w:tcPr>
            <w:tcW w:w="1599" w:type="dxa"/>
            <w:noWrap/>
            <w:hideMark/>
          </w:tcPr>
          <w:p w14:paraId="2AEB3E3E"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9 (13.4%)</w:t>
            </w:r>
          </w:p>
        </w:tc>
        <w:tc>
          <w:tcPr>
            <w:tcW w:w="1205" w:type="dxa"/>
          </w:tcPr>
          <w:p w14:paraId="1DBFA891" w14:textId="77777777" w:rsidR="009B603F" w:rsidRPr="0055104B" w:rsidRDefault="009B603F" w:rsidP="00FA63FB">
            <w:pPr>
              <w:rPr>
                <w:rFonts w:ascii="Arial" w:eastAsia="Times New Roman" w:hAnsi="Arial" w:cs="Arial"/>
                <w:color w:val="000000"/>
              </w:rPr>
            </w:pPr>
          </w:p>
        </w:tc>
      </w:tr>
      <w:tr w:rsidR="009B603F" w:rsidRPr="0055104B" w14:paraId="7460F9B4" w14:textId="77777777" w:rsidTr="00FA63FB">
        <w:trPr>
          <w:trHeight w:val="300"/>
        </w:trPr>
        <w:tc>
          <w:tcPr>
            <w:tcW w:w="2936" w:type="dxa"/>
            <w:noWrap/>
            <w:hideMark/>
          </w:tcPr>
          <w:p w14:paraId="47E10B84"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III</w:t>
            </w:r>
          </w:p>
        </w:tc>
        <w:tc>
          <w:tcPr>
            <w:tcW w:w="1599" w:type="dxa"/>
            <w:noWrap/>
            <w:hideMark/>
          </w:tcPr>
          <w:p w14:paraId="1F83B28D"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 (5.1%)</w:t>
            </w:r>
          </w:p>
        </w:tc>
        <w:tc>
          <w:tcPr>
            <w:tcW w:w="1599" w:type="dxa"/>
            <w:noWrap/>
            <w:hideMark/>
          </w:tcPr>
          <w:p w14:paraId="1A659EC5"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 (6.1%)</w:t>
            </w:r>
          </w:p>
        </w:tc>
        <w:tc>
          <w:tcPr>
            <w:tcW w:w="1599" w:type="dxa"/>
            <w:noWrap/>
            <w:hideMark/>
          </w:tcPr>
          <w:p w14:paraId="4788B359"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9 (11.8%)</w:t>
            </w:r>
          </w:p>
        </w:tc>
        <w:tc>
          <w:tcPr>
            <w:tcW w:w="1599" w:type="dxa"/>
            <w:noWrap/>
            <w:hideMark/>
          </w:tcPr>
          <w:p w14:paraId="6255379E"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 (8.8%)</w:t>
            </w:r>
          </w:p>
        </w:tc>
        <w:tc>
          <w:tcPr>
            <w:tcW w:w="1629" w:type="dxa"/>
            <w:noWrap/>
            <w:hideMark/>
          </w:tcPr>
          <w:p w14:paraId="7A43A3E1"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11 (9.6%)</w:t>
            </w:r>
          </w:p>
        </w:tc>
        <w:tc>
          <w:tcPr>
            <w:tcW w:w="1599" w:type="dxa"/>
            <w:noWrap/>
            <w:hideMark/>
          </w:tcPr>
          <w:p w14:paraId="0FF2D5C5"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5 (7.5%)</w:t>
            </w:r>
          </w:p>
        </w:tc>
        <w:tc>
          <w:tcPr>
            <w:tcW w:w="1205" w:type="dxa"/>
          </w:tcPr>
          <w:p w14:paraId="71FF90C0" w14:textId="77777777" w:rsidR="009B603F" w:rsidRPr="0055104B" w:rsidRDefault="009B603F" w:rsidP="00FA63FB">
            <w:pPr>
              <w:rPr>
                <w:rFonts w:ascii="Arial" w:eastAsia="Times New Roman" w:hAnsi="Arial" w:cs="Arial"/>
                <w:color w:val="000000"/>
              </w:rPr>
            </w:pPr>
          </w:p>
        </w:tc>
      </w:tr>
      <w:tr w:rsidR="009B603F" w:rsidRPr="0055104B" w14:paraId="1A116DAE" w14:textId="77777777" w:rsidTr="00FA63FB">
        <w:trPr>
          <w:trHeight w:val="300"/>
        </w:trPr>
        <w:tc>
          <w:tcPr>
            <w:tcW w:w="2936" w:type="dxa"/>
            <w:noWrap/>
            <w:hideMark/>
          </w:tcPr>
          <w:p w14:paraId="47585438" w14:textId="24E3CDFB" w:rsidR="009B603F" w:rsidRPr="0055104B" w:rsidRDefault="001F3D8C" w:rsidP="00FA63FB">
            <w:pPr>
              <w:rPr>
                <w:rFonts w:ascii="Arial" w:eastAsia="Times New Roman" w:hAnsi="Arial" w:cs="Arial"/>
                <w:color w:val="000000"/>
                <w:kern w:val="0"/>
                <w:highlight w:val="yellow"/>
                <w14:ligatures w14:val="none"/>
              </w:rPr>
            </w:pPr>
            <w:r w:rsidRPr="0055104B">
              <w:rPr>
                <w:rFonts w:ascii="Arial" w:eastAsia="Times New Roman" w:hAnsi="Arial" w:cs="Arial"/>
                <w:color w:val="000000"/>
              </w:rPr>
              <w:t>Charlson Comorbidity Index</w:t>
            </w:r>
          </w:p>
        </w:tc>
        <w:tc>
          <w:tcPr>
            <w:tcW w:w="1599" w:type="dxa"/>
            <w:noWrap/>
            <w:hideMark/>
          </w:tcPr>
          <w:p w14:paraId="22A3BC7E" w14:textId="77777777" w:rsidR="009B603F" w:rsidRPr="0055104B" w:rsidRDefault="009B603F" w:rsidP="00FA63FB">
            <w:pPr>
              <w:rPr>
                <w:rFonts w:ascii="Arial" w:eastAsia="Times New Roman" w:hAnsi="Arial" w:cs="Arial"/>
                <w:color w:val="000000"/>
                <w:kern w:val="0"/>
                <w14:ligatures w14:val="none"/>
              </w:rPr>
            </w:pPr>
          </w:p>
        </w:tc>
        <w:tc>
          <w:tcPr>
            <w:tcW w:w="1599" w:type="dxa"/>
            <w:noWrap/>
            <w:hideMark/>
          </w:tcPr>
          <w:p w14:paraId="7E82E092"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7DEE4715"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3929EF2F" w14:textId="77777777" w:rsidR="009B603F" w:rsidRPr="0055104B" w:rsidRDefault="009B603F" w:rsidP="00FA63FB">
            <w:pPr>
              <w:rPr>
                <w:rFonts w:ascii="Arial" w:eastAsia="Times New Roman" w:hAnsi="Arial" w:cs="Arial"/>
                <w:kern w:val="0"/>
                <w14:ligatures w14:val="none"/>
              </w:rPr>
            </w:pPr>
          </w:p>
        </w:tc>
        <w:tc>
          <w:tcPr>
            <w:tcW w:w="1629" w:type="dxa"/>
            <w:noWrap/>
            <w:hideMark/>
          </w:tcPr>
          <w:p w14:paraId="18C9AFF9"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0C70AB64" w14:textId="77777777" w:rsidR="009B603F" w:rsidRPr="0055104B" w:rsidRDefault="009B603F" w:rsidP="00FA63FB">
            <w:pPr>
              <w:rPr>
                <w:rFonts w:ascii="Arial" w:eastAsia="Times New Roman" w:hAnsi="Arial" w:cs="Arial"/>
                <w:kern w:val="0"/>
                <w14:ligatures w14:val="none"/>
              </w:rPr>
            </w:pPr>
          </w:p>
        </w:tc>
        <w:tc>
          <w:tcPr>
            <w:tcW w:w="1205" w:type="dxa"/>
          </w:tcPr>
          <w:p w14:paraId="596BDD30" w14:textId="77777777" w:rsidR="009B603F" w:rsidRPr="0055104B" w:rsidRDefault="009B603F" w:rsidP="00FA63FB">
            <w:pPr>
              <w:rPr>
                <w:rFonts w:ascii="Arial" w:eastAsia="Times New Roman" w:hAnsi="Arial" w:cs="Arial"/>
              </w:rPr>
            </w:pPr>
            <w:r w:rsidRPr="0055104B">
              <w:rPr>
                <w:rFonts w:ascii="Arial" w:eastAsia="Times New Roman" w:hAnsi="Arial" w:cs="Arial"/>
              </w:rPr>
              <w:t>0.096</w:t>
            </w:r>
          </w:p>
        </w:tc>
      </w:tr>
      <w:tr w:rsidR="009B603F" w:rsidRPr="0055104B" w14:paraId="5547B8B6" w14:textId="77777777" w:rsidTr="00FA63FB">
        <w:trPr>
          <w:trHeight w:val="300"/>
        </w:trPr>
        <w:tc>
          <w:tcPr>
            <w:tcW w:w="2936" w:type="dxa"/>
            <w:noWrap/>
            <w:hideMark/>
          </w:tcPr>
          <w:p w14:paraId="29A96DA0"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599" w:type="dxa"/>
            <w:noWrap/>
            <w:hideMark/>
          </w:tcPr>
          <w:p w14:paraId="63DF5C8E"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5.26 (3.82)</w:t>
            </w:r>
          </w:p>
        </w:tc>
        <w:tc>
          <w:tcPr>
            <w:tcW w:w="1599" w:type="dxa"/>
            <w:noWrap/>
            <w:hideMark/>
          </w:tcPr>
          <w:p w14:paraId="0AEE8DBA"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6.39 (3.79)</w:t>
            </w:r>
          </w:p>
        </w:tc>
        <w:tc>
          <w:tcPr>
            <w:tcW w:w="1599" w:type="dxa"/>
            <w:noWrap/>
            <w:hideMark/>
          </w:tcPr>
          <w:p w14:paraId="7CBFDFC0"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2.22 (1.87)</w:t>
            </w:r>
          </w:p>
        </w:tc>
        <w:tc>
          <w:tcPr>
            <w:tcW w:w="1599" w:type="dxa"/>
            <w:noWrap/>
            <w:hideMark/>
          </w:tcPr>
          <w:p w14:paraId="67F7B804"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4.24 (2.43)</w:t>
            </w:r>
          </w:p>
        </w:tc>
        <w:tc>
          <w:tcPr>
            <w:tcW w:w="1629" w:type="dxa"/>
            <w:noWrap/>
            <w:hideMark/>
          </w:tcPr>
          <w:p w14:paraId="255B679E"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3.25 (3.04)</w:t>
            </w:r>
          </w:p>
        </w:tc>
        <w:tc>
          <w:tcPr>
            <w:tcW w:w="1599" w:type="dxa"/>
            <w:noWrap/>
            <w:hideMark/>
          </w:tcPr>
          <w:p w14:paraId="3EA2DD08"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5.30 (3.33)</w:t>
            </w:r>
          </w:p>
        </w:tc>
        <w:tc>
          <w:tcPr>
            <w:tcW w:w="1205" w:type="dxa"/>
          </w:tcPr>
          <w:p w14:paraId="0906646F" w14:textId="77777777" w:rsidR="009B603F" w:rsidRPr="0055104B" w:rsidRDefault="009B603F" w:rsidP="00FA63FB">
            <w:pPr>
              <w:rPr>
                <w:rFonts w:ascii="Arial" w:eastAsia="Times New Roman" w:hAnsi="Arial" w:cs="Arial"/>
                <w:color w:val="000000"/>
              </w:rPr>
            </w:pPr>
          </w:p>
        </w:tc>
      </w:tr>
      <w:tr w:rsidR="009B603F" w:rsidRPr="0055104B" w14:paraId="095BC841" w14:textId="77777777" w:rsidTr="00FA63FB">
        <w:trPr>
          <w:trHeight w:val="300"/>
        </w:trPr>
        <w:tc>
          <w:tcPr>
            <w:tcW w:w="2936" w:type="dxa"/>
            <w:noWrap/>
            <w:hideMark/>
          </w:tcPr>
          <w:p w14:paraId="3B85F569"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599" w:type="dxa"/>
            <w:noWrap/>
            <w:hideMark/>
          </w:tcPr>
          <w:p w14:paraId="1D248813"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5.00 [0, 14.0]</w:t>
            </w:r>
          </w:p>
        </w:tc>
        <w:tc>
          <w:tcPr>
            <w:tcW w:w="1599" w:type="dxa"/>
            <w:noWrap/>
            <w:hideMark/>
          </w:tcPr>
          <w:p w14:paraId="1D850CF5"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6.00 [1.00, 18.0]</w:t>
            </w:r>
          </w:p>
        </w:tc>
        <w:tc>
          <w:tcPr>
            <w:tcW w:w="1599" w:type="dxa"/>
            <w:noWrap/>
            <w:hideMark/>
          </w:tcPr>
          <w:p w14:paraId="144ED47F"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2.00 [0, 7.00]</w:t>
            </w:r>
          </w:p>
        </w:tc>
        <w:tc>
          <w:tcPr>
            <w:tcW w:w="1599" w:type="dxa"/>
            <w:noWrap/>
            <w:hideMark/>
          </w:tcPr>
          <w:p w14:paraId="2F3AB62C"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3.50 [1.00, 9.00]</w:t>
            </w:r>
          </w:p>
        </w:tc>
        <w:tc>
          <w:tcPr>
            <w:tcW w:w="1629" w:type="dxa"/>
            <w:noWrap/>
            <w:hideMark/>
          </w:tcPr>
          <w:p w14:paraId="7A6B8C00"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3.00 [0, 14.0]</w:t>
            </w:r>
          </w:p>
        </w:tc>
        <w:tc>
          <w:tcPr>
            <w:tcW w:w="1599" w:type="dxa"/>
            <w:noWrap/>
            <w:hideMark/>
          </w:tcPr>
          <w:p w14:paraId="0AE6C9EC"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5.00 [1.00, 18.0]</w:t>
            </w:r>
          </w:p>
        </w:tc>
        <w:tc>
          <w:tcPr>
            <w:tcW w:w="1205" w:type="dxa"/>
          </w:tcPr>
          <w:p w14:paraId="52DD2831" w14:textId="77777777" w:rsidR="009B603F" w:rsidRPr="0055104B" w:rsidRDefault="009B603F" w:rsidP="00FA63FB">
            <w:pPr>
              <w:rPr>
                <w:rFonts w:ascii="Arial" w:eastAsia="Times New Roman" w:hAnsi="Arial" w:cs="Arial"/>
                <w:color w:val="000000"/>
              </w:rPr>
            </w:pPr>
          </w:p>
        </w:tc>
      </w:tr>
      <w:tr w:rsidR="009B603F" w:rsidRPr="0055104B" w14:paraId="3F9CFA54" w14:textId="77777777" w:rsidTr="00FA63FB">
        <w:trPr>
          <w:trHeight w:val="300"/>
        </w:trPr>
        <w:tc>
          <w:tcPr>
            <w:tcW w:w="2936" w:type="dxa"/>
            <w:noWrap/>
          </w:tcPr>
          <w:p w14:paraId="211E2109"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Myocardial Infarction</w:t>
            </w:r>
          </w:p>
        </w:tc>
        <w:tc>
          <w:tcPr>
            <w:tcW w:w="1599" w:type="dxa"/>
            <w:noWrap/>
          </w:tcPr>
          <w:p w14:paraId="1BE60B52" w14:textId="77777777" w:rsidR="009B603F" w:rsidRPr="0055104B" w:rsidRDefault="009B603F" w:rsidP="00FA63FB">
            <w:pPr>
              <w:rPr>
                <w:rFonts w:ascii="Arial" w:eastAsia="Times New Roman" w:hAnsi="Arial" w:cs="Arial"/>
                <w:color w:val="000000"/>
                <w:kern w:val="0"/>
                <w:highlight w:val="yellow"/>
                <w14:ligatures w14:val="none"/>
              </w:rPr>
            </w:pPr>
            <w:r w:rsidRPr="0055104B">
              <w:rPr>
                <w:rFonts w:ascii="Arial" w:hAnsi="Arial" w:cs="Arial"/>
                <w:color w:val="000000"/>
                <w:shd w:val="clear" w:color="auto" w:fill="FFFFFF"/>
              </w:rPr>
              <w:t>6 (15.4%)</w:t>
            </w:r>
          </w:p>
        </w:tc>
        <w:tc>
          <w:tcPr>
            <w:tcW w:w="1599" w:type="dxa"/>
            <w:noWrap/>
          </w:tcPr>
          <w:p w14:paraId="634D1357" w14:textId="77777777" w:rsidR="009B603F" w:rsidRPr="0055104B" w:rsidRDefault="009B603F" w:rsidP="00FA63FB">
            <w:pPr>
              <w:rPr>
                <w:rFonts w:ascii="Arial" w:eastAsia="Times New Roman" w:hAnsi="Arial" w:cs="Arial"/>
                <w:kern w:val="0"/>
                <w:highlight w:val="yellow"/>
                <w14:ligatures w14:val="none"/>
              </w:rPr>
            </w:pPr>
            <w:r w:rsidRPr="0055104B">
              <w:rPr>
                <w:rFonts w:ascii="Arial" w:hAnsi="Arial" w:cs="Arial"/>
                <w:color w:val="000000"/>
                <w:shd w:val="clear" w:color="auto" w:fill="FFFFFF"/>
              </w:rPr>
              <w:t>5 (15.2%)</w:t>
            </w:r>
          </w:p>
        </w:tc>
        <w:tc>
          <w:tcPr>
            <w:tcW w:w="1599" w:type="dxa"/>
            <w:noWrap/>
          </w:tcPr>
          <w:p w14:paraId="1EEBE68C" w14:textId="77777777" w:rsidR="009B603F" w:rsidRPr="0055104B" w:rsidRDefault="009B603F" w:rsidP="00FA63FB">
            <w:pPr>
              <w:rPr>
                <w:rFonts w:ascii="Arial" w:eastAsia="Times New Roman" w:hAnsi="Arial" w:cs="Arial"/>
                <w:kern w:val="0"/>
                <w:highlight w:val="yellow"/>
                <w14:ligatures w14:val="none"/>
              </w:rPr>
            </w:pPr>
            <w:r w:rsidRPr="0055104B">
              <w:rPr>
                <w:rFonts w:ascii="Arial" w:hAnsi="Arial" w:cs="Arial"/>
                <w:color w:val="000000"/>
                <w:shd w:val="clear" w:color="auto" w:fill="FFFFFF"/>
              </w:rPr>
              <w:t>0 (0%)</w:t>
            </w:r>
          </w:p>
        </w:tc>
        <w:tc>
          <w:tcPr>
            <w:tcW w:w="1599" w:type="dxa"/>
            <w:noWrap/>
          </w:tcPr>
          <w:p w14:paraId="5AF83896" w14:textId="77777777" w:rsidR="009B603F" w:rsidRPr="0055104B" w:rsidRDefault="009B603F" w:rsidP="00FA63FB">
            <w:pPr>
              <w:rPr>
                <w:rFonts w:ascii="Arial" w:eastAsia="Times New Roman" w:hAnsi="Arial" w:cs="Arial"/>
                <w:kern w:val="0"/>
                <w:highlight w:val="yellow"/>
                <w14:ligatures w14:val="none"/>
              </w:rPr>
            </w:pPr>
            <w:r w:rsidRPr="0055104B">
              <w:rPr>
                <w:rFonts w:ascii="Arial" w:hAnsi="Arial" w:cs="Arial"/>
                <w:color w:val="000000"/>
                <w:shd w:val="clear" w:color="auto" w:fill="FFFFFF"/>
              </w:rPr>
              <w:t>1 (2.9%)</w:t>
            </w:r>
          </w:p>
        </w:tc>
        <w:tc>
          <w:tcPr>
            <w:tcW w:w="1629" w:type="dxa"/>
            <w:noWrap/>
          </w:tcPr>
          <w:p w14:paraId="7F9FC760" w14:textId="77777777" w:rsidR="009B603F" w:rsidRPr="0055104B" w:rsidRDefault="009B603F" w:rsidP="00FA63FB">
            <w:pPr>
              <w:rPr>
                <w:rFonts w:ascii="Arial" w:eastAsia="Times New Roman" w:hAnsi="Arial" w:cs="Arial"/>
                <w:kern w:val="0"/>
                <w:highlight w:val="yellow"/>
                <w14:ligatures w14:val="none"/>
              </w:rPr>
            </w:pPr>
            <w:r w:rsidRPr="0055104B">
              <w:rPr>
                <w:rFonts w:ascii="Arial" w:hAnsi="Arial" w:cs="Arial"/>
                <w:color w:val="000000"/>
                <w:shd w:val="clear" w:color="auto" w:fill="FFFFFF"/>
              </w:rPr>
              <w:t>6 (5.2%)</w:t>
            </w:r>
          </w:p>
        </w:tc>
        <w:tc>
          <w:tcPr>
            <w:tcW w:w="1599" w:type="dxa"/>
            <w:noWrap/>
          </w:tcPr>
          <w:p w14:paraId="2FB0BBDE" w14:textId="77777777" w:rsidR="009B603F" w:rsidRPr="0055104B" w:rsidRDefault="009B603F" w:rsidP="00FA63FB">
            <w:pPr>
              <w:rPr>
                <w:rFonts w:ascii="Arial" w:eastAsia="Times New Roman" w:hAnsi="Arial" w:cs="Arial"/>
                <w:kern w:val="0"/>
                <w:highlight w:val="yellow"/>
                <w14:ligatures w14:val="none"/>
              </w:rPr>
            </w:pPr>
            <w:r w:rsidRPr="0055104B">
              <w:rPr>
                <w:rFonts w:ascii="Arial" w:hAnsi="Arial" w:cs="Arial"/>
                <w:color w:val="000000"/>
                <w:shd w:val="clear" w:color="auto" w:fill="FFFFFF"/>
              </w:rPr>
              <w:t>6 (9.0%)</w:t>
            </w:r>
          </w:p>
        </w:tc>
        <w:tc>
          <w:tcPr>
            <w:tcW w:w="1205" w:type="dxa"/>
          </w:tcPr>
          <w:p w14:paraId="2A23EF38"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0.002</w:t>
            </w:r>
          </w:p>
        </w:tc>
      </w:tr>
      <w:tr w:rsidR="009B603F" w:rsidRPr="0055104B" w14:paraId="34C5B6CA" w14:textId="77777777" w:rsidTr="00FA63FB">
        <w:trPr>
          <w:trHeight w:val="300"/>
        </w:trPr>
        <w:tc>
          <w:tcPr>
            <w:tcW w:w="2936" w:type="dxa"/>
            <w:noWrap/>
          </w:tcPr>
          <w:p w14:paraId="043C513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Heart Failure</w:t>
            </w:r>
          </w:p>
        </w:tc>
        <w:tc>
          <w:tcPr>
            <w:tcW w:w="1599" w:type="dxa"/>
            <w:noWrap/>
          </w:tcPr>
          <w:p w14:paraId="19039520"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12 (30.8%)</w:t>
            </w:r>
          </w:p>
        </w:tc>
        <w:tc>
          <w:tcPr>
            <w:tcW w:w="1599" w:type="dxa"/>
            <w:noWrap/>
          </w:tcPr>
          <w:p w14:paraId="397CBBAD"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6 (18.2%)</w:t>
            </w:r>
          </w:p>
        </w:tc>
        <w:tc>
          <w:tcPr>
            <w:tcW w:w="1599" w:type="dxa"/>
            <w:noWrap/>
          </w:tcPr>
          <w:p w14:paraId="0138A788"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1 (1.3%)</w:t>
            </w:r>
          </w:p>
        </w:tc>
        <w:tc>
          <w:tcPr>
            <w:tcW w:w="1599" w:type="dxa"/>
            <w:noWrap/>
          </w:tcPr>
          <w:p w14:paraId="757FAB0D"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5 (14.7%)</w:t>
            </w:r>
          </w:p>
        </w:tc>
        <w:tc>
          <w:tcPr>
            <w:tcW w:w="1629" w:type="dxa"/>
            <w:noWrap/>
          </w:tcPr>
          <w:p w14:paraId="3DD1F6BA"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13 (11.3%)</w:t>
            </w:r>
          </w:p>
        </w:tc>
        <w:tc>
          <w:tcPr>
            <w:tcW w:w="1599" w:type="dxa"/>
            <w:noWrap/>
          </w:tcPr>
          <w:p w14:paraId="3AF31D41"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11 (16.4%)</w:t>
            </w:r>
          </w:p>
        </w:tc>
        <w:tc>
          <w:tcPr>
            <w:tcW w:w="1205" w:type="dxa"/>
          </w:tcPr>
          <w:p w14:paraId="1BB61EBB"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&lt;0.001</w:t>
            </w:r>
          </w:p>
        </w:tc>
      </w:tr>
      <w:tr w:rsidR="009B603F" w:rsidRPr="0055104B" w14:paraId="4667B746" w14:textId="77777777" w:rsidTr="00FA63FB">
        <w:trPr>
          <w:trHeight w:val="300"/>
        </w:trPr>
        <w:tc>
          <w:tcPr>
            <w:tcW w:w="2936" w:type="dxa"/>
            <w:noWrap/>
          </w:tcPr>
          <w:p w14:paraId="20022878" w14:textId="25C6EE49"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Periph</w:t>
            </w:r>
            <w:r w:rsidR="001F3D8C" w:rsidRPr="0055104B">
              <w:rPr>
                <w:rFonts w:ascii="Arial" w:eastAsia="Times New Roman" w:hAnsi="Arial" w:cs="Arial"/>
                <w:color w:val="000000"/>
              </w:rPr>
              <w:t>eral</w:t>
            </w:r>
            <w:r w:rsidRPr="0055104B">
              <w:rPr>
                <w:rFonts w:ascii="Arial" w:eastAsia="Times New Roman" w:hAnsi="Arial" w:cs="Arial"/>
                <w:color w:val="000000"/>
              </w:rPr>
              <w:t xml:space="preserve"> Vascular Disease</w:t>
            </w:r>
          </w:p>
        </w:tc>
        <w:tc>
          <w:tcPr>
            <w:tcW w:w="1599" w:type="dxa"/>
            <w:noWrap/>
          </w:tcPr>
          <w:p w14:paraId="0DD74935"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2 (5.1%)</w:t>
            </w:r>
          </w:p>
        </w:tc>
        <w:tc>
          <w:tcPr>
            <w:tcW w:w="1599" w:type="dxa"/>
            <w:noWrap/>
          </w:tcPr>
          <w:p w14:paraId="17201FEB"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2 (6.1%)</w:t>
            </w:r>
          </w:p>
        </w:tc>
        <w:tc>
          <w:tcPr>
            <w:tcW w:w="1599" w:type="dxa"/>
            <w:noWrap/>
          </w:tcPr>
          <w:p w14:paraId="46752D8C"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1 (1.3%)</w:t>
            </w:r>
          </w:p>
        </w:tc>
        <w:tc>
          <w:tcPr>
            <w:tcW w:w="1599" w:type="dxa"/>
            <w:noWrap/>
          </w:tcPr>
          <w:p w14:paraId="18613006"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1 (2.9%)</w:t>
            </w:r>
          </w:p>
        </w:tc>
        <w:tc>
          <w:tcPr>
            <w:tcW w:w="1629" w:type="dxa"/>
            <w:noWrap/>
          </w:tcPr>
          <w:p w14:paraId="637C19B0"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3 (2.6%)</w:t>
            </w:r>
          </w:p>
        </w:tc>
        <w:tc>
          <w:tcPr>
            <w:tcW w:w="1599" w:type="dxa"/>
            <w:noWrap/>
          </w:tcPr>
          <w:p w14:paraId="2AF26807"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3 (4.5%)</w:t>
            </w:r>
          </w:p>
        </w:tc>
        <w:tc>
          <w:tcPr>
            <w:tcW w:w="1205" w:type="dxa"/>
          </w:tcPr>
          <w:p w14:paraId="308DAE62"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0.542</w:t>
            </w:r>
          </w:p>
        </w:tc>
      </w:tr>
      <w:tr w:rsidR="009B603F" w:rsidRPr="0055104B" w14:paraId="68BB65A3" w14:textId="77777777" w:rsidTr="00FA63FB">
        <w:trPr>
          <w:trHeight w:val="300"/>
        </w:trPr>
        <w:tc>
          <w:tcPr>
            <w:tcW w:w="2936" w:type="dxa"/>
            <w:noWrap/>
          </w:tcPr>
          <w:p w14:paraId="13EED1D2"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 xml:space="preserve">Cerebrovascular Disease </w:t>
            </w:r>
          </w:p>
        </w:tc>
        <w:tc>
          <w:tcPr>
            <w:tcW w:w="1599" w:type="dxa"/>
            <w:noWrap/>
          </w:tcPr>
          <w:p w14:paraId="4BF43384"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9 (23.1%)</w:t>
            </w:r>
          </w:p>
        </w:tc>
        <w:tc>
          <w:tcPr>
            <w:tcW w:w="1599" w:type="dxa"/>
            <w:noWrap/>
          </w:tcPr>
          <w:p w14:paraId="72691AB4"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10 (30.3%)</w:t>
            </w:r>
          </w:p>
        </w:tc>
        <w:tc>
          <w:tcPr>
            <w:tcW w:w="1599" w:type="dxa"/>
            <w:noWrap/>
          </w:tcPr>
          <w:p w14:paraId="45325DBB"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2 (2.6%)</w:t>
            </w:r>
          </w:p>
        </w:tc>
        <w:tc>
          <w:tcPr>
            <w:tcW w:w="1599" w:type="dxa"/>
            <w:noWrap/>
          </w:tcPr>
          <w:p w14:paraId="3842AFF7"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1 (2.9%)</w:t>
            </w:r>
          </w:p>
        </w:tc>
        <w:tc>
          <w:tcPr>
            <w:tcW w:w="1629" w:type="dxa"/>
            <w:noWrap/>
          </w:tcPr>
          <w:p w14:paraId="7165792F"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11 (9.6%)</w:t>
            </w:r>
          </w:p>
        </w:tc>
        <w:tc>
          <w:tcPr>
            <w:tcW w:w="1599" w:type="dxa"/>
            <w:noWrap/>
          </w:tcPr>
          <w:p w14:paraId="5CE6F3D6"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11 (16.4%)</w:t>
            </w:r>
          </w:p>
        </w:tc>
        <w:tc>
          <w:tcPr>
            <w:tcW w:w="1205" w:type="dxa"/>
          </w:tcPr>
          <w:p w14:paraId="23254B03"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&lt;0.001</w:t>
            </w:r>
          </w:p>
        </w:tc>
      </w:tr>
      <w:tr w:rsidR="009B603F" w:rsidRPr="0055104B" w14:paraId="3999FE0F" w14:textId="77777777" w:rsidTr="00FA63FB">
        <w:trPr>
          <w:trHeight w:val="300"/>
        </w:trPr>
        <w:tc>
          <w:tcPr>
            <w:tcW w:w="2936" w:type="dxa"/>
            <w:noWrap/>
            <w:hideMark/>
          </w:tcPr>
          <w:p w14:paraId="78371D37"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Dementia</w:t>
            </w:r>
          </w:p>
        </w:tc>
        <w:tc>
          <w:tcPr>
            <w:tcW w:w="1599" w:type="dxa"/>
            <w:noWrap/>
            <w:hideMark/>
          </w:tcPr>
          <w:p w14:paraId="7568C29C"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 (5.1%)</w:t>
            </w:r>
          </w:p>
        </w:tc>
        <w:tc>
          <w:tcPr>
            <w:tcW w:w="1599" w:type="dxa"/>
            <w:noWrap/>
            <w:hideMark/>
          </w:tcPr>
          <w:p w14:paraId="4EFECFC9"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2 (6.1%)</w:t>
            </w:r>
          </w:p>
        </w:tc>
        <w:tc>
          <w:tcPr>
            <w:tcW w:w="1599" w:type="dxa"/>
            <w:noWrap/>
            <w:hideMark/>
          </w:tcPr>
          <w:p w14:paraId="20762844"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6 (7.9%)</w:t>
            </w:r>
          </w:p>
        </w:tc>
        <w:tc>
          <w:tcPr>
            <w:tcW w:w="1599" w:type="dxa"/>
            <w:noWrap/>
            <w:hideMark/>
          </w:tcPr>
          <w:p w14:paraId="6FF36ECC"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5 (14.7%)</w:t>
            </w:r>
          </w:p>
        </w:tc>
        <w:tc>
          <w:tcPr>
            <w:tcW w:w="1629" w:type="dxa"/>
            <w:noWrap/>
            <w:hideMark/>
          </w:tcPr>
          <w:p w14:paraId="68EE8DDB"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8 (7.0%)</w:t>
            </w:r>
          </w:p>
        </w:tc>
        <w:tc>
          <w:tcPr>
            <w:tcW w:w="1599" w:type="dxa"/>
            <w:noWrap/>
            <w:hideMark/>
          </w:tcPr>
          <w:p w14:paraId="22C4ED3E"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7 (10.4%)</w:t>
            </w:r>
          </w:p>
        </w:tc>
        <w:tc>
          <w:tcPr>
            <w:tcW w:w="1205" w:type="dxa"/>
          </w:tcPr>
          <w:p w14:paraId="77CE1F77"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0.458</w:t>
            </w:r>
          </w:p>
        </w:tc>
      </w:tr>
      <w:tr w:rsidR="009B603F" w:rsidRPr="0055104B" w14:paraId="2E06E954" w14:textId="77777777" w:rsidTr="00FA63FB">
        <w:trPr>
          <w:trHeight w:val="300"/>
        </w:trPr>
        <w:tc>
          <w:tcPr>
            <w:tcW w:w="2936" w:type="dxa"/>
            <w:noWrap/>
            <w:hideMark/>
          </w:tcPr>
          <w:p w14:paraId="63B45998"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COPD</w:t>
            </w:r>
          </w:p>
        </w:tc>
        <w:tc>
          <w:tcPr>
            <w:tcW w:w="1599" w:type="dxa"/>
            <w:noWrap/>
            <w:hideMark/>
          </w:tcPr>
          <w:p w14:paraId="18DDF563"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5 (12.8%)</w:t>
            </w:r>
          </w:p>
        </w:tc>
        <w:tc>
          <w:tcPr>
            <w:tcW w:w="1599" w:type="dxa"/>
            <w:noWrap/>
            <w:hideMark/>
          </w:tcPr>
          <w:p w14:paraId="161B904A"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6 (18.2%)</w:t>
            </w:r>
          </w:p>
        </w:tc>
        <w:tc>
          <w:tcPr>
            <w:tcW w:w="1599" w:type="dxa"/>
            <w:noWrap/>
            <w:hideMark/>
          </w:tcPr>
          <w:p w14:paraId="3A7B18A3"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9 (11.8%)</w:t>
            </w:r>
          </w:p>
        </w:tc>
        <w:tc>
          <w:tcPr>
            <w:tcW w:w="1599" w:type="dxa"/>
            <w:noWrap/>
            <w:hideMark/>
          </w:tcPr>
          <w:p w14:paraId="1F6CF012"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5 (14.7%)</w:t>
            </w:r>
          </w:p>
        </w:tc>
        <w:tc>
          <w:tcPr>
            <w:tcW w:w="1629" w:type="dxa"/>
            <w:noWrap/>
            <w:hideMark/>
          </w:tcPr>
          <w:p w14:paraId="3142A7A0"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14 (12.2%)</w:t>
            </w:r>
          </w:p>
        </w:tc>
        <w:tc>
          <w:tcPr>
            <w:tcW w:w="1599" w:type="dxa"/>
            <w:noWrap/>
            <w:hideMark/>
          </w:tcPr>
          <w:p w14:paraId="65256ABB"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11 (16.4%)</w:t>
            </w:r>
          </w:p>
        </w:tc>
        <w:tc>
          <w:tcPr>
            <w:tcW w:w="1205" w:type="dxa"/>
          </w:tcPr>
          <w:p w14:paraId="677C7E51"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0.841</w:t>
            </w:r>
          </w:p>
        </w:tc>
      </w:tr>
      <w:tr w:rsidR="009B603F" w:rsidRPr="0055104B" w14:paraId="550A6ECB" w14:textId="77777777" w:rsidTr="00FA63FB">
        <w:trPr>
          <w:trHeight w:val="300"/>
        </w:trPr>
        <w:tc>
          <w:tcPr>
            <w:tcW w:w="2936" w:type="dxa"/>
            <w:noWrap/>
          </w:tcPr>
          <w:p w14:paraId="5A3217AD"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Rheum/Connective Tissue Disease</w:t>
            </w:r>
          </w:p>
        </w:tc>
        <w:tc>
          <w:tcPr>
            <w:tcW w:w="1599" w:type="dxa"/>
            <w:noWrap/>
          </w:tcPr>
          <w:p w14:paraId="4EC331B9"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2 (5.1%)</w:t>
            </w:r>
          </w:p>
        </w:tc>
        <w:tc>
          <w:tcPr>
            <w:tcW w:w="1599" w:type="dxa"/>
            <w:noWrap/>
          </w:tcPr>
          <w:p w14:paraId="315752EF"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1 (3.0%)</w:t>
            </w:r>
          </w:p>
        </w:tc>
        <w:tc>
          <w:tcPr>
            <w:tcW w:w="1599" w:type="dxa"/>
            <w:noWrap/>
          </w:tcPr>
          <w:p w14:paraId="7E1574A9"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1 (1.3%)</w:t>
            </w:r>
          </w:p>
        </w:tc>
        <w:tc>
          <w:tcPr>
            <w:tcW w:w="1599" w:type="dxa"/>
            <w:noWrap/>
          </w:tcPr>
          <w:p w14:paraId="18296F6F"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0 (0%)</w:t>
            </w:r>
          </w:p>
        </w:tc>
        <w:tc>
          <w:tcPr>
            <w:tcW w:w="1629" w:type="dxa"/>
            <w:noWrap/>
          </w:tcPr>
          <w:p w14:paraId="08A4A881"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3 (2.6%)</w:t>
            </w:r>
          </w:p>
        </w:tc>
        <w:tc>
          <w:tcPr>
            <w:tcW w:w="1599" w:type="dxa"/>
            <w:noWrap/>
          </w:tcPr>
          <w:p w14:paraId="2FE112AA"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1 (1.5%)</w:t>
            </w:r>
          </w:p>
        </w:tc>
        <w:tc>
          <w:tcPr>
            <w:tcW w:w="1205" w:type="dxa"/>
          </w:tcPr>
          <w:p w14:paraId="6895C744"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0.440</w:t>
            </w:r>
          </w:p>
        </w:tc>
      </w:tr>
      <w:tr w:rsidR="009B603F" w:rsidRPr="0055104B" w14:paraId="141FA222" w14:textId="77777777" w:rsidTr="00FA63FB">
        <w:trPr>
          <w:trHeight w:val="300"/>
        </w:trPr>
        <w:tc>
          <w:tcPr>
            <w:tcW w:w="2936" w:type="dxa"/>
            <w:noWrap/>
          </w:tcPr>
          <w:p w14:paraId="0C493B97" w14:textId="636043AC" w:rsidR="009B603F" w:rsidRPr="0055104B" w:rsidRDefault="001F3D8C" w:rsidP="00FA63FB">
            <w:pPr>
              <w:rPr>
                <w:rFonts w:ascii="Arial" w:eastAsia="Times New Roman" w:hAnsi="Arial" w:cs="Arial"/>
                <w:color w:val="000000"/>
              </w:rPr>
            </w:pPr>
            <w:r w:rsidRPr="0055104B">
              <w:rPr>
                <w:rFonts w:ascii="Arial" w:eastAsia="Times New Roman" w:hAnsi="Arial" w:cs="Arial"/>
                <w:color w:val="000000"/>
              </w:rPr>
              <w:t>Peptic Ulcer Disease</w:t>
            </w:r>
          </w:p>
        </w:tc>
        <w:tc>
          <w:tcPr>
            <w:tcW w:w="1599" w:type="dxa"/>
            <w:noWrap/>
          </w:tcPr>
          <w:p w14:paraId="707FBB29"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2 (5.1%)</w:t>
            </w:r>
          </w:p>
        </w:tc>
        <w:tc>
          <w:tcPr>
            <w:tcW w:w="1599" w:type="dxa"/>
            <w:noWrap/>
          </w:tcPr>
          <w:p w14:paraId="6F3C13A5"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1 (3.0%)</w:t>
            </w:r>
          </w:p>
        </w:tc>
        <w:tc>
          <w:tcPr>
            <w:tcW w:w="1599" w:type="dxa"/>
            <w:noWrap/>
          </w:tcPr>
          <w:p w14:paraId="6ECA959A"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0 (0%)</w:t>
            </w:r>
          </w:p>
        </w:tc>
        <w:tc>
          <w:tcPr>
            <w:tcW w:w="1599" w:type="dxa"/>
            <w:noWrap/>
          </w:tcPr>
          <w:p w14:paraId="6CDA2E1A"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0 (0%)</w:t>
            </w:r>
          </w:p>
        </w:tc>
        <w:tc>
          <w:tcPr>
            <w:tcW w:w="1629" w:type="dxa"/>
            <w:noWrap/>
          </w:tcPr>
          <w:p w14:paraId="092790B6"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2 (1.7%)</w:t>
            </w:r>
          </w:p>
        </w:tc>
        <w:tc>
          <w:tcPr>
            <w:tcW w:w="1599" w:type="dxa"/>
            <w:noWrap/>
          </w:tcPr>
          <w:p w14:paraId="4DE753EF"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1 (1.5%)</w:t>
            </w:r>
          </w:p>
        </w:tc>
        <w:tc>
          <w:tcPr>
            <w:tcW w:w="1205" w:type="dxa"/>
          </w:tcPr>
          <w:p w14:paraId="3E8BCC0B"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0.161</w:t>
            </w:r>
          </w:p>
        </w:tc>
      </w:tr>
      <w:tr w:rsidR="009B603F" w:rsidRPr="0055104B" w14:paraId="49866B79" w14:textId="77777777" w:rsidTr="00FA63FB">
        <w:trPr>
          <w:trHeight w:val="300"/>
        </w:trPr>
        <w:tc>
          <w:tcPr>
            <w:tcW w:w="2936" w:type="dxa"/>
            <w:noWrap/>
          </w:tcPr>
          <w:p w14:paraId="1C9BA78E" w14:textId="440ABD6D"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M</w:t>
            </w:r>
            <w:r w:rsidR="001F3D8C" w:rsidRPr="0055104B">
              <w:rPr>
                <w:rFonts w:ascii="Arial" w:eastAsia="Times New Roman" w:hAnsi="Arial" w:cs="Arial"/>
                <w:color w:val="000000"/>
              </w:rPr>
              <w:t>ild</w:t>
            </w:r>
            <w:r w:rsidRPr="0055104B">
              <w:rPr>
                <w:rFonts w:ascii="Arial" w:eastAsia="Times New Roman" w:hAnsi="Arial" w:cs="Arial"/>
                <w:color w:val="000000"/>
              </w:rPr>
              <w:t xml:space="preserve"> Liver Disease</w:t>
            </w:r>
          </w:p>
        </w:tc>
        <w:tc>
          <w:tcPr>
            <w:tcW w:w="1599" w:type="dxa"/>
            <w:noWrap/>
          </w:tcPr>
          <w:p w14:paraId="1A77A4B7"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2 (5.1%)</w:t>
            </w:r>
          </w:p>
        </w:tc>
        <w:tc>
          <w:tcPr>
            <w:tcW w:w="1599" w:type="dxa"/>
            <w:noWrap/>
          </w:tcPr>
          <w:p w14:paraId="7AF6C7CF"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0 (0%)</w:t>
            </w:r>
          </w:p>
        </w:tc>
        <w:tc>
          <w:tcPr>
            <w:tcW w:w="1599" w:type="dxa"/>
            <w:noWrap/>
          </w:tcPr>
          <w:p w14:paraId="685C4D67"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0 (0%)</w:t>
            </w:r>
          </w:p>
        </w:tc>
        <w:tc>
          <w:tcPr>
            <w:tcW w:w="1599" w:type="dxa"/>
            <w:noWrap/>
          </w:tcPr>
          <w:p w14:paraId="38125657"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2 (5.9%)</w:t>
            </w:r>
          </w:p>
        </w:tc>
        <w:tc>
          <w:tcPr>
            <w:tcW w:w="1629" w:type="dxa"/>
            <w:noWrap/>
          </w:tcPr>
          <w:p w14:paraId="32870CFD"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2 (1.7%)</w:t>
            </w:r>
          </w:p>
        </w:tc>
        <w:tc>
          <w:tcPr>
            <w:tcW w:w="1599" w:type="dxa"/>
            <w:noWrap/>
          </w:tcPr>
          <w:p w14:paraId="020A2765"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2 (3.0%)</w:t>
            </w:r>
          </w:p>
        </w:tc>
        <w:tc>
          <w:tcPr>
            <w:tcW w:w="1205" w:type="dxa"/>
          </w:tcPr>
          <w:p w14:paraId="5A960D3B"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0.104</w:t>
            </w:r>
          </w:p>
        </w:tc>
      </w:tr>
      <w:tr w:rsidR="009B603F" w:rsidRPr="0055104B" w14:paraId="34802466" w14:textId="77777777" w:rsidTr="00FA63FB">
        <w:trPr>
          <w:trHeight w:val="300"/>
        </w:trPr>
        <w:tc>
          <w:tcPr>
            <w:tcW w:w="2936" w:type="dxa"/>
            <w:noWrap/>
          </w:tcPr>
          <w:p w14:paraId="44D5E609" w14:textId="06D97200" w:rsidR="009B603F" w:rsidRPr="0055104B" w:rsidRDefault="009B603F" w:rsidP="00FA63FB">
            <w:pPr>
              <w:rPr>
                <w:rFonts w:ascii="Arial" w:eastAsia="Times New Roman" w:hAnsi="Arial" w:cs="Arial"/>
                <w:color w:val="000000"/>
              </w:rPr>
            </w:pPr>
            <w:proofErr w:type="spellStart"/>
            <w:r w:rsidRPr="0055104B">
              <w:rPr>
                <w:rFonts w:ascii="Arial" w:eastAsia="Times New Roman" w:hAnsi="Arial" w:cs="Arial"/>
                <w:color w:val="000000"/>
              </w:rPr>
              <w:t>Hemoplegia</w:t>
            </w:r>
            <w:proofErr w:type="spellEnd"/>
            <w:r w:rsidRPr="0055104B">
              <w:rPr>
                <w:rFonts w:ascii="Arial" w:eastAsia="Times New Roman" w:hAnsi="Arial" w:cs="Arial"/>
                <w:color w:val="000000"/>
              </w:rPr>
              <w:t xml:space="preserve"> </w:t>
            </w:r>
          </w:p>
        </w:tc>
        <w:tc>
          <w:tcPr>
            <w:tcW w:w="1599" w:type="dxa"/>
            <w:noWrap/>
          </w:tcPr>
          <w:p w14:paraId="5CE6C262"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1 (2.6%)</w:t>
            </w:r>
          </w:p>
        </w:tc>
        <w:tc>
          <w:tcPr>
            <w:tcW w:w="1599" w:type="dxa"/>
            <w:noWrap/>
          </w:tcPr>
          <w:p w14:paraId="1BBBFEA6"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3 (9.1%)</w:t>
            </w:r>
          </w:p>
        </w:tc>
        <w:tc>
          <w:tcPr>
            <w:tcW w:w="1599" w:type="dxa"/>
            <w:noWrap/>
          </w:tcPr>
          <w:p w14:paraId="1624E001"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0 (0%)</w:t>
            </w:r>
          </w:p>
        </w:tc>
        <w:tc>
          <w:tcPr>
            <w:tcW w:w="1599" w:type="dxa"/>
            <w:noWrap/>
          </w:tcPr>
          <w:p w14:paraId="1FB23499"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0 (0%)</w:t>
            </w:r>
          </w:p>
        </w:tc>
        <w:tc>
          <w:tcPr>
            <w:tcW w:w="1629" w:type="dxa"/>
            <w:noWrap/>
          </w:tcPr>
          <w:p w14:paraId="129887D5"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1 (0.9%)</w:t>
            </w:r>
          </w:p>
        </w:tc>
        <w:tc>
          <w:tcPr>
            <w:tcW w:w="1599" w:type="dxa"/>
            <w:noWrap/>
          </w:tcPr>
          <w:p w14:paraId="009FBD57"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3 (4.5%)</w:t>
            </w:r>
          </w:p>
        </w:tc>
        <w:tc>
          <w:tcPr>
            <w:tcW w:w="1205" w:type="dxa"/>
          </w:tcPr>
          <w:p w14:paraId="0B2F669C"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0.020</w:t>
            </w:r>
          </w:p>
        </w:tc>
      </w:tr>
      <w:tr w:rsidR="009B603F" w:rsidRPr="0055104B" w14:paraId="1DA68036" w14:textId="77777777" w:rsidTr="00FA63FB">
        <w:trPr>
          <w:trHeight w:val="300"/>
        </w:trPr>
        <w:tc>
          <w:tcPr>
            <w:tcW w:w="2936" w:type="dxa"/>
            <w:noWrap/>
            <w:hideMark/>
          </w:tcPr>
          <w:p w14:paraId="33012519"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Renal Disease</w:t>
            </w:r>
          </w:p>
        </w:tc>
        <w:tc>
          <w:tcPr>
            <w:tcW w:w="1599" w:type="dxa"/>
            <w:noWrap/>
            <w:hideMark/>
          </w:tcPr>
          <w:p w14:paraId="4DF90F94"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5 (12.8%)</w:t>
            </w:r>
          </w:p>
        </w:tc>
        <w:tc>
          <w:tcPr>
            <w:tcW w:w="1599" w:type="dxa"/>
            <w:noWrap/>
            <w:hideMark/>
          </w:tcPr>
          <w:p w14:paraId="66D77AA4"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11 (33.3%)</w:t>
            </w:r>
          </w:p>
        </w:tc>
        <w:tc>
          <w:tcPr>
            <w:tcW w:w="1599" w:type="dxa"/>
            <w:noWrap/>
            <w:hideMark/>
          </w:tcPr>
          <w:p w14:paraId="7388CDE0"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4 (5.3%)</w:t>
            </w:r>
          </w:p>
        </w:tc>
        <w:tc>
          <w:tcPr>
            <w:tcW w:w="1599" w:type="dxa"/>
            <w:noWrap/>
            <w:hideMark/>
          </w:tcPr>
          <w:p w14:paraId="624F0495"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5 (14.7%)</w:t>
            </w:r>
          </w:p>
        </w:tc>
        <w:tc>
          <w:tcPr>
            <w:tcW w:w="1629" w:type="dxa"/>
            <w:noWrap/>
            <w:hideMark/>
          </w:tcPr>
          <w:p w14:paraId="0C6FABDD"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9 (7.8%)</w:t>
            </w:r>
          </w:p>
        </w:tc>
        <w:tc>
          <w:tcPr>
            <w:tcW w:w="1599" w:type="dxa"/>
            <w:noWrap/>
            <w:hideMark/>
          </w:tcPr>
          <w:p w14:paraId="3320E7B2"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16 (23.9%)</w:t>
            </w:r>
          </w:p>
        </w:tc>
        <w:tc>
          <w:tcPr>
            <w:tcW w:w="1205" w:type="dxa"/>
          </w:tcPr>
          <w:p w14:paraId="10656A2A"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0.002</w:t>
            </w:r>
          </w:p>
        </w:tc>
      </w:tr>
      <w:tr w:rsidR="009B603F" w:rsidRPr="0055104B" w14:paraId="7AEC3924" w14:textId="77777777" w:rsidTr="00FA63FB">
        <w:trPr>
          <w:trHeight w:val="300"/>
        </w:trPr>
        <w:tc>
          <w:tcPr>
            <w:tcW w:w="2936" w:type="dxa"/>
            <w:noWrap/>
          </w:tcPr>
          <w:p w14:paraId="17915EE0" w14:textId="216E084C"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Cancer</w:t>
            </w:r>
          </w:p>
        </w:tc>
        <w:tc>
          <w:tcPr>
            <w:tcW w:w="1599" w:type="dxa"/>
            <w:noWrap/>
          </w:tcPr>
          <w:p w14:paraId="3EF18740"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5 (12.8%)</w:t>
            </w:r>
          </w:p>
        </w:tc>
        <w:tc>
          <w:tcPr>
            <w:tcW w:w="1599" w:type="dxa"/>
            <w:noWrap/>
          </w:tcPr>
          <w:p w14:paraId="52DE6DDA"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4 (12.1%)</w:t>
            </w:r>
          </w:p>
        </w:tc>
        <w:tc>
          <w:tcPr>
            <w:tcW w:w="1599" w:type="dxa"/>
            <w:noWrap/>
          </w:tcPr>
          <w:p w14:paraId="3A29289A"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0 (0%)</w:t>
            </w:r>
          </w:p>
        </w:tc>
        <w:tc>
          <w:tcPr>
            <w:tcW w:w="1599" w:type="dxa"/>
            <w:noWrap/>
          </w:tcPr>
          <w:p w14:paraId="58075EB5"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0 (0%)</w:t>
            </w:r>
          </w:p>
        </w:tc>
        <w:tc>
          <w:tcPr>
            <w:tcW w:w="1629" w:type="dxa"/>
            <w:noWrap/>
          </w:tcPr>
          <w:p w14:paraId="2DC91986"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5 (4.3%)</w:t>
            </w:r>
          </w:p>
        </w:tc>
        <w:tc>
          <w:tcPr>
            <w:tcW w:w="1599" w:type="dxa"/>
            <w:noWrap/>
          </w:tcPr>
          <w:p w14:paraId="16E5065E"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4 (6.0%)</w:t>
            </w:r>
          </w:p>
        </w:tc>
        <w:tc>
          <w:tcPr>
            <w:tcW w:w="1205" w:type="dxa"/>
          </w:tcPr>
          <w:p w14:paraId="6B321212"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&lt;0.001</w:t>
            </w:r>
          </w:p>
        </w:tc>
      </w:tr>
      <w:tr w:rsidR="009B603F" w:rsidRPr="0055104B" w14:paraId="58DA05C8" w14:textId="77777777" w:rsidTr="00FA63FB">
        <w:trPr>
          <w:trHeight w:val="300"/>
        </w:trPr>
        <w:tc>
          <w:tcPr>
            <w:tcW w:w="2936" w:type="dxa"/>
            <w:noWrap/>
          </w:tcPr>
          <w:p w14:paraId="53591CFA" w14:textId="069EDB8C"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M</w:t>
            </w:r>
            <w:r w:rsidR="001F3D8C" w:rsidRPr="0055104B">
              <w:rPr>
                <w:rFonts w:ascii="Arial" w:eastAsia="Times New Roman" w:hAnsi="Arial" w:cs="Arial"/>
                <w:color w:val="000000"/>
              </w:rPr>
              <w:t>oderate-to-severe</w:t>
            </w:r>
            <w:r w:rsidRPr="0055104B">
              <w:rPr>
                <w:rFonts w:ascii="Arial" w:eastAsia="Times New Roman" w:hAnsi="Arial" w:cs="Arial"/>
                <w:color w:val="000000"/>
              </w:rPr>
              <w:t xml:space="preserve"> Liver</w:t>
            </w:r>
          </w:p>
        </w:tc>
        <w:tc>
          <w:tcPr>
            <w:tcW w:w="1599" w:type="dxa"/>
            <w:noWrap/>
          </w:tcPr>
          <w:p w14:paraId="1CB98940"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2 (5.1%)</w:t>
            </w:r>
          </w:p>
        </w:tc>
        <w:tc>
          <w:tcPr>
            <w:tcW w:w="1599" w:type="dxa"/>
            <w:noWrap/>
          </w:tcPr>
          <w:p w14:paraId="14D31B58"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1 (3.0%)</w:t>
            </w:r>
          </w:p>
        </w:tc>
        <w:tc>
          <w:tcPr>
            <w:tcW w:w="1599" w:type="dxa"/>
            <w:noWrap/>
          </w:tcPr>
          <w:p w14:paraId="01CCB033"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0 (0%)</w:t>
            </w:r>
          </w:p>
        </w:tc>
        <w:tc>
          <w:tcPr>
            <w:tcW w:w="1599" w:type="dxa"/>
            <w:noWrap/>
          </w:tcPr>
          <w:p w14:paraId="249054F8"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0 (0%)</w:t>
            </w:r>
          </w:p>
        </w:tc>
        <w:tc>
          <w:tcPr>
            <w:tcW w:w="1629" w:type="dxa"/>
            <w:noWrap/>
          </w:tcPr>
          <w:p w14:paraId="501869AA"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2 (1.7%)</w:t>
            </w:r>
          </w:p>
        </w:tc>
        <w:tc>
          <w:tcPr>
            <w:tcW w:w="1599" w:type="dxa"/>
            <w:noWrap/>
          </w:tcPr>
          <w:p w14:paraId="539A78BF"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1 (1.5%)</w:t>
            </w:r>
          </w:p>
        </w:tc>
        <w:tc>
          <w:tcPr>
            <w:tcW w:w="1205" w:type="dxa"/>
          </w:tcPr>
          <w:p w14:paraId="681716FE"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0.161</w:t>
            </w:r>
          </w:p>
        </w:tc>
      </w:tr>
      <w:tr w:rsidR="009B603F" w:rsidRPr="0055104B" w14:paraId="6E552F19" w14:textId="77777777" w:rsidTr="00FA63FB">
        <w:trPr>
          <w:trHeight w:val="300"/>
        </w:trPr>
        <w:tc>
          <w:tcPr>
            <w:tcW w:w="2936" w:type="dxa"/>
            <w:noWrap/>
          </w:tcPr>
          <w:p w14:paraId="3F1CBEFF" w14:textId="6D026314"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Meta</w:t>
            </w:r>
            <w:r w:rsidR="001F3D8C" w:rsidRPr="0055104B">
              <w:rPr>
                <w:rFonts w:ascii="Arial" w:eastAsia="Times New Roman" w:hAnsi="Arial" w:cs="Arial"/>
                <w:color w:val="000000"/>
              </w:rPr>
              <w:t>static</w:t>
            </w:r>
            <w:r w:rsidRPr="0055104B">
              <w:rPr>
                <w:rFonts w:ascii="Arial" w:eastAsia="Times New Roman" w:hAnsi="Arial" w:cs="Arial"/>
                <w:color w:val="000000"/>
              </w:rPr>
              <w:t xml:space="preserve"> Cancer</w:t>
            </w:r>
            <w:r w:rsidR="001F3D8C" w:rsidRPr="0055104B">
              <w:rPr>
                <w:rFonts w:ascii="Arial" w:eastAsia="Times New Roman" w:hAnsi="Arial" w:cs="Arial"/>
                <w:color w:val="000000"/>
              </w:rPr>
              <w:t>**</w:t>
            </w:r>
          </w:p>
        </w:tc>
        <w:tc>
          <w:tcPr>
            <w:tcW w:w="1599" w:type="dxa"/>
            <w:noWrap/>
          </w:tcPr>
          <w:p w14:paraId="4CD80158"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6 (15.4%)</w:t>
            </w:r>
          </w:p>
        </w:tc>
        <w:tc>
          <w:tcPr>
            <w:tcW w:w="1599" w:type="dxa"/>
            <w:noWrap/>
          </w:tcPr>
          <w:p w14:paraId="15B87C77"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5 (15.2%)</w:t>
            </w:r>
          </w:p>
        </w:tc>
        <w:tc>
          <w:tcPr>
            <w:tcW w:w="1599" w:type="dxa"/>
            <w:noWrap/>
          </w:tcPr>
          <w:p w14:paraId="618B9F7F"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0 (0%)</w:t>
            </w:r>
          </w:p>
        </w:tc>
        <w:tc>
          <w:tcPr>
            <w:tcW w:w="1599" w:type="dxa"/>
            <w:noWrap/>
          </w:tcPr>
          <w:p w14:paraId="4472A2CE"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0 (0%)</w:t>
            </w:r>
          </w:p>
        </w:tc>
        <w:tc>
          <w:tcPr>
            <w:tcW w:w="1629" w:type="dxa"/>
            <w:noWrap/>
          </w:tcPr>
          <w:p w14:paraId="7CDC803D"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6 (5.2%)</w:t>
            </w:r>
          </w:p>
        </w:tc>
        <w:tc>
          <w:tcPr>
            <w:tcW w:w="1599" w:type="dxa"/>
            <w:noWrap/>
          </w:tcPr>
          <w:p w14:paraId="3230A856"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5 (7.5%)</w:t>
            </w:r>
          </w:p>
        </w:tc>
        <w:tc>
          <w:tcPr>
            <w:tcW w:w="1205" w:type="dxa"/>
          </w:tcPr>
          <w:p w14:paraId="0FB6AE9B"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&lt;0.001</w:t>
            </w:r>
          </w:p>
        </w:tc>
      </w:tr>
      <w:tr w:rsidR="009B603F" w:rsidRPr="0055104B" w14:paraId="6C7981F7" w14:textId="77777777" w:rsidTr="00FA63FB">
        <w:trPr>
          <w:trHeight w:val="300"/>
        </w:trPr>
        <w:tc>
          <w:tcPr>
            <w:tcW w:w="2936" w:type="dxa"/>
            <w:noWrap/>
          </w:tcPr>
          <w:p w14:paraId="54FCB42A"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AIDS</w:t>
            </w:r>
          </w:p>
        </w:tc>
        <w:tc>
          <w:tcPr>
            <w:tcW w:w="1599" w:type="dxa"/>
            <w:noWrap/>
          </w:tcPr>
          <w:p w14:paraId="7D988040"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0 (0%)</w:t>
            </w:r>
          </w:p>
        </w:tc>
        <w:tc>
          <w:tcPr>
            <w:tcW w:w="1599" w:type="dxa"/>
            <w:noWrap/>
          </w:tcPr>
          <w:p w14:paraId="5E7D2503"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1 (3.0%)</w:t>
            </w:r>
          </w:p>
        </w:tc>
        <w:tc>
          <w:tcPr>
            <w:tcW w:w="1599" w:type="dxa"/>
            <w:noWrap/>
          </w:tcPr>
          <w:p w14:paraId="0201D769"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0 (0%)</w:t>
            </w:r>
          </w:p>
        </w:tc>
        <w:tc>
          <w:tcPr>
            <w:tcW w:w="1599" w:type="dxa"/>
            <w:noWrap/>
          </w:tcPr>
          <w:p w14:paraId="1BB1792A"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0 (0%)</w:t>
            </w:r>
          </w:p>
        </w:tc>
        <w:tc>
          <w:tcPr>
            <w:tcW w:w="1629" w:type="dxa"/>
            <w:noWrap/>
          </w:tcPr>
          <w:p w14:paraId="02820593"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0 (0%)</w:t>
            </w:r>
          </w:p>
        </w:tc>
        <w:tc>
          <w:tcPr>
            <w:tcW w:w="1599" w:type="dxa"/>
            <w:noWrap/>
          </w:tcPr>
          <w:p w14:paraId="511C7D31"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1 (1.5%)</w:t>
            </w:r>
          </w:p>
        </w:tc>
        <w:tc>
          <w:tcPr>
            <w:tcW w:w="1205" w:type="dxa"/>
          </w:tcPr>
          <w:p w14:paraId="4CFBA1C3"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0.300</w:t>
            </w:r>
          </w:p>
        </w:tc>
      </w:tr>
      <w:tr w:rsidR="009B603F" w:rsidRPr="0055104B" w14:paraId="28B34E90" w14:textId="77777777" w:rsidTr="00FA63FB">
        <w:trPr>
          <w:trHeight w:val="300"/>
        </w:trPr>
        <w:tc>
          <w:tcPr>
            <w:tcW w:w="2936" w:type="dxa"/>
            <w:noWrap/>
            <w:hideMark/>
          </w:tcPr>
          <w:p w14:paraId="0C7BCF8E"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Hypertension</w:t>
            </w:r>
          </w:p>
        </w:tc>
        <w:tc>
          <w:tcPr>
            <w:tcW w:w="1599" w:type="dxa"/>
            <w:noWrap/>
            <w:hideMark/>
          </w:tcPr>
          <w:p w14:paraId="04D62094"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26 (66.7%)</w:t>
            </w:r>
          </w:p>
        </w:tc>
        <w:tc>
          <w:tcPr>
            <w:tcW w:w="1599" w:type="dxa"/>
            <w:noWrap/>
            <w:hideMark/>
          </w:tcPr>
          <w:p w14:paraId="25AC84C4"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26 (78.8%)</w:t>
            </w:r>
          </w:p>
        </w:tc>
        <w:tc>
          <w:tcPr>
            <w:tcW w:w="1599" w:type="dxa"/>
            <w:noWrap/>
            <w:hideMark/>
          </w:tcPr>
          <w:p w14:paraId="666E131D"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39 (51.3%)</w:t>
            </w:r>
          </w:p>
        </w:tc>
        <w:tc>
          <w:tcPr>
            <w:tcW w:w="1599" w:type="dxa"/>
            <w:noWrap/>
            <w:hideMark/>
          </w:tcPr>
          <w:p w14:paraId="27E03D6B"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30 (88.2%)</w:t>
            </w:r>
          </w:p>
        </w:tc>
        <w:tc>
          <w:tcPr>
            <w:tcW w:w="1629" w:type="dxa"/>
            <w:noWrap/>
            <w:hideMark/>
          </w:tcPr>
          <w:p w14:paraId="60A0EB57"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65 (56.5%)</w:t>
            </w:r>
          </w:p>
        </w:tc>
        <w:tc>
          <w:tcPr>
            <w:tcW w:w="1599" w:type="dxa"/>
            <w:noWrap/>
            <w:hideMark/>
          </w:tcPr>
          <w:p w14:paraId="18714EA9"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56 (83.6%)</w:t>
            </w:r>
          </w:p>
        </w:tc>
        <w:tc>
          <w:tcPr>
            <w:tcW w:w="1205" w:type="dxa"/>
          </w:tcPr>
          <w:p w14:paraId="4DE36C01"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0.001</w:t>
            </w:r>
          </w:p>
        </w:tc>
      </w:tr>
      <w:tr w:rsidR="009B603F" w:rsidRPr="0055104B" w14:paraId="6E9A86D1" w14:textId="77777777" w:rsidTr="00FA63FB">
        <w:trPr>
          <w:trHeight w:val="300"/>
        </w:trPr>
        <w:tc>
          <w:tcPr>
            <w:tcW w:w="2936" w:type="dxa"/>
            <w:noWrap/>
            <w:hideMark/>
          </w:tcPr>
          <w:p w14:paraId="01D9A8E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Hyperlipidemia</w:t>
            </w:r>
          </w:p>
        </w:tc>
        <w:tc>
          <w:tcPr>
            <w:tcW w:w="1599" w:type="dxa"/>
            <w:noWrap/>
            <w:hideMark/>
          </w:tcPr>
          <w:p w14:paraId="16308CEB"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24 (61.5%)</w:t>
            </w:r>
          </w:p>
        </w:tc>
        <w:tc>
          <w:tcPr>
            <w:tcW w:w="1599" w:type="dxa"/>
            <w:noWrap/>
            <w:hideMark/>
          </w:tcPr>
          <w:p w14:paraId="5F9ACA4B"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23 (69.7%)</w:t>
            </w:r>
          </w:p>
        </w:tc>
        <w:tc>
          <w:tcPr>
            <w:tcW w:w="1599" w:type="dxa"/>
            <w:noWrap/>
            <w:hideMark/>
          </w:tcPr>
          <w:p w14:paraId="504F958F"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23 (30.3%)</w:t>
            </w:r>
          </w:p>
        </w:tc>
        <w:tc>
          <w:tcPr>
            <w:tcW w:w="1599" w:type="dxa"/>
            <w:noWrap/>
            <w:hideMark/>
          </w:tcPr>
          <w:p w14:paraId="18296186"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26 (76.5%)</w:t>
            </w:r>
          </w:p>
        </w:tc>
        <w:tc>
          <w:tcPr>
            <w:tcW w:w="1629" w:type="dxa"/>
            <w:noWrap/>
            <w:hideMark/>
          </w:tcPr>
          <w:p w14:paraId="068F0B9A"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47 (40.9%)</w:t>
            </w:r>
          </w:p>
        </w:tc>
        <w:tc>
          <w:tcPr>
            <w:tcW w:w="1599" w:type="dxa"/>
            <w:noWrap/>
            <w:hideMark/>
          </w:tcPr>
          <w:p w14:paraId="38BCD615"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49 (73.1%)</w:t>
            </w:r>
          </w:p>
        </w:tc>
        <w:tc>
          <w:tcPr>
            <w:tcW w:w="1205" w:type="dxa"/>
          </w:tcPr>
          <w:p w14:paraId="3F6DB3E1"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&lt;0.001</w:t>
            </w:r>
          </w:p>
        </w:tc>
      </w:tr>
      <w:tr w:rsidR="009B603F" w:rsidRPr="0055104B" w14:paraId="04221532" w14:textId="77777777" w:rsidTr="00FA63FB">
        <w:trPr>
          <w:trHeight w:val="300"/>
        </w:trPr>
        <w:tc>
          <w:tcPr>
            <w:tcW w:w="2936" w:type="dxa"/>
            <w:noWrap/>
            <w:hideMark/>
          </w:tcPr>
          <w:p w14:paraId="3932F617"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Metabolic Syndrome Criteria</w:t>
            </w:r>
          </w:p>
        </w:tc>
        <w:tc>
          <w:tcPr>
            <w:tcW w:w="1599" w:type="dxa"/>
            <w:noWrap/>
            <w:hideMark/>
          </w:tcPr>
          <w:p w14:paraId="73179510" w14:textId="77777777" w:rsidR="009B603F" w:rsidRPr="0055104B" w:rsidRDefault="009B603F" w:rsidP="00FA63FB">
            <w:pPr>
              <w:rPr>
                <w:rFonts w:ascii="Arial" w:eastAsia="Times New Roman" w:hAnsi="Arial" w:cs="Arial"/>
                <w:color w:val="000000"/>
                <w:kern w:val="0"/>
                <w14:ligatures w14:val="none"/>
              </w:rPr>
            </w:pPr>
          </w:p>
        </w:tc>
        <w:tc>
          <w:tcPr>
            <w:tcW w:w="1599" w:type="dxa"/>
            <w:noWrap/>
            <w:hideMark/>
          </w:tcPr>
          <w:p w14:paraId="6ABE764E"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27CD72F7"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0FC04566" w14:textId="77777777" w:rsidR="009B603F" w:rsidRPr="0055104B" w:rsidRDefault="009B603F" w:rsidP="00FA63FB">
            <w:pPr>
              <w:rPr>
                <w:rFonts w:ascii="Arial" w:eastAsia="Times New Roman" w:hAnsi="Arial" w:cs="Arial"/>
                <w:kern w:val="0"/>
                <w14:ligatures w14:val="none"/>
              </w:rPr>
            </w:pPr>
          </w:p>
        </w:tc>
        <w:tc>
          <w:tcPr>
            <w:tcW w:w="1629" w:type="dxa"/>
            <w:noWrap/>
            <w:hideMark/>
          </w:tcPr>
          <w:p w14:paraId="5E332176"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6A9789AD" w14:textId="77777777" w:rsidR="009B603F" w:rsidRPr="0055104B" w:rsidRDefault="009B603F" w:rsidP="00FA63FB">
            <w:pPr>
              <w:rPr>
                <w:rFonts w:ascii="Arial" w:eastAsia="Times New Roman" w:hAnsi="Arial" w:cs="Arial"/>
                <w:kern w:val="0"/>
                <w14:ligatures w14:val="none"/>
              </w:rPr>
            </w:pPr>
          </w:p>
        </w:tc>
        <w:tc>
          <w:tcPr>
            <w:tcW w:w="1205" w:type="dxa"/>
          </w:tcPr>
          <w:p w14:paraId="52899B92" w14:textId="77777777" w:rsidR="009B603F" w:rsidRPr="0055104B" w:rsidRDefault="009B603F" w:rsidP="00FA63FB">
            <w:pPr>
              <w:rPr>
                <w:rFonts w:ascii="Arial" w:eastAsia="Times New Roman" w:hAnsi="Arial" w:cs="Arial"/>
              </w:rPr>
            </w:pPr>
            <w:r w:rsidRPr="0055104B">
              <w:rPr>
                <w:rFonts w:ascii="Arial" w:eastAsia="Times New Roman" w:hAnsi="Arial" w:cs="Arial"/>
              </w:rPr>
              <w:t>&lt;0.001</w:t>
            </w:r>
          </w:p>
        </w:tc>
      </w:tr>
      <w:tr w:rsidR="009B603F" w:rsidRPr="0055104B" w14:paraId="7DAB5B79" w14:textId="77777777" w:rsidTr="00FA63FB">
        <w:trPr>
          <w:trHeight w:val="300"/>
        </w:trPr>
        <w:tc>
          <w:tcPr>
            <w:tcW w:w="2936" w:type="dxa"/>
            <w:noWrap/>
            <w:hideMark/>
          </w:tcPr>
          <w:p w14:paraId="2A93DAE2" w14:textId="77777777" w:rsidR="009B603F" w:rsidRPr="0055104B" w:rsidRDefault="009B603F" w:rsidP="00FA63FB">
            <w:pPr>
              <w:jc w:val="right"/>
              <w:rPr>
                <w:rFonts w:ascii="Arial" w:eastAsia="Times New Roman" w:hAnsi="Arial" w:cs="Arial"/>
                <w:color w:val="000000"/>
                <w:kern w:val="0"/>
                <w14:ligatures w14:val="none"/>
              </w:rPr>
            </w:pPr>
            <w:r w:rsidRPr="0055104B">
              <w:rPr>
                <w:rFonts w:ascii="Arial" w:eastAsia="Times New Roman" w:hAnsi="Arial" w:cs="Arial"/>
                <w:color w:val="000000"/>
              </w:rPr>
              <w:t>0</w:t>
            </w:r>
          </w:p>
        </w:tc>
        <w:tc>
          <w:tcPr>
            <w:tcW w:w="1599" w:type="dxa"/>
            <w:noWrap/>
            <w:hideMark/>
          </w:tcPr>
          <w:p w14:paraId="0540E107"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11 (28.2%)</w:t>
            </w:r>
          </w:p>
        </w:tc>
        <w:tc>
          <w:tcPr>
            <w:tcW w:w="1599" w:type="dxa"/>
            <w:noWrap/>
            <w:hideMark/>
          </w:tcPr>
          <w:p w14:paraId="2505839D"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599" w:type="dxa"/>
            <w:noWrap/>
            <w:hideMark/>
          </w:tcPr>
          <w:p w14:paraId="5F96EF1B"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22 (28.9%)</w:t>
            </w:r>
          </w:p>
        </w:tc>
        <w:tc>
          <w:tcPr>
            <w:tcW w:w="1599" w:type="dxa"/>
            <w:noWrap/>
            <w:hideMark/>
          </w:tcPr>
          <w:p w14:paraId="3C5FCD2E"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629" w:type="dxa"/>
            <w:noWrap/>
            <w:hideMark/>
          </w:tcPr>
          <w:p w14:paraId="424F268B"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33 (28.7%)</w:t>
            </w:r>
          </w:p>
        </w:tc>
        <w:tc>
          <w:tcPr>
            <w:tcW w:w="1599" w:type="dxa"/>
            <w:noWrap/>
            <w:hideMark/>
          </w:tcPr>
          <w:p w14:paraId="71866B40"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205" w:type="dxa"/>
          </w:tcPr>
          <w:p w14:paraId="4CCD5E66" w14:textId="77777777" w:rsidR="009B603F" w:rsidRPr="0055104B" w:rsidRDefault="009B603F" w:rsidP="00FA63FB">
            <w:pPr>
              <w:rPr>
                <w:rFonts w:ascii="Arial" w:eastAsia="Times New Roman" w:hAnsi="Arial" w:cs="Arial"/>
                <w:color w:val="000000"/>
              </w:rPr>
            </w:pPr>
          </w:p>
        </w:tc>
      </w:tr>
      <w:tr w:rsidR="009B603F" w:rsidRPr="0055104B" w14:paraId="5BAD5450" w14:textId="77777777" w:rsidTr="00FA63FB">
        <w:trPr>
          <w:trHeight w:val="300"/>
        </w:trPr>
        <w:tc>
          <w:tcPr>
            <w:tcW w:w="2936" w:type="dxa"/>
            <w:noWrap/>
            <w:hideMark/>
          </w:tcPr>
          <w:p w14:paraId="31E12ACB" w14:textId="77777777" w:rsidR="009B603F" w:rsidRPr="0055104B" w:rsidRDefault="009B603F" w:rsidP="00FA63FB">
            <w:pPr>
              <w:jc w:val="right"/>
              <w:rPr>
                <w:rFonts w:ascii="Arial" w:eastAsia="Times New Roman" w:hAnsi="Arial" w:cs="Arial"/>
                <w:color w:val="000000"/>
                <w:kern w:val="0"/>
                <w14:ligatures w14:val="none"/>
              </w:rPr>
            </w:pPr>
            <w:r w:rsidRPr="0055104B">
              <w:rPr>
                <w:rFonts w:ascii="Arial" w:eastAsia="Times New Roman" w:hAnsi="Arial" w:cs="Arial"/>
                <w:color w:val="000000"/>
              </w:rPr>
              <w:t>1</w:t>
            </w:r>
          </w:p>
        </w:tc>
        <w:tc>
          <w:tcPr>
            <w:tcW w:w="1599" w:type="dxa"/>
            <w:noWrap/>
            <w:hideMark/>
          </w:tcPr>
          <w:p w14:paraId="26336EB6"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 (15.4%)</w:t>
            </w:r>
          </w:p>
        </w:tc>
        <w:tc>
          <w:tcPr>
            <w:tcW w:w="1599" w:type="dxa"/>
            <w:noWrap/>
            <w:hideMark/>
          </w:tcPr>
          <w:p w14:paraId="1E2B021A"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599" w:type="dxa"/>
            <w:noWrap/>
            <w:hideMark/>
          </w:tcPr>
          <w:p w14:paraId="72FC6BF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19 (25.0%)</w:t>
            </w:r>
          </w:p>
        </w:tc>
        <w:tc>
          <w:tcPr>
            <w:tcW w:w="1599" w:type="dxa"/>
            <w:noWrap/>
            <w:hideMark/>
          </w:tcPr>
          <w:p w14:paraId="58C60E36"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 (5.9%)</w:t>
            </w:r>
          </w:p>
        </w:tc>
        <w:tc>
          <w:tcPr>
            <w:tcW w:w="1629" w:type="dxa"/>
            <w:noWrap/>
            <w:hideMark/>
          </w:tcPr>
          <w:p w14:paraId="411C0BA7"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25 (21.7%)</w:t>
            </w:r>
          </w:p>
        </w:tc>
        <w:tc>
          <w:tcPr>
            <w:tcW w:w="1599" w:type="dxa"/>
            <w:noWrap/>
            <w:hideMark/>
          </w:tcPr>
          <w:p w14:paraId="6BF7DDEE"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5 (7.5%)</w:t>
            </w:r>
          </w:p>
        </w:tc>
        <w:tc>
          <w:tcPr>
            <w:tcW w:w="1205" w:type="dxa"/>
          </w:tcPr>
          <w:p w14:paraId="1F09F29E" w14:textId="77777777" w:rsidR="009B603F" w:rsidRPr="0055104B" w:rsidRDefault="009B603F" w:rsidP="00FA63FB">
            <w:pPr>
              <w:rPr>
                <w:rFonts w:ascii="Arial" w:eastAsia="Times New Roman" w:hAnsi="Arial" w:cs="Arial"/>
                <w:color w:val="000000"/>
              </w:rPr>
            </w:pPr>
          </w:p>
        </w:tc>
      </w:tr>
      <w:tr w:rsidR="009B603F" w:rsidRPr="0055104B" w14:paraId="3BFF87F4" w14:textId="77777777" w:rsidTr="00FA63FB">
        <w:trPr>
          <w:trHeight w:val="300"/>
        </w:trPr>
        <w:tc>
          <w:tcPr>
            <w:tcW w:w="2936" w:type="dxa"/>
            <w:noWrap/>
            <w:hideMark/>
          </w:tcPr>
          <w:p w14:paraId="238874C1" w14:textId="77777777" w:rsidR="009B603F" w:rsidRPr="0055104B" w:rsidRDefault="009B603F" w:rsidP="00FA63FB">
            <w:pPr>
              <w:jc w:val="right"/>
              <w:rPr>
                <w:rFonts w:ascii="Arial" w:eastAsia="Times New Roman" w:hAnsi="Arial" w:cs="Arial"/>
                <w:color w:val="000000"/>
                <w:kern w:val="0"/>
                <w14:ligatures w14:val="none"/>
              </w:rPr>
            </w:pPr>
            <w:r w:rsidRPr="0055104B">
              <w:rPr>
                <w:rFonts w:ascii="Arial" w:eastAsia="Times New Roman" w:hAnsi="Arial" w:cs="Arial"/>
                <w:color w:val="000000"/>
              </w:rPr>
              <w:t>2</w:t>
            </w:r>
          </w:p>
        </w:tc>
        <w:tc>
          <w:tcPr>
            <w:tcW w:w="1599" w:type="dxa"/>
            <w:noWrap/>
            <w:hideMark/>
          </w:tcPr>
          <w:p w14:paraId="44F3D4F9"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22 (56.4%)</w:t>
            </w:r>
          </w:p>
        </w:tc>
        <w:tc>
          <w:tcPr>
            <w:tcW w:w="1599" w:type="dxa"/>
            <w:noWrap/>
            <w:hideMark/>
          </w:tcPr>
          <w:p w14:paraId="593E2B86"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10 (30.3%)</w:t>
            </w:r>
          </w:p>
        </w:tc>
        <w:tc>
          <w:tcPr>
            <w:tcW w:w="1599" w:type="dxa"/>
            <w:noWrap/>
            <w:hideMark/>
          </w:tcPr>
          <w:p w14:paraId="41189011"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23 (30.3%)</w:t>
            </w:r>
          </w:p>
        </w:tc>
        <w:tc>
          <w:tcPr>
            <w:tcW w:w="1599" w:type="dxa"/>
            <w:noWrap/>
            <w:hideMark/>
          </w:tcPr>
          <w:p w14:paraId="665BB497"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 (8.8%)</w:t>
            </w:r>
          </w:p>
        </w:tc>
        <w:tc>
          <w:tcPr>
            <w:tcW w:w="1629" w:type="dxa"/>
            <w:noWrap/>
            <w:hideMark/>
          </w:tcPr>
          <w:p w14:paraId="672BEB95"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45 (39.1%)</w:t>
            </w:r>
          </w:p>
        </w:tc>
        <w:tc>
          <w:tcPr>
            <w:tcW w:w="1599" w:type="dxa"/>
            <w:noWrap/>
            <w:hideMark/>
          </w:tcPr>
          <w:p w14:paraId="1AF98E18"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13 (19.4%)</w:t>
            </w:r>
          </w:p>
        </w:tc>
        <w:tc>
          <w:tcPr>
            <w:tcW w:w="1205" w:type="dxa"/>
          </w:tcPr>
          <w:p w14:paraId="72CCF5D3" w14:textId="77777777" w:rsidR="009B603F" w:rsidRPr="0055104B" w:rsidRDefault="009B603F" w:rsidP="00FA63FB">
            <w:pPr>
              <w:rPr>
                <w:rFonts w:ascii="Arial" w:eastAsia="Times New Roman" w:hAnsi="Arial" w:cs="Arial"/>
                <w:color w:val="000000"/>
              </w:rPr>
            </w:pPr>
          </w:p>
        </w:tc>
      </w:tr>
      <w:tr w:rsidR="009B603F" w:rsidRPr="0055104B" w14:paraId="17A17ED4" w14:textId="77777777" w:rsidTr="00FA63FB">
        <w:trPr>
          <w:trHeight w:val="300"/>
        </w:trPr>
        <w:tc>
          <w:tcPr>
            <w:tcW w:w="2936" w:type="dxa"/>
            <w:noWrap/>
            <w:hideMark/>
          </w:tcPr>
          <w:p w14:paraId="550F6F7C" w14:textId="77777777" w:rsidR="009B603F" w:rsidRPr="0055104B" w:rsidRDefault="009B603F" w:rsidP="00FA63FB">
            <w:pPr>
              <w:jc w:val="right"/>
              <w:rPr>
                <w:rFonts w:ascii="Arial" w:eastAsia="Times New Roman" w:hAnsi="Arial" w:cs="Arial"/>
                <w:color w:val="000000"/>
                <w:kern w:val="0"/>
                <w14:ligatures w14:val="none"/>
              </w:rPr>
            </w:pPr>
            <w:r w:rsidRPr="0055104B">
              <w:rPr>
                <w:rFonts w:ascii="Arial" w:eastAsia="Times New Roman" w:hAnsi="Arial" w:cs="Arial"/>
                <w:color w:val="000000"/>
              </w:rPr>
              <w:t>3</w:t>
            </w:r>
          </w:p>
        </w:tc>
        <w:tc>
          <w:tcPr>
            <w:tcW w:w="1599" w:type="dxa"/>
            <w:noWrap/>
            <w:hideMark/>
          </w:tcPr>
          <w:p w14:paraId="4C34CBB3"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599" w:type="dxa"/>
            <w:noWrap/>
            <w:hideMark/>
          </w:tcPr>
          <w:p w14:paraId="2077823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19 (57.6%)</w:t>
            </w:r>
          </w:p>
        </w:tc>
        <w:tc>
          <w:tcPr>
            <w:tcW w:w="1599" w:type="dxa"/>
            <w:noWrap/>
            <w:hideMark/>
          </w:tcPr>
          <w:p w14:paraId="23CA8EC9"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9 (11.8%)</w:t>
            </w:r>
          </w:p>
        </w:tc>
        <w:tc>
          <w:tcPr>
            <w:tcW w:w="1599" w:type="dxa"/>
            <w:noWrap/>
            <w:hideMark/>
          </w:tcPr>
          <w:p w14:paraId="2CD46799"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29" w:type="dxa"/>
            <w:noWrap/>
            <w:hideMark/>
          </w:tcPr>
          <w:p w14:paraId="6B97235C"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9 (7.8%)</w:t>
            </w:r>
          </w:p>
        </w:tc>
        <w:tc>
          <w:tcPr>
            <w:tcW w:w="1599" w:type="dxa"/>
            <w:noWrap/>
            <w:hideMark/>
          </w:tcPr>
          <w:p w14:paraId="203464E7"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34 (50.7%)</w:t>
            </w:r>
          </w:p>
        </w:tc>
        <w:tc>
          <w:tcPr>
            <w:tcW w:w="1205" w:type="dxa"/>
          </w:tcPr>
          <w:p w14:paraId="150FBBBA" w14:textId="77777777" w:rsidR="009B603F" w:rsidRPr="0055104B" w:rsidRDefault="009B603F" w:rsidP="00FA63FB">
            <w:pPr>
              <w:rPr>
                <w:rFonts w:ascii="Arial" w:eastAsia="Times New Roman" w:hAnsi="Arial" w:cs="Arial"/>
                <w:color w:val="000000"/>
              </w:rPr>
            </w:pPr>
          </w:p>
        </w:tc>
      </w:tr>
      <w:tr w:rsidR="009B603F" w:rsidRPr="0055104B" w14:paraId="62CA9C17" w14:textId="77777777" w:rsidTr="00FA63FB">
        <w:trPr>
          <w:trHeight w:val="300"/>
        </w:trPr>
        <w:tc>
          <w:tcPr>
            <w:tcW w:w="2936" w:type="dxa"/>
            <w:noWrap/>
            <w:hideMark/>
          </w:tcPr>
          <w:p w14:paraId="298B3D98" w14:textId="77777777" w:rsidR="009B603F" w:rsidRPr="0055104B" w:rsidRDefault="009B603F" w:rsidP="00FA63FB">
            <w:pPr>
              <w:jc w:val="right"/>
              <w:rPr>
                <w:rFonts w:ascii="Arial" w:eastAsia="Times New Roman" w:hAnsi="Arial" w:cs="Arial"/>
                <w:color w:val="000000"/>
                <w:kern w:val="0"/>
                <w14:ligatures w14:val="none"/>
              </w:rPr>
            </w:pPr>
            <w:r w:rsidRPr="0055104B">
              <w:rPr>
                <w:rFonts w:ascii="Arial" w:eastAsia="Times New Roman" w:hAnsi="Arial" w:cs="Arial"/>
                <w:color w:val="000000"/>
              </w:rPr>
              <w:t>4</w:t>
            </w:r>
          </w:p>
        </w:tc>
        <w:tc>
          <w:tcPr>
            <w:tcW w:w="1599" w:type="dxa"/>
            <w:noWrap/>
            <w:hideMark/>
          </w:tcPr>
          <w:p w14:paraId="5DC6BAFF"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599" w:type="dxa"/>
            <w:noWrap/>
            <w:hideMark/>
          </w:tcPr>
          <w:p w14:paraId="2C00AD1E"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 (3.0%)</w:t>
            </w:r>
          </w:p>
        </w:tc>
        <w:tc>
          <w:tcPr>
            <w:tcW w:w="1599" w:type="dxa"/>
            <w:noWrap/>
            <w:hideMark/>
          </w:tcPr>
          <w:p w14:paraId="30FE21A1"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 (3.9%)</w:t>
            </w:r>
          </w:p>
        </w:tc>
        <w:tc>
          <w:tcPr>
            <w:tcW w:w="1599" w:type="dxa"/>
            <w:noWrap/>
            <w:hideMark/>
          </w:tcPr>
          <w:p w14:paraId="205CED24"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14 (41.2%)</w:t>
            </w:r>
          </w:p>
        </w:tc>
        <w:tc>
          <w:tcPr>
            <w:tcW w:w="1629" w:type="dxa"/>
            <w:noWrap/>
            <w:hideMark/>
          </w:tcPr>
          <w:p w14:paraId="280234C7"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 (2.6%)</w:t>
            </w:r>
          </w:p>
        </w:tc>
        <w:tc>
          <w:tcPr>
            <w:tcW w:w="1599" w:type="dxa"/>
            <w:noWrap/>
            <w:hideMark/>
          </w:tcPr>
          <w:p w14:paraId="77AF80B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15 (22.4%)</w:t>
            </w:r>
          </w:p>
        </w:tc>
        <w:tc>
          <w:tcPr>
            <w:tcW w:w="1205" w:type="dxa"/>
          </w:tcPr>
          <w:p w14:paraId="22E914AB" w14:textId="77777777" w:rsidR="009B603F" w:rsidRPr="0055104B" w:rsidRDefault="009B603F" w:rsidP="00FA63FB">
            <w:pPr>
              <w:rPr>
                <w:rFonts w:ascii="Arial" w:eastAsia="Times New Roman" w:hAnsi="Arial" w:cs="Arial"/>
                <w:color w:val="000000"/>
              </w:rPr>
            </w:pPr>
          </w:p>
        </w:tc>
      </w:tr>
    </w:tbl>
    <w:p w14:paraId="0EC0EC1A" w14:textId="77777777" w:rsidR="009B603F" w:rsidRPr="0055104B" w:rsidRDefault="009B603F" w:rsidP="00D837DC">
      <w:pPr>
        <w:jc w:val="both"/>
        <w:rPr>
          <w:rFonts w:ascii="Arial" w:hAnsi="Arial" w:cs="Arial"/>
        </w:rPr>
      </w:pPr>
    </w:p>
    <w:p w14:paraId="38219A61" w14:textId="799A91DD" w:rsidR="009B603F" w:rsidRPr="0055104B" w:rsidRDefault="009B603F" w:rsidP="00D837DC">
      <w:pPr>
        <w:jc w:val="both"/>
        <w:rPr>
          <w:rFonts w:ascii="Arial" w:hAnsi="Arial" w:cs="Arial"/>
        </w:rPr>
      </w:pPr>
      <w:r w:rsidRPr="0055104B">
        <w:rPr>
          <w:rFonts w:ascii="Arial" w:hAnsi="Arial" w:cs="Arial"/>
        </w:rPr>
        <w:lastRenderedPageBreak/>
        <w:t xml:space="preserve">* p-values are from analysis of variance (ANOVA) tests for continuous data and Chi-squared test for categorical data, with each condition tested across four groups: </w:t>
      </w:r>
      <w:r w:rsidR="00F272FC" w:rsidRPr="0055104B">
        <w:rPr>
          <w:rFonts w:ascii="Arial" w:hAnsi="Arial" w:cs="Arial"/>
        </w:rPr>
        <w:t xml:space="preserve">No </w:t>
      </w:r>
      <w:r w:rsidRPr="0055104B">
        <w:rPr>
          <w:rFonts w:ascii="Arial" w:hAnsi="Arial" w:cs="Arial"/>
        </w:rPr>
        <w:t>COVID/no DM, No COVID/Any DM, COVID/</w:t>
      </w:r>
      <w:r w:rsidR="00F272FC" w:rsidRPr="0055104B">
        <w:rPr>
          <w:rFonts w:ascii="Arial" w:hAnsi="Arial" w:cs="Arial"/>
        </w:rPr>
        <w:t xml:space="preserve">No </w:t>
      </w:r>
      <w:r w:rsidRPr="0055104B">
        <w:rPr>
          <w:rFonts w:ascii="Arial" w:hAnsi="Arial" w:cs="Arial"/>
        </w:rPr>
        <w:t>DM and COVID/Any DM.</w:t>
      </w:r>
    </w:p>
    <w:p w14:paraId="3CFE6AFF" w14:textId="1541156B" w:rsidR="007B13EF" w:rsidRPr="0055104B" w:rsidRDefault="001F3D8C" w:rsidP="00D837DC">
      <w:pPr>
        <w:jc w:val="both"/>
        <w:rPr>
          <w:rFonts w:ascii="Arial" w:hAnsi="Arial" w:cs="Arial"/>
        </w:rPr>
      </w:pPr>
      <w:r w:rsidRPr="0055104B">
        <w:rPr>
          <w:rFonts w:ascii="Arial" w:hAnsi="Arial" w:cs="Arial"/>
        </w:rPr>
        <w:t>**Solid cancers only</w:t>
      </w:r>
      <w:r w:rsidR="007B13EF" w:rsidRPr="0055104B">
        <w:rPr>
          <w:rFonts w:ascii="Arial" w:hAnsi="Arial" w:cs="Arial"/>
        </w:rPr>
        <w:br w:type="page"/>
      </w:r>
    </w:p>
    <w:tbl>
      <w:tblPr>
        <w:tblStyle w:val="GridTable1Light"/>
        <w:tblW w:w="13945" w:type="dxa"/>
        <w:tblLook w:val="0620" w:firstRow="1" w:lastRow="0" w:firstColumn="0" w:lastColumn="0" w:noHBand="1" w:noVBand="1"/>
      </w:tblPr>
      <w:tblGrid>
        <w:gridCol w:w="2011"/>
        <w:gridCol w:w="1012"/>
        <w:gridCol w:w="2102"/>
        <w:gridCol w:w="1980"/>
        <w:gridCol w:w="1890"/>
        <w:gridCol w:w="1980"/>
        <w:gridCol w:w="1890"/>
        <w:gridCol w:w="1080"/>
      </w:tblGrid>
      <w:tr w:rsidR="00FF48FF" w:rsidRPr="0055104B" w14:paraId="296488F9" w14:textId="14FC5952" w:rsidTr="0055104B">
        <w:trPr>
          <w:cnfStyle w:val="100000000000" w:firstRow="1" w:lastRow="0" w:firstColumn="0" w:lastColumn="0" w:oddVBand="0" w:evenVBand="0" w:oddHBand="0" w:evenHBand="0" w:firstRowFirstColumn="0" w:firstRowLastColumn="0" w:lastRowFirstColumn="0" w:lastRowLastColumn="0"/>
          <w:trHeight w:val="300"/>
        </w:trPr>
        <w:tc>
          <w:tcPr>
            <w:tcW w:w="12865" w:type="dxa"/>
            <w:gridSpan w:val="7"/>
            <w:noWrap/>
          </w:tcPr>
          <w:p w14:paraId="50E2D725" w14:textId="54829328"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lastRenderedPageBreak/>
              <w:t>Table 2. Available patient clinical laboratory values upon hospital presentation</w:t>
            </w:r>
          </w:p>
        </w:tc>
        <w:tc>
          <w:tcPr>
            <w:tcW w:w="1080" w:type="dxa"/>
            <w:vMerge w:val="restart"/>
          </w:tcPr>
          <w:p w14:paraId="2FFB685F" w14:textId="1F8489CA" w:rsidR="00FF48FF" w:rsidRPr="0055104B" w:rsidRDefault="00FF48FF" w:rsidP="00EE3A65">
            <w:pPr>
              <w:rPr>
                <w:rFonts w:ascii="Arial" w:eastAsia="Times New Roman" w:hAnsi="Arial" w:cs="Arial"/>
                <w:color w:val="000000"/>
              </w:rPr>
            </w:pPr>
            <w:r w:rsidRPr="0055104B">
              <w:rPr>
                <w:rFonts w:ascii="Arial" w:eastAsia="Times New Roman" w:hAnsi="Arial" w:cs="Arial"/>
                <w:color w:val="000000"/>
              </w:rPr>
              <w:t>p-Value</w:t>
            </w:r>
          </w:p>
        </w:tc>
      </w:tr>
      <w:tr w:rsidR="00FF48FF" w:rsidRPr="0055104B" w14:paraId="44E1E8CF" w14:textId="22C1F3FC" w:rsidTr="0055104B">
        <w:trPr>
          <w:trHeight w:val="300"/>
        </w:trPr>
        <w:tc>
          <w:tcPr>
            <w:tcW w:w="2011" w:type="dxa"/>
            <w:vMerge w:val="restart"/>
            <w:noWrap/>
          </w:tcPr>
          <w:p w14:paraId="10E78CD4" w14:textId="77777777" w:rsidR="00FF48FF" w:rsidRPr="0055104B" w:rsidRDefault="00FF48FF" w:rsidP="00EE3A65">
            <w:pPr>
              <w:jc w:val="center"/>
              <w:rPr>
                <w:rFonts w:ascii="Arial" w:eastAsia="Times New Roman" w:hAnsi="Arial" w:cs="Arial"/>
                <w:color w:val="000000"/>
                <w:kern w:val="0"/>
                <w14:ligatures w14:val="none"/>
              </w:rPr>
            </w:pPr>
          </w:p>
        </w:tc>
        <w:tc>
          <w:tcPr>
            <w:tcW w:w="3114" w:type="dxa"/>
            <w:gridSpan w:val="2"/>
            <w:noWrap/>
            <w:hideMark/>
          </w:tcPr>
          <w:p w14:paraId="1E1268B9" w14:textId="77777777" w:rsidR="00FF48FF" w:rsidRPr="0055104B" w:rsidRDefault="00FF48FF"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No Covid</w:t>
            </w:r>
          </w:p>
        </w:tc>
        <w:tc>
          <w:tcPr>
            <w:tcW w:w="3870" w:type="dxa"/>
            <w:gridSpan w:val="2"/>
            <w:noWrap/>
            <w:hideMark/>
          </w:tcPr>
          <w:p w14:paraId="43485487" w14:textId="77777777" w:rsidR="00FF48FF" w:rsidRPr="0055104B" w:rsidRDefault="00FF48FF"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COVID</w:t>
            </w:r>
          </w:p>
        </w:tc>
        <w:tc>
          <w:tcPr>
            <w:tcW w:w="3870" w:type="dxa"/>
            <w:gridSpan w:val="2"/>
            <w:noWrap/>
            <w:hideMark/>
          </w:tcPr>
          <w:p w14:paraId="48DF9848" w14:textId="77777777" w:rsidR="00FF48FF" w:rsidRPr="0055104B" w:rsidRDefault="00FF48FF"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Overall</w:t>
            </w:r>
          </w:p>
        </w:tc>
        <w:tc>
          <w:tcPr>
            <w:tcW w:w="1080" w:type="dxa"/>
            <w:vMerge/>
          </w:tcPr>
          <w:p w14:paraId="05B9D75A" w14:textId="77777777" w:rsidR="00FF48FF" w:rsidRPr="0055104B" w:rsidRDefault="00FF48FF" w:rsidP="00EE3A65">
            <w:pPr>
              <w:jc w:val="center"/>
              <w:rPr>
                <w:rFonts w:ascii="Arial" w:eastAsia="Times New Roman" w:hAnsi="Arial" w:cs="Arial"/>
                <w:b/>
                <w:bCs/>
                <w:color w:val="000000"/>
              </w:rPr>
            </w:pPr>
          </w:p>
        </w:tc>
      </w:tr>
      <w:tr w:rsidR="0055104B" w:rsidRPr="0055104B" w14:paraId="0AF1CDD5" w14:textId="50F68640" w:rsidTr="0055104B">
        <w:trPr>
          <w:trHeight w:val="300"/>
        </w:trPr>
        <w:tc>
          <w:tcPr>
            <w:tcW w:w="2011" w:type="dxa"/>
            <w:vMerge/>
            <w:noWrap/>
            <w:hideMark/>
          </w:tcPr>
          <w:p w14:paraId="29AD2132" w14:textId="77777777" w:rsidR="00FF48FF" w:rsidRPr="0055104B" w:rsidRDefault="00FF48FF" w:rsidP="00EE3A65">
            <w:pPr>
              <w:jc w:val="center"/>
              <w:rPr>
                <w:rFonts w:ascii="Arial" w:eastAsia="Times New Roman" w:hAnsi="Arial" w:cs="Arial"/>
                <w:color w:val="000000"/>
                <w:kern w:val="0"/>
                <w14:ligatures w14:val="none"/>
              </w:rPr>
            </w:pPr>
          </w:p>
        </w:tc>
        <w:tc>
          <w:tcPr>
            <w:tcW w:w="1012" w:type="dxa"/>
            <w:noWrap/>
            <w:hideMark/>
          </w:tcPr>
          <w:p w14:paraId="71DF4664" w14:textId="77777777" w:rsidR="00FF48FF" w:rsidRPr="0055104B" w:rsidRDefault="00FF48FF"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No DM</w:t>
            </w:r>
          </w:p>
          <w:p w14:paraId="1D9C5242" w14:textId="77777777" w:rsidR="00FF48FF" w:rsidRPr="0055104B" w:rsidRDefault="00FF48FF"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(N=39)</w:t>
            </w:r>
          </w:p>
        </w:tc>
        <w:tc>
          <w:tcPr>
            <w:tcW w:w="2102" w:type="dxa"/>
            <w:noWrap/>
            <w:hideMark/>
          </w:tcPr>
          <w:p w14:paraId="110C5F0F" w14:textId="77777777" w:rsidR="00FF48FF" w:rsidRPr="0055104B" w:rsidRDefault="00FF48FF"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Any DM</w:t>
            </w:r>
          </w:p>
          <w:p w14:paraId="22A774F4" w14:textId="77777777" w:rsidR="00FF48FF" w:rsidRPr="0055104B" w:rsidRDefault="00FF48FF"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(N=33)</w:t>
            </w:r>
          </w:p>
        </w:tc>
        <w:tc>
          <w:tcPr>
            <w:tcW w:w="1980" w:type="dxa"/>
            <w:noWrap/>
            <w:hideMark/>
          </w:tcPr>
          <w:p w14:paraId="0D3E7874" w14:textId="77777777" w:rsidR="00FF48FF" w:rsidRPr="0055104B" w:rsidRDefault="00FF48FF"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No DM</w:t>
            </w:r>
          </w:p>
          <w:p w14:paraId="309FBC61" w14:textId="77777777" w:rsidR="00FF48FF" w:rsidRPr="0055104B" w:rsidRDefault="00FF48FF"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(N=76)</w:t>
            </w:r>
          </w:p>
        </w:tc>
        <w:tc>
          <w:tcPr>
            <w:tcW w:w="1890" w:type="dxa"/>
            <w:noWrap/>
            <w:hideMark/>
          </w:tcPr>
          <w:p w14:paraId="7B0A9E97" w14:textId="77777777" w:rsidR="00FF48FF" w:rsidRPr="0055104B" w:rsidRDefault="00FF48FF"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Any DM</w:t>
            </w:r>
          </w:p>
          <w:p w14:paraId="61730063" w14:textId="77777777" w:rsidR="00FF48FF" w:rsidRPr="0055104B" w:rsidRDefault="00FF48FF"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(N=34)</w:t>
            </w:r>
          </w:p>
        </w:tc>
        <w:tc>
          <w:tcPr>
            <w:tcW w:w="1980" w:type="dxa"/>
            <w:noWrap/>
            <w:hideMark/>
          </w:tcPr>
          <w:p w14:paraId="13E2C7C9" w14:textId="77777777" w:rsidR="00FF48FF" w:rsidRPr="0055104B" w:rsidRDefault="00FF48FF"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No DM</w:t>
            </w:r>
          </w:p>
          <w:p w14:paraId="7E171A1F" w14:textId="77777777" w:rsidR="00FF48FF" w:rsidRPr="0055104B" w:rsidRDefault="00FF48FF"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(N=115)</w:t>
            </w:r>
          </w:p>
        </w:tc>
        <w:tc>
          <w:tcPr>
            <w:tcW w:w="1890" w:type="dxa"/>
            <w:noWrap/>
            <w:hideMark/>
          </w:tcPr>
          <w:p w14:paraId="575208A1" w14:textId="77777777" w:rsidR="00FF48FF" w:rsidRPr="0055104B" w:rsidRDefault="00FF48FF"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Any DM</w:t>
            </w:r>
          </w:p>
          <w:p w14:paraId="0121DB97" w14:textId="77777777" w:rsidR="00FF48FF" w:rsidRPr="0055104B" w:rsidRDefault="00FF48FF"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(N=67)</w:t>
            </w:r>
          </w:p>
        </w:tc>
        <w:tc>
          <w:tcPr>
            <w:tcW w:w="1080" w:type="dxa"/>
          </w:tcPr>
          <w:p w14:paraId="1C893678" w14:textId="77777777" w:rsidR="00FF48FF" w:rsidRPr="0055104B" w:rsidRDefault="00FF48FF" w:rsidP="00EE3A65">
            <w:pPr>
              <w:jc w:val="center"/>
              <w:rPr>
                <w:rFonts w:ascii="Arial" w:eastAsia="Times New Roman" w:hAnsi="Arial" w:cs="Arial"/>
                <w:color w:val="000000"/>
              </w:rPr>
            </w:pPr>
          </w:p>
        </w:tc>
      </w:tr>
      <w:tr w:rsidR="0055104B" w:rsidRPr="0055104B" w14:paraId="5C864512" w14:textId="3E1B8E50" w:rsidTr="0055104B">
        <w:trPr>
          <w:trHeight w:val="300"/>
        </w:trPr>
        <w:tc>
          <w:tcPr>
            <w:tcW w:w="2011" w:type="dxa"/>
            <w:noWrap/>
            <w:hideMark/>
          </w:tcPr>
          <w:p w14:paraId="79720AA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HbA1c</w:t>
            </w:r>
          </w:p>
        </w:tc>
        <w:tc>
          <w:tcPr>
            <w:tcW w:w="1012" w:type="dxa"/>
            <w:noWrap/>
            <w:hideMark/>
          </w:tcPr>
          <w:p w14:paraId="2710207F" w14:textId="77777777" w:rsidR="00FF48FF" w:rsidRPr="0055104B" w:rsidRDefault="00FF48FF" w:rsidP="00EE3A65">
            <w:pPr>
              <w:rPr>
                <w:rFonts w:ascii="Arial" w:eastAsia="Times New Roman" w:hAnsi="Arial" w:cs="Arial"/>
                <w:color w:val="000000"/>
                <w:kern w:val="0"/>
                <w14:ligatures w14:val="none"/>
              </w:rPr>
            </w:pPr>
          </w:p>
        </w:tc>
        <w:tc>
          <w:tcPr>
            <w:tcW w:w="2102" w:type="dxa"/>
            <w:noWrap/>
            <w:hideMark/>
          </w:tcPr>
          <w:p w14:paraId="30BB6641"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204E9558"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01C4209F"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5C242A75"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727DBB45" w14:textId="77777777" w:rsidR="00FF48FF" w:rsidRPr="0055104B" w:rsidRDefault="00FF48FF" w:rsidP="00EE3A65">
            <w:pPr>
              <w:rPr>
                <w:rFonts w:ascii="Arial" w:eastAsia="Times New Roman" w:hAnsi="Arial" w:cs="Arial"/>
                <w:kern w:val="0"/>
                <w14:ligatures w14:val="none"/>
              </w:rPr>
            </w:pPr>
          </w:p>
        </w:tc>
        <w:tc>
          <w:tcPr>
            <w:tcW w:w="1080" w:type="dxa"/>
          </w:tcPr>
          <w:p w14:paraId="422F6C9A" w14:textId="53D3B118" w:rsidR="00FF48FF" w:rsidRPr="0055104B" w:rsidRDefault="00FF48FF" w:rsidP="00EE3A65">
            <w:pPr>
              <w:rPr>
                <w:rFonts w:ascii="Arial" w:eastAsia="Times New Roman" w:hAnsi="Arial" w:cs="Arial"/>
              </w:rPr>
            </w:pPr>
            <w:r w:rsidRPr="0055104B">
              <w:rPr>
                <w:rFonts w:ascii="Arial" w:eastAsia="Times New Roman" w:hAnsi="Arial" w:cs="Arial"/>
              </w:rPr>
              <w:t>&lt;0.001</w:t>
            </w:r>
          </w:p>
        </w:tc>
      </w:tr>
      <w:tr w:rsidR="0055104B" w:rsidRPr="0055104B" w14:paraId="01F2A58D" w14:textId="3762934D" w:rsidTr="0055104B">
        <w:trPr>
          <w:trHeight w:val="300"/>
        </w:trPr>
        <w:tc>
          <w:tcPr>
            <w:tcW w:w="2011" w:type="dxa"/>
            <w:noWrap/>
            <w:hideMark/>
          </w:tcPr>
          <w:p w14:paraId="261498E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012" w:type="dxa"/>
            <w:noWrap/>
            <w:hideMark/>
          </w:tcPr>
          <w:p w14:paraId="7F39EBA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5.98 (0.911)</w:t>
            </w:r>
          </w:p>
        </w:tc>
        <w:tc>
          <w:tcPr>
            <w:tcW w:w="2102" w:type="dxa"/>
            <w:noWrap/>
            <w:hideMark/>
          </w:tcPr>
          <w:p w14:paraId="6C12E99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8.85 (2.57)</w:t>
            </w:r>
          </w:p>
        </w:tc>
        <w:tc>
          <w:tcPr>
            <w:tcW w:w="1980" w:type="dxa"/>
            <w:noWrap/>
            <w:hideMark/>
          </w:tcPr>
          <w:p w14:paraId="2C984A6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6.21 (0.586)</w:t>
            </w:r>
          </w:p>
        </w:tc>
        <w:tc>
          <w:tcPr>
            <w:tcW w:w="1890" w:type="dxa"/>
            <w:noWrap/>
            <w:hideMark/>
          </w:tcPr>
          <w:p w14:paraId="696B37B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8.48 (2.48)</w:t>
            </w:r>
          </w:p>
        </w:tc>
        <w:tc>
          <w:tcPr>
            <w:tcW w:w="1980" w:type="dxa"/>
            <w:noWrap/>
            <w:hideMark/>
          </w:tcPr>
          <w:p w14:paraId="51447F2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6.08 (0.779)</w:t>
            </w:r>
          </w:p>
        </w:tc>
        <w:tc>
          <w:tcPr>
            <w:tcW w:w="1890" w:type="dxa"/>
            <w:noWrap/>
            <w:hideMark/>
          </w:tcPr>
          <w:p w14:paraId="4BCFE78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8.66 (2.50)</w:t>
            </w:r>
          </w:p>
        </w:tc>
        <w:tc>
          <w:tcPr>
            <w:tcW w:w="1080" w:type="dxa"/>
          </w:tcPr>
          <w:p w14:paraId="5BB9CACF" w14:textId="77777777" w:rsidR="00FF48FF" w:rsidRPr="0055104B" w:rsidRDefault="00FF48FF" w:rsidP="00EE3A65">
            <w:pPr>
              <w:rPr>
                <w:rFonts w:ascii="Arial" w:eastAsia="Times New Roman" w:hAnsi="Arial" w:cs="Arial"/>
                <w:color w:val="000000"/>
              </w:rPr>
            </w:pPr>
          </w:p>
        </w:tc>
      </w:tr>
      <w:tr w:rsidR="0055104B" w:rsidRPr="0055104B" w14:paraId="593F0AED" w14:textId="30B0B1AA" w:rsidTr="0055104B">
        <w:trPr>
          <w:trHeight w:val="300"/>
        </w:trPr>
        <w:tc>
          <w:tcPr>
            <w:tcW w:w="2011" w:type="dxa"/>
            <w:noWrap/>
            <w:hideMark/>
          </w:tcPr>
          <w:p w14:paraId="54C5D4D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012" w:type="dxa"/>
            <w:noWrap/>
            <w:hideMark/>
          </w:tcPr>
          <w:p w14:paraId="4482DB9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5.60 [4.80, 8.80]</w:t>
            </w:r>
          </w:p>
        </w:tc>
        <w:tc>
          <w:tcPr>
            <w:tcW w:w="2102" w:type="dxa"/>
            <w:noWrap/>
            <w:hideMark/>
          </w:tcPr>
          <w:p w14:paraId="6B2E925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8.50 [5.40, 13.1]</w:t>
            </w:r>
          </w:p>
        </w:tc>
        <w:tc>
          <w:tcPr>
            <w:tcW w:w="1980" w:type="dxa"/>
            <w:noWrap/>
            <w:hideMark/>
          </w:tcPr>
          <w:p w14:paraId="74B0B15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6.30 [5.50, 7.50]</w:t>
            </w:r>
          </w:p>
        </w:tc>
        <w:tc>
          <w:tcPr>
            <w:tcW w:w="1890" w:type="dxa"/>
            <w:noWrap/>
            <w:hideMark/>
          </w:tcPr>
          <w:p w14:paraId="3990A7E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7.80 [6.00, 14.3]</w:t>
            </w:r>
          </w:p>
        </w:tc>
        <w:tc>
          <w:tcPr>
            <w:tcW w:w="1980" w:type="dxa"/>
            <w:noWrap/>
            <w:hideMark/>
          </w:tcPr>
          <w:p w14:paraId="7D85490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5.90 [4.80, 8.80]</w:t>
            </w:r>
          </w:p>
        </w:tc>
        <w:tc>
          <w:tcPr>
            <w:tcW w:w="1890" w:type="dxa"/>
            <w:noWrap/>
            <w:hideMark/>
          </w:tcPr>
          <w:p w14:paraId="7D4EF5F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7.95 [5.40, 14.3]</w:t>
            </w:r>
          </w:p>
        </w:tc>
        <w:tc>
          <w:tcPr>
            <w:tcW w:w="1080" w:type="dxa"/>
          </w:tcPr>
          <w:p w14:paraId="059C9DFA" w14:textId="77777777" w:rsidR="00FF48FF" w:rsidRPr="0055104B" w:rsidRDefault="00FF48FF" w:rsidP="00EE3A65">
            <w:pPr>
              <w:rPr>
                <w:rFonts w:ascii="Arial" w:eastAsia="Times New Roman" w:hAnsi="Arial" w:cs="Arial"/>
                <w:color w:val="000000"/>
              </w:rPr>
            </w:pPr>
          </w:p>
        </w:tc>
      </w:tr>
      <w:tr w:rsidR="0055104B" w:rsidRPr="0055104B" w14:paraId="4B0AC339" w14:textId="665FEF7D" w:rsidTr="0055104B">
        <w:trPr>
          <w:trHeight w:val="300"/>
        </w:trPr>
        <w:tc>
          <w:tcPr>
            <w:tcW w:w="2011" w:type="dxa"/>
            <w:noWrap/>
            <w:hideMark/>
          </w:tcPr>
          <w:p w14:paraId="62930C3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012" w:type="dxa"/>
            <w:noWrap/>
            <w:hideMark/>
          </w:tcPr>
          <w:p w14:paraId="3E48D6A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22 (56.4%)</w:t>
            </w:r>
          </w:p>
        </w:tc>
        <w:tc>
          <w:tcPr>
            <w:tcW w:w="2102" w:type="dxa"/>
            <w:noWrap/>
            <w:hideMark/>
          </w:tcPr>
          <w:p w14:paraId="0B5F866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14 (42.4%)</w:t>
            </w:r>
          </w:p>
        </w:tc>
        <w:tc>
          <w:tcPr>
            <w:tcW w:w="1980" w:type="dxa"/>
            <w:noWrap/>
            <w:hideMark/>
          </w:tcPr>
          <w:p w14:paraId="6AB31C8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62 (81.6%)</w:t>
            </w:r>
          </w:p>
        </w:tc>
        <w:tc>
          <w:tcPr>
            <w:tcW w:w="1890" w:type="dxa"/>
            <w:noWrap/>
            <w:hideMark/>
          </w:tcPr>
          <w:p w14:paraId="745ACA2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980" w:type="dxa"/>
            <w:noWrap/>
            <w:hideMark/>
          </w:tcPr>
          <w:p w14:paraId="5A0A02D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84 (73.0%)</w:t>
            </w:r>
          </w:p>
        </w:tc>
        <w:tc>
          <w:tcPr>
            <w:tcW w:w="1890" w:type="dxa"/>
            <w:noWrap/>
            <w:hideMark/>
          </w:tcPr>
          <w:p w14:paraId="4D1C202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29 (43.3%)</w:t>
            </w:r>
          </w:p>
        </w:tc>
        <w:tc>
          <w:tcPr>
            <w:tcW w:w="1080" w:type="dxa"/>
          </w:tcPr>
          <w:p w14:paraId="097388B2" w14:textId="77777777" w:rsidR="00FF48FF" w:rsidRPr="0055104B" w:rsidRDefault="00FF48FF" w:rsidP="00EE3A65">
            <w:pPr>
              <w:rPr>
                <w:rFonts w:ascii="Arial" w:eastAsia="Times New Roman" w:hAnsi="Arial" w:cs="Arial"/>
                <w:color w:val="000000"/>
              </w:rPr>
            </w:pPr>
          </w:p>
        </w:tc>
      </w:tr>
      <w:tr w:rsidR="0055104B" w:rsidRPr="0055104B" w14:paraId="68601784" w14:textId="2FB3ECA6" w:rsidTr="0055104B">
        <w:trPr>
          <w:trHeight w:val="300"/>
        </w:trPr>
        <w:tc>
          <w:tcPr>
            <w:tcW w:w="2011" w:type="dxa"/>
            <w:noWrap/>
            <w:hideMark/>
          </w:tcPr>
          <w:p w14:paraId="76F044F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Serum vitamin D</w:t>
            </w:r>
          </w:p>
        </w:tc>
        <w:tc>
          <w:tcPr>
            <w:tcW w:w="1012" w:type="dxa"/>
            <w:noWrap/>
            <w:hideMark/>
          </w:tcPr>
          <w:p w14:paraId="7A936B3C" w14:textId="77777777" w:rsidR="00FF48FF" w:rsidRPr="0055104B" w:rsidRDefault="00FF48FF" w:rsidP="00EE3A65">
            <w:pPr>
              <w:rPr>
                <w:rFonts w:ascii="Arial" w:eastAsia="Times New Roman" w:hAnsi="Arial" w:cs="Arial"/>
                <w:color w:val="000000"/>
                <w:kern w:val="0"/>
                <w14:ligatures w14:val="none"/>
              </w:rPr>
            </w:pPr>
          </w:p>
        </w:tc>
        <w:tc>
          <w:tcPr>
            <w:tcW w:w="2102" w:type="dxa"/>
            <w:noWrap/>
            <w:hideMark/>
          </w:tcPr>
          <w:p w14:paraId="0485C806"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1B573EF6"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7D17205B"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7B413DB7"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10E97CA9" w14:textId="77777777" w:rsidR="00FF48FF" w:rsidRPr="0055104B" w:rsidRDefault="00FF48FF" w:rsidP="00EE3A65">
            <w:pPr>
              <w:rPr>
                <w:rFonts w:ascii="Arial" w:eastAsia="Times New Roman" w:hAnsi="Arial" w:cs="Arial"/>
                <w:kern w:val="0"/>
                <w14:ligatures w14:val="none"/>
              </w:rPr>
            </w:pPr>
          </w:p>
        </w:tc>
        <w:tc>
          <w:tcPr>
            <w:tcW w:w="1080" w:type="dxa"/>
          </w:tcPr>
          <w:p w14:paraId="248A71BA" w14:textId="5F0C1704" w:rsidR="00FF48FF" w:rsidRPr="0055104B" w:rsidRDefault="00FF48FF" w:rsidP="00EE3A65">
            <w:pPr>
              <w:rPr>
                <w:rFonts w:ascii="Arial" w:eastAsia="Times New Roman" w:hAnsi="Arial" w:cs="Arial"/>
              </w:rPr>
            </w:pPr>
            <w:r w:rsidRPr="0055104B">
              <w:rPr>
                <w:rFonts w:ascii="Arial" w:eastAsia="Times New Roman" w:hAnsi="Arial" w:cs="Arial"/>
              </w:rPr>
              <w:t>0.154</w:t>
            </w:r>
          </w:p>
        </w:tc>
      </w:tr>
      <w:tr w:rsidR="0055104B" w:rsidRPr="0055104B" w14:paraId="19697223" w14:textId="5187F2DE" w:rsidTr="0055104B">
        <w:trPr>
          <w:trHeight w:val="300"/>
        </w:trPr>
        <w:tc>
          <w:tcPr>
            <w:tcW w:w="2011" w:type="dxa"/>
            <w:noWrap/>
            <w:hideMark/>
          </w:tcPr>
          <w:p w14:paraId="4972FEA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012" w:type="dxa"/>
            <w:noWrap/>
            <w:hideMark/>
          </w:tcPr>
          <w:p w14:paraId="5BA0A62F"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NA (NA)</w:t>
            </w:r>
          </w:p>
        </w:tc>
        <w:tc>
          <w:tcPr>
            <w:tcW w:w="2102" w:type="dxa"/>
            <w:noWrap/>
            <w:hideMark/>
          </w:tcPr>
          <w:p w14:paraId="3D143E8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21.6 (6.94)</w:t>
            </w:r>
          </w:p>
        </w:tc>
        <w:tc>
          <w:tcPr>
            <w:tcW w:w="1980" w:type="dxa"/>
            <w:noWrap/>
            <w:hideMark/>
          </w:tcPr>
          <w:p w14:paraId="4CAF98A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83.1 (13.5)</w:t>
            </w:r>
          </w:p>
        </w:tc>
        <w:tc>
          <w:tcPr>
            <w:tcW w:w="1890" w:type="dxa"/>
            <w:noWrap/>
            <w:hideMark/>
          </w:tcPr>
          <w:p w14:paraId="077F65A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66.2 (73.5)</w:t>
            </w:r>
          </w:p>
        </w:tc>
        <w:tc>
          <w:tcPr>
            <w:tcW w:w="1980" w:type="dxa"/>
            <w:noWrap/>
            <w:hideMark/>
          </w:tcPr>
          <w:p w14:paraId="3D6B999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83.1 (13.5)</w:t>
            </w:r>
          </w:p>
        </w:tc>
        <w:tc>
          <w:tcPr>
            <w:tcW w:w="1890" w:type="dxa"/>
            <w:noWrap/>
            <w:hideMark/>
          </w:tcPr>
          <w:p w14:paraId="63F06BE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48.3 (57.5)</w:t>
            </w:r>
          </w:p>
        </w:tc>
        <w:tc>
          <w:tcPr>
            <w:tcW w:w="1080" w:type="dxa"/>
          </w:tcPr>
          <w:p w14:paraId="677D1141" w14:textId="77777777" w:rsidR="00FF48FF" w:rsidRPr="0055104B" w:rsidRDefault="00FF48FF" w:rsidP="00EE3A65">
            <w:pPr>
              <w:rPr>
                <w:rFonts w:ascii="Arial" w:eastAsia="Times New Roman" w:hAnsi="Arial" w:cs="Arial"/>
                <w:color w:val="000000"/>
              </w:rPr>
            </w:pPr>
          </w:p>
        </w:tc>
      </w:tr>
      <w:tr w:rsidR="0055104B" w:rsidRPr="0055104B" w14:paraId="54C10618" w14:textId="6727B5C3" w:rsidTr="0055104B">
        <w:trPr>
          <w:trHeight w:val="300"/>
        </w:trPr>
        <w:tc>
          <w:tcPr>
            <w:tcW w:w="2011" w:type="dxa"/>
            <w:noWrap/>
            <w:hideMark/>
          </w:tcPr>
          <w:p w14:paraId="7D4C790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012" w:type="dxa"/>
            <w:noWrap/>
            <w:hideMark/>
          </w:tcPr>
          <w:p w14:paraId="79CC43A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NA [NA, NA]</w:t>
            </w:r>
          </w:p>
        </w:tc>
        <w:tc>
          <w:tcPr>
            <w:tcW w:w="2102" w:type="dxa"/>
            <w:noWrap/>
            <w:hideMark/>
          </w:tcPr>
          <w:p w14:paraId="2C4D5C5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21.6 [16.7, 26.5]</w:t>
            </w:r>
          </w:p>
        </w:tc>
        <w:tc>
          <w:tcPr>
            <w:tcW w:w="1980" w:type="dxa"/>
            <w:noWrap/>
            <w:hideMark/>
          </w:tcPr>
          <w:p w14:paraId="2EDBCE9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88.0 [63.5, 93.0]</w:t>
            </w:r>
          </w:p>
        </w:tc>
        <w:tc>
          <w:tcPr>
            <w:tcW w:w="1890" w:type="dxa"/>
            <w:noWrap/>
            <w:hideMark/>
          </w:tcPr>
          <w:p w14:paraId="4190788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36.0 [12.6, 150]</w:t>
            </w:r>
          </w:p>
        </w:tc>
        <w:tc>
          <w:tcPr>
            <w:tcW w:w="1980" w:type="dxa"/>
            <w:noWrap/>
            <w:hideMark/>
          </w:tcPr>
          <w:p w14:paraId="5E6CA37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88.0 [63.5, 93.0]</w:t>
            </w:r>
          </w:p>
        </w:tc>
        <w:tc>
          <w:tcPr>
            <w:tcW w:w="1890" w:type="dxa"/>
            <w:noWrap/>
            <w:hideMark/>
          </w:tcPr>
          <w:p w14:paraId="08C6FC1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26.5 [12.6, 150]</w:t>
            </w:r>
          </w:p>
        </w:tc>
        <w:tc>
          <w:tcPr>
            <w:tcW w:w="1080" w:type="dxa"/>
          </w:tcPr>
          <w:p w14:paraId="7974F5EB" w14:textId="77777777" w:rsidR="00FF48FF" w:rsidRPr="0055104B" w:rsidRDefault="00FF48FF" w:rsidP="00EE3A65">
            <w:pPr>
              <w:rPr>
                <w:rFonts w:ascii="Arial" w:eastAsia="Times New Roman" w:hAnsi="Arial" w:cs="Arial"/>
                <w:color w:val="000000"/>
              </w:rPr>
            </w:pPr>
          </w:p>
        </w:tc>
      </w:tr>
      <w:tr w:rsidR="0055104B" w:rsidRPr="0055104B" w14:paraId="283AEAC3" w14:textId="7E7D5A88" w:rsidTr="0055104B">
        <w:trPr>
          <w:trHeight w:val="300"/>
        </w:trPr>
        <w:tc>
          <w:tcPr>
            <w:tcW w:w="2011" w:type="dxa"/>
            <w:noWrap/>
            <w:hideMark/>
          </w:tcPr>
          <w:p w14:paraId="0C13B27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012" w:type="dxa"/>
            <w:noWrap/>
            <w:hideMark/>
          </w:tcPr>
          <w:p w14:paraId="6AB260B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39 (100%)</w:t>
            </w:r>
          </w:p>
        </w:tc>
        <w:tc>
          <w:tcPr>
            <w:tcW w:w="2102" w:type="dxa"/>
            <w:noWrap/>
            <w:hideMark/>
          </w:tcPr>
          <w:p w14:paraId="58350C0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31 (93.9%)</w:t>
            </w:r>
          </w:p>
        </w:tc>
        <w:tc>
          <w:tcPr>
            <w:tcW w:w="1980" w:type="dxa"/>
            <w:noWrap/>
            <w:hideMark/>
          </w:tcPr>
          <w:p w14:paraId="061AF6D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72 (94.7%)</w:t>
            </w:r>
          </w:p>
        </w:tc>
        <w:tc>
          <w:tcPr>
            <w:tcW w:w="1890" w:type="dxa"/>
            <w:noWrap/>
            <w:hideMark/>
          </w:tcPr>
          <w:p w14:paraId="537CFDA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31 (91.2%)</w:t>
            </w:r>
          </w:p>
        </w:tc>
        <w:tc>
          <w:tcPr>
            <w:tcW w:w="1980" w:type="dxa"/>
            <w:noWrap/>
            <w:hideMark/>
          </w:tcPr>
          <w:p w14:paraId="7D1B140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111 (96.5%)</w:t>
            </w:r>
          </w:p>
        </w:tc>
        <w:tc>
          <w:tcPr>
            <w:tcW w:w="1890" w:type="dxa"/>
            <w:noWrap/>
            <w:hideMark/>
          </w:tcPr>
          <w:p w14:paraId="12DC4B2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62 (92.5%)</w:t>
            </w:r>
          </w:p>
        </w:tc>
        <w:tc>
          <w:tcPr>
            <w:tcW w:w="1080" w:type="dxa"/>
          </w:tcPr>
          <w:p w14:paraId="2A070347" w14:textId="77777777" w:rsidR="00FF48FF" w:rsidRPr="0055104B" w:rsidRDefault="00FF48FF" w:rsidP="00EE3A65">
            <w:pPr>
              <w:rPr>
                <w:rFonts w:ascii="Arial" w:eastAsia="Times New Roman" w:hAnsi="Arial" w:cs="Arial"/>
                <w:color w:val="000000"/>
              </w:rPr>
            </w:pPr>
          </w:p>
        </w:tc>
      </w:tr>
      <w:tr w:rsidR="0055104B" w:rsidRPr="0055104B" w14:paraId="09198531" w14:textId="48809B56" w:rsidTr="0055104B">
        <w:trPr>
          <w:trHeight w:val="300"/>
        </w:trPr>
        <w:tc>
          <w:tcPr>
            <w:tcW w:w="2011" w:type="dxa"/>
            <w:noWrap/>
            <w:hideMark/>
          </w:tcPr>
          <w:p w14:paraId="774CF00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ALT</w:t>
            </w:r>
          </w:p>
        </w:tc>
        <w:tc>
          <w:tcPr>
            <w:tcW w:w="1012" w:type="dxa"/>
            <w:noWrap/>
            <w:hideMark/>
          </w:tcPr>
          <w:p w14:paraId="5DA1881F" w14:textId="77777777" w:rsidR="00FF48FF" w:rsidRPr="0055104B" w:rsidRDefault="00FF48FF" w:rsidP="00EE3A65">
            <w:pPr>
              <w:rPr>
                <w:rFonts w:ascii="Arial" w:eastAsia="Times New Roman" w:hAnsi="Arial" w:cs="Arial"/>
                <w:color w:val="000000"/>
                <w:kern w:val="0"/>
                <w14:ligatures w14:val="none"/>
              </w:rPr>
            </w:pPr>
          </w:p>
        </w:tc>
        <w:tc>
          <w:tcPr>
            <w:tcW w:w="2102" w:type="dxa"/>
            <w:noWrap/>
            <w:hideMark/>
          </w:tcPr>
          <w:p w14:paraId="18EFFB09"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497E3FB7"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0B5F3935"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5F22650B"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458B3914" w14:textId="77777777" w:rsidR="00FF48FF" w:rsidRPr="0055104B" w:rsidRDefault="00FF48FF" w:rsidP="00EE3A65">
            <w:pPr>
              <w:rPr>
                <w:rFonts w:ascii="Arial" w:eastAsia="Times New Roman" w:hAnsi="Arial" w:cs="Arial"/>
                <w:kern w:val="0"/>
                <w14:ligatures w14:val="none"/>
              </w:rPr>
            </w:pPr>
          </w:p>
        </w:tc>
        <w:tc>
          <w:tcPr>
            <w:tcW w:w="1080" w:type="dxa"/>
          </w:tcPr>
          <w:p w14:paraId="08D3FED3" w14:textId="76339AE0" w:rsidR="00FF48FF" w:rsidRPr="0055104B" w:rsidRDefault="00FF48FF" w:rsidP="00EE3A65">
            <w:pPr>
              <w:rPr>
                <w:rFonts w:ascii="Arial" w:eastAsia="Times New Roman" w:hAnsi="Arial" w:cs="Arial"/>
              </w:rPr>
            </w:pPr>
            <w:r w:rsidRPr="0055104B">
              <w:rPr>
                <w:rFonts w:ascii="Arial" w:eastAsia="Times New Roman" w:hAnsi="Arial" w:cs="Arial"/>
              </w:rPr>
              <w:t>0.969</w:t>
            </w:r>
          </w:p>
        </w:tc>
      </w:tr>
      <w:tr w:rsidR="0055104B" w:rsidRPr="0055104B" w14:paraId="1038198B" w14:textId="554D6C1F" w:rsidTr="0055104B">
        <w:trPr>
          <w:trHeight w:val="300"/>
        </w:trPr>
        <w:tc>
          <w:tcPr>
            <w:tcW w:w="2011" w:type="dxa"/>
            <w:noWrap/>
            <w:hideMark/>
          </w:tcPr>
          <w:p w14:paraId="331762DF"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012" w:type="dxa"/>
            <w:noWrap/>
            <w:hideMark/>
          </w:tcPr>
          <w:p w14:paraId="2338D61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22.6 (10.6)</w:t>
            </w:r>
          </w:p>
        </w:tc>
        <w:tc>
          <w:tcPr>
            <w:tcW w:w="2102" w:type="dxa"/>
            <w:noWrap/>
            <w:hideMark/>
          </w:tcPr>
          <w:p w14:paraId="5679D1FF"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23.3 (31.7)</w:t>
            </w:r>
          </w:p>
        </w:tc>
        <w:tc>
          <w:tcPr>
            <w:tcW w:w="1980" w:type="dxa"/>
            <w:noWrap/>
            <w:hideMark/>
          </w:tcPr>
          <w:p w14:paraId="1A7A12D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46.7 (49.6)</w:t>
            </w:r>
          </w:p>
        </w:tc>
        <w:tc>
          <w:tcPr>
            <w:tcW w:w="1890" w:type="dxa"/>
            <w:noWrap/>
            <w:hideMark/>
          </w:tcPr>
          <w:p w14:paraId="58313E2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73.7 (165)</w:t>
            </w:r>
          </w:p>
        </w:tc>
        <w:tc>
          <w:tcPr>
            <w:tcW w:w="1980" w:type="dxa"/>
            <w:noWrap/>
            <w:hideMark/>
          </w:tcPr>
          <w:p w14:paraId="7429868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38.8 (42.5)</w:t>
            </w:r>
          </w:p>
        </w:tc>
        <w:tc>
          <w:tcPr>
            <w:tcW w:w="1890" w:type="dxa"/>
            <w:noWrap/>
            <w:hideMark/>
          </w:tcPr>
          <w:p w14:paraId="7819C8C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48.9 (121)</w:t>
            </w:r>
          </w:p>
        </w:tc>
        <w:tc>
          <w:tcPr>
            <w:tcW w:w="1080" w:type="dxa"/>
          </w:tcPr>
          <w:p w14:paraId="1639B69C" w14:textId="77777777" w:rsidR="00FF48FF" w:rsidRPr="0055104B" w:rsidRDefault="00FF48FF" w:rsidP="00EE3A65">
            <w:pPr>
              <w:rPr>
                <w:rFonts w:ascii="Arial" w:eastAsia="Times New Roman" w:hAnsi="Arial" w:cs="Arial"/>
                <w:color w:val="000000"/>
              </w:rPr>
            </w:pPr>
          </w:p>
        </w:tc>
      </w:tr>
      <w:tr w:rsidR="0055104B" w:rsidRPr="0055104B" w14:paraId="6C2E74F9" w14:textId="080566F2" w:rsidTr="0055104B">
        <w:trPr>
          <w:trHeight w:val="300"/>
        </w:trPr>
        <w:tc>
          <w:tcPr>
            <w:tcW w:w="2011" w:type="dxa"/>
            <w:noWrap/>
            <w:hideMark/>
          </w:tcPr>
          <w:p w14:paraId="5338933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012" w:type="dxa"/>
            <w:noWrap/>
            <w:hideMark/>
          </w:tcPr>
          <w:p w14:paraId="3C751EF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20.0 [8.00, 49.0]</w:t>
            </w:r>
          </w:p>
        </w:tc>
        <w:tc>
          <w:tcPr>
            <w:tcW w:w="2102" w:type="dxa"/>
            <w:noWrap/>
            <w:hideMark/>
          </w:tcPr>
          <w:p w14:paraId="7430DB9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15.0 [7.00, 186]</w:t>
            </w:r>
          </w:p>
        </w:tc>
        <w:tc>
          <w:tcPr>
            <w:tcW w:w="1980" w:type="dxa"/>
            <w:noWrap/>
            <w:hideMark/>
          </w:tcPr>
          <w:p w14:paraId="11651A1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31.0 [8.00, 286]</w:t>
            </w:r>
          </w:p>
        </w:tc>
        <w:tc>
          <w:tcPr>
            <w:tcW w:w="1890" w:type="dxa"/>
            <w:noWrap/>
            <w:hideMark/>
          </w:tcPr>
          <w:p w14:paraId="6EA7472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29.0 [8.00, 915]</w:t>
            </w:r>
          </w:p>
        </w:tc>
        <w:tc>
          <w:tcPr>
            <w:tcW w:w="1980" w:type="dxa"/>
            <w:noWrap/>
            <w:hideMark/>
          </w:tcPr>
          <w:p w14:paraId="2261E96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27.0 [8.00, 286]</w:t>
            </w:r>
          </w:p>
        </w:tc>
        <w:tc>
          <w:tcPr>
            <w:tcW w:w="1890" w:type="dxa"/>
            <w:noWrap/>
            <w:hideMark/>
          </w:tcPr>
          <w:p w14:paraId="2144EC6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22.0 [7.00, 915]</w:t>
            </w:r>
          </w:p>
        </w:tc>
        <w:tc>
          <w:tcPr>
            <w:tcW w:w="1080" w:type="dxa"/>
          </w:tcPr>
          <w:p w14:paraId="524B0AC9" w14:textId="77777777" w:rsidR="00FF48FF" w:rsidRPr="0055104B" w:rsidRDefault="00FF48FF" w:rsidP="00EE3A65">
            <w:pPr>
              <w:rPr>
                <w:rFonts w:ascii="Arial" w:eastAsia="Times New Roman" w:hAnsi="Arial" w:cs="Arial"/>
                <w:color w:val="000000"/>
              </w:rPr>
            </w:pPr>
          </w:p>
        </w:tc>
      </w:tr>
      <w:tr w:rsidR="0055104B" w:rsidRPr="0055104B" w14:paraId="5A0DBB6E" w14:textId="1CBD0528" w:rsidTr="0055104B">
        <w:trPr>
          <w:trHeight w:val="300"/>
        </w:trPr>
        <w:tc>
          <w:tcPr>
            <w:tcW w:w="2011" w:type="dxa"/>
            <w:noWrap/>
            <w:hideMark/>
          </w:tcPr>
          <w:p w14:paraId="4D4A65D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012" w:type="dxa"/>
            <w:noWrap/>
            <w:hideMark/>
          </w:tcPr>
          <w:p w14:paraId="3A3122C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 (7.7%)</w:t>
            </w:r>
          </w:p>
        </w:tc>
        <w:tc>
          <w:tcPr>
            <w:tcW w:w="2102" w:type="dxa"/>
            <w:noWrap/>
            <w:hideMark/>
          </w:tcPr>
          <w:p w14:paraId="0A0EE41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 (3.0%)</w:t>
            </w:r>
          </w:p>
        </w:tc>
        <w:tc>
          <w:tcPr>
            <w:tcW w:w="1980" w:type="dxa"/>
            <w:noWrap/>
            <w:hideMark/>
          </w:tcPr>
          <w:p w14:paraId="7850ECA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 (3.9%)</w:t>
            </w:r>
          </w:p>
        </w:tc>
        <w:tc>
          <w:tcPr>
            <w:tcW w:w="1890" w:type="dxa"/>
            <w:noWrap/>
            <w:hideMark/>
          </w:tcPr>
          <w:p w14:paraId="539348D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 (2.9%)</w:t>
            </w:r>
          </w:p>
        </w:tc>
        <w:tc>
          <w:tcPr>
            <w:tcW w:w="1980" w:type="dxa"/>
            <w:noWrap/>
            <w:hideMark/>
          </w:tcPr>
          <w:p w14:paraId="545D298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6 (5.2%)</w:t>
            </w:r>
          </w:p>
        </w:tc>
        <w:tc>
          <w:tcPr>
            <w:tcW w:w="1890" w:type="dxa"/>
            <w:noWrap/>
            <w:hideMark/>
          </w:tcPr>
          <w:p w14:paraId="150E20D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 (3.0%)</w:t>
            </w:r>
          </w:p>
        </w:tc>
        <w:tc>
          <w:tcPr>
            <w:tcW w:w="1080" w:type="dxa"/>
          </w:tcPr>
          <w:p w14:paraId="1A7B83E9" w14:textId="77777777" w:rsidR="00FF48FF" w:rsidRPr="0055104B" w:rsidRDefault="00FF48FF" w:rsidP="00EE3A65">
            <w:pPr>
              <w:rPr>
                <w:rFonts w:ascii="Arial" w:eastAsia="Times New Roman" w:hAnsi="Arial" w:cs="Arial"/>
                <w:color w:val="000000"/>
              </w:rPr>
            </w:pPr>
          </w:p>
        </w:tc>
      </w:tr>
      <w:tr w:rsidR="0055104B" w:rsidRPr="0055104B" w14:paraId="08B07AA3" w14:textId="132A1D13" w:rsidTr="0055104B">
        <w:trPr>
          <w:trHeight w:val="300"/>
        </w:trPr>
        <w:tc>
          <w:tcPr>
            <w:tcW w:w="2011" w:type="dxa"/>
            <w:noWrap/>
            <w:hideMark/>
          </w:tcPr>
          <w:p w14:paraId="5BDC4C1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AST</w:t>
            </w:r>
          </w:p>
        </w:tc>
        <w:tc>
          <w:tcPr>
            <w:tcW w:w="1012" w:type="dxa"/>
            <w:noWrap/>
            <w:hideMark/>
          </w:tcPr>
          <w:p w14:paraId="2D5F119A" w14:textId="77777777" w:rsidR="00FF48FF" w:rsidRPr="0055104B" w:rsidRDefault="00FF48FF" w:rsidP="00EE3A65">
            <w:pPr>
              <w:rPr>
                <w:rFonts w:ascii="Arial" w:eastAsia="Times New Roman" w:hAnsi="Arial" w:cs="Arial"/>
                <w:color w:val="000000"/>
                <w:kern w:val="0"/>
                <w14:ligatures w14:val="none"/>
              </w:rPr>
            </w:pPr>
          </w:p>
        </w:tc>
        <w:tc>
          <w:tcPr>
            <w:tcW w:w="2102" w:type="dxa"/>
            <w:noWrap/>
            <w:hideMark/>
          </w:tcPr>
          <w:p w14:paraId="33330A3A"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481C1F46"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79E88FDA"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69E38CB6"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599A1F52" w14:textId="77777777" w:rsidR="00FF48FF" w:rsidRPr="0055104B" w:rsidRDefault="00FF48FF" w:rsidP="00EE3A65">
            <w:pPr>
              <w:rPr>
                <w:rFonts w:ascii="Arial" w:eastAsia="Times New Roman" w:hAnsi="Arial" w:cs="Arial"/>
                <w:kern w:val="0"/>
                <w14:ligatures w14:val="none"/>
              </w:rPr>
            </w:pPr>
          </w:p>
        </w:tc>
        <w:tc>
          <w:tcPr>
            <w:tcW w:w="1080" w:type="dxa"/>
          </w:tcPr>
          <w:p w14:paraId="51AA29C2" w14:textId="487BF935" w:rsidR="00FF48FF" w:rsidRPr="0055104B" w:rsidRDefault="00FF48FF" w:rsidP="00EE3A65">
            <w:pPr>
              <w:rPr>
                <w:rFonts w:ascii="Arial" w:eastAsia="Times New Roman" w:hAnsi="Arial" w:cs="Arial"/>
              </w:rPr>
            </w:pPr>
            <w:r w:rsidRPr="0055104B">
              <w:rPr>
                <w:rFonts w:ascii="Arial" w:eastAsia="Times New Roman" w:hAnsi="Arial" w:cs="Arial"/>
              </w:rPr>
              <w:t>0.888</w:t>
            </w:r>
          </w:p>
        </w:tc>
      </w:tr>
      <w:tr w:rsidR="0055104B" w:rsidRPr="0055104B" w14:paraId="516FD3B3" w14:textId="7B3BA5A5" w:rsidTr="0055104B">
        <w:trPr>
          <w:trHeight w:val="300"/>
        </w:trPr>
        <w:tc>
          <w:tcPr>
            <w:tcW w:w="2011" w:type="dxa"/>
            <w:noWrap/>
            <w:hideMark/>
          </w:tcPr>
          <w:p w14:paraId="755D7DA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012" w:type="dxa"/>
            <w:noWrap/>
            <w:hideMark/>
          </w:tcPr>
          <w:p w14:paraId="1EA96F1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26.3 (20.8)</w:t>
            </w:r>
          </w:p>
        </w:tc>
        <w:tc>
          <w:tcPr>
            <w:tcW w:w="2102" w:type="dxa"/>
            <w:noWrap/>
            <w:hideMark/>
          </w:tcPr>
          <w:p w14:paraId="6517AAE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22.5 (22.0)</w:t>
            </w:r>
          </w:p>
        </w:tc>
        <w:tc>
          <w:tcPr>
            <w:tcW w:w="1980" w:type="dxa"/>
            <w:noWrap/>
            <w:hideMark/>
          </w:tcPr>
          <w:p w14:paraId="58037EA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55.0 (53.7)</w:t>
            </w:r>
          </w:p>
        </w:tc>
        <w:tc>
          <w:tcPr>
            <w:tcW w:w="1890" w:type="dxa"/>
            <w:noWrap/>
            <w:hideMark/>
          </w:tcPr>
          <w:p w14:paraId="191EFC1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96.6 (241)</w:t>
            </w:r>
          </w:p>
        </w:tc>
        <w:tc>
          <w:tcPr>
            <w:tcW w:w="1980" w:type="dxa"/>
            <w:noWrap/>
            <w:hideMark/>
          </w:tcPr>
          <w:p w14:paraId="54B9473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45.3 (47.2)</w:t>
            </w:r>
          </w:p>
        </w:tc>
        <w:tc>
          <w:tcPr>
            <w:tcW w:w="1890" w:type="dxa"/>
            <w:noWrap/>
            <w:hideMark/>
          </w:tcPr>
          <w:p w14:paraId="62EDA21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60.1 (175)</w:t>
            </w:r>
          </w:p>
        </w:tc>
        <w:tc>
          <w:tcPr>
            <w:tcW w:w="1080" w:type="dxa"/>
          </w:tcPr>
          <w:p w14:paraId="3A4E9E42" w14:textId="77777777" w:rsidR="00FF48FF" w:rsidRPr="0055104B" w:rsidRDefault="00FF48FF" w:rsidP="00EE3A65">
            <w:pPr>
              <w:rPr>
                <w:rFonts w:ascii="Arial" w:eastAsia="Times New Roman" w:hAnsi="Arial" w:cs="Arial"/>
                <w:color w:val="000000"/>
              </w:rPr>
            </w:pPr>
          </w:p>
        </w:tc>
      </w:tr>
      <w:tr w:rsidR="0055104B" w:rsidRPr="0055104B" w14:paraId="53A6AA76" w14:textId="71EB027C" w:rsidTr="0055104B">
        <w:trPr>
          <w:trHeight w:val="300"/>
        </w:trPr>
        <w:tc>
          <w:tcPr>
            <w:tcW w:w="2011" w:type="dxa"/>
            <w:noWrap/>
            <w:hideMark/>
          </w:tcPr>
          <w:p w14:paraId="4A194C3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012" w:type="dxa"/>
            <w:noWrap/>
            <w:hideMark/>
          </w:tcPr>
          <w:p w14:paraId="478E0A8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19.5 [11.0, 118]</w:t>
            </w:r>
          </w:p>
        </w:tc>
        <w:tc>
          <w:tcPr>
            <w:tcW w:w="2102" w:type="dxa"/>
            <w:noWrap/>
            <w:hideMark/>
          </w:tcPr>
          <w:p w14:paraId="2F361B5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16.5 [9.00, 134]</w:t>
            </w:r>
          </w:p>
        </w:tc>
        <w:tc>
          <w:tcPr>
            <w:tcW w:w="1980" w:type="dxa"/>
            <w:noWrap/>
            <w:hideMark/>
          </w:tcPr>
          <w:p w14:paraId="49C35A4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39.0 [11.0, 325]</w:t>
            </w:r>
          </w:p>
        </w:tc>
        <w:tc>
          <w:tcPr>
            <w:tcW w:w="1890" w:type="dxa"/>
            <w:noWrap/>
            <w:hideMark/>
          </w:tcPr>
          <w:p w14:paraId="666A494D"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36.0 [14.0, 1350]</w:t>
            </w:r>
          </w:p>
        </w:tc>
        <w:tc>
          <w:tcPr>
            <w:tcW w:w="1980" w:type="dxa"/>
            <w:noWrap/>
            <w:hideMark/>
          </w:tcPr>
          <w:p w14:paraId="168AF91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32.5 [11.0, 325]</w:t>
            </w:r>
          </w:p>
        </w:tc>
        <w:tc>
          <w:tcPr>
            <w:tcW w:w="1890" w:type="dxa"/>
            <w:noWrap/>
            <w:hideMark/>
          </w:tcPr>
          <w:p w14:paraId="6C82092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26.0 [9.00, 1350]</w:t>
            </w:r>
          </w:p>
        </w:tc>
        <w:tc>
          <w:tcPr>
            <w:tcW w:w="1080" w:type="dxa"/>
          </w:tcPr>
          <w:p w14:paraId="5FCB4761" w14:textId="77777777" w:rsidR="00FF48FF" w:rsidRPr="0055104B" w:rsidRDefault="00FF48FF" w:rsidP="00EE3A65">
            <w:pPr>
              <w:rPr>
                <w:rFonts w:ascii="Arial" w:eastAsia="Times New Roman" w:hAnsi="Arial" w:cs="Arial"/>
                <w:color w:val="000000"/>
              </w:rPr>
            </w:pPr>
          </w:p>
        </w:tc>
      </w:tr>
      <w:tr w:rsidR="0055104B" w:rsidRPr="0055104B" w14:paraId="32C5C412" w14:textId="5F0FB657" w:rsidTr="0055104B">
        <w:trPr>
          <w:trHeight w:val="300"/>
        </w:trPr>
        <w:tc>
          <w:tcPr>
            <w:tcW w:w="2011" w:type="dxa"/>
            <w:noWrap/>
            <w:hideMark/>
          </w:tcPr>
          <w:p w14:paraId="3BE643D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012" w:type="dxa"/>
            <w:noWrap/>
            <w:hideMark/>
          </w:tcPr>
          <w:p w14:paraId="0BC45F5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2102" w:type="dxa"/>
            <w:noWrap/>
            <w:hideMark/>
          </w:tcPr>
          <w:p w14:paraId="0789C80D"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 (3.0%)</w:t>
            </w:r>
          </w:p>
        </w:tc>
        <w:tc>
          <w:tcPr>
            <w:tcW w:w="1980" w:type="dxa"/>
            <w:noWrap/>
            <w:hideMark/>
          </w:tcPr>
          <w:p w14:paraId="4BCC467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 (2.6%)</w:t>
            </w:r>
          </w:p>
        </w:tc>
        <w:tc>
          <w:tcPr>
            <w:tcW w:w="1890" w:type="dxa"/>
            <w:noWrap/>
            <w:hideMark/>
          </w:tcPr>
          <w:p w14:paraId="76B8B98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 (2.9%)</w:t>
            </w:r>
          </w:p>
        </w:tc>
        <w:tc>
          <w:tcPr>
            <w:tcW w:w="1980" w:type="dxa"/>
            <w:noWrap/>
            <w:hideMark/>
          </w:tcPr>
          <w:p w14:paraId="27B1FF2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 (2.6%)</w:t>
            </w:r>
          </w:p>
        </w:tc>
        <w:tc>
          <w:tcPr>
            <w:tcW w:w="1890" w:type="dxa"/>
            <w:noWrap/>
            <w:hideMark/>
          </w:tcPr>
          <w:p w14:paraId="729755D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 (3.0%)</w:t>
            </w:r>
          </w:p>
        </w:tc>
        <w:tc>
          <w:tcPr>
            <w:tcW w:w="1080" w:type="dxa"/>
          </w:tcPr>
          <w:p w14:paraId="78D30C9B" w14:textId="77777777" w:rsidR="00FF48FF" w:rsidRPr="0055104B" w:rsidRDefault="00FF48FF" w:rsidP="00EE3A65">
            <w:pPr>
              <w:rPr>
                <w:rFonts w:ascii="Arial" w:eastAsia="Times New Roman" w:hAnsi="Arial" w:cs="Arial"/>
                <w:color w:val="000000"/>
              </w:rPr>
            </w:pPr>
          </w:p>
        </w:tc>
      </w:tr>
      <w:tr w:rsidR="0055104B" w:rsidRPr="0055104B" w14:paraId="7FF82DF2" w14:textId="7FD0E0E8" w:rsidTr="0055104B">
        <w:trPr>
          <w:trHeight w:val="300"/>
        </w:trPr>
        <w:tc>
          <w:tcPr>
            <w:tcW w:w="2011" w:type="dxa"/>
            <w:noWrap/>
            <w:hideMark/>
          </w:tcPr>
          <w:p w14:paraId="67FFB6C9" w14:textId="77777777" w:rsidR="00FF48FF" w:rsidRPr="0055104B" w:rsidRDefault="00FF48FF" w:rsidP="00EE3A65">
            <w:pPr>
              <w:rPr>
                <w:rFonts w:ascii="Arial" w:eastAsia="Times New Roman" w:hAnsi="Arial" w:cs="Arial"/>
                <w:color w:val="000000"/>
                <w:kern w:val="0"/>
                <w14:ligatures w14:val="none"/>
              </w:rPr>
            </w:pPr>
            <w:proofErr w:type="spellStart"/>
            <w:r w:rsidRPr="0055104B">
              <w:rPr>
                <w:rFonts w:ascii="Arial" w:eastAsia="Times New Roman" w:hAnsi="Arial" w:cs="Arial"/>
                <w:color w:val="000000"/>
              </w:rPr>
              <w:t>hs</w:t>
            </w:r>
            <w:proofErr w:type="spellEnd"/>
            <w:r w:rsidRPr="0055104B">
              <w:rPr>
                <w:rFonts w:ascii="Arial" w:eastAsia="Times New Roman" w:hAnsi="Arial" w:cs="Arial"/>
                <w:color w:val="000000"/>
              </w:rPr>
              <w:t>-CRP</w:t>
            </w:r>
          </w:p>
        </w:tc>
        <w:tc>
          <w:tcPr>
            <w:tcW w:w="1012" w:type="dxa"/>
            <w:noWrap/>
            <w:hideMark/>
          </w:tcPr>
          <w:p w14:paraId="58142B76" w14:textId="77777777" w:rsidR="00FF48FF" w:rsidRPr="0055104B" w:rsidRDefault="00FF48FF" w:rsidP="00EE3A65">
            <w:pPr>
              <w:rPr>
                <w:rFonts w:ascii="Arial" w:eastAsia="Times New Roman" w:hAnsi="Arial" w:cs="Arial"/>
                <w:color w:val="000000"/>
                <w:kern w:val="0"/>
                <w14:ligatures w14:val="none"/>
              </w:rPr>
            </w:pPr>
          </w:p>
        </w:tc>
        <w:tc>
          <w:tcPr>
            <w:tcW w:w="2102" w:type="dxa"/>
            <w:noWrap/>
            <w:hideMark/>
          </w:tcPr>
          <w:p w14:paraId="18D44408"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2242AB8B"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72BBB5A8"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2634D6C8"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54208E19" w14:textId="77777777" w:rsidR="00FF48FF" w:rsidRPr="0055104B" w:rsidRDefault="00FF48FF" w:rsidP="00EE3A65">
            <w:pPr>
              <w:rPr>
                <w:rFonts w:ascii="Arial" w:eastAsia="Times New Roman" w:hAnsi="Arial" w:cs="Arial"/>
                <w:kern w:val="0"/>
                <w14:ligatures w14:val="none"/>
              </w:rPr>
            </w:pPr>
          </w:p>
        </w:tc>
        <w:tc>
          <w:tcPr>
            <w:tcW w:w="1080" w:type="dxa"/>
          </w:tcPr>
          <w:p w14:paraId="0B511ECB" w14:textId="2BDF13B4" w:rsidR="00FF48FF" w:rsidRPr="0055104B" w:rsidRDefault="00FF48FF" w:rsidP="00EE3A65">
            <w:pPr>
              <w:rPr>
                <w:rFonts w:ascii="Arial" w:eastAsia="Times New Roman" w:hAnsi="Arial" w:cs="Arial"/>
              </w:rPr>
            </w:pPr>
            <w:r w:rsidRPr="0055104B">
              <w:rPr>
                <w:rFonts w:ascii="Arial" w:eastAsia="Times New Roman" w:hAnsi="Arial" w:cs="Arial"/>
              </w:rPr>
              <w:t>0.257</w:t>
            </w:r>
          </w:p>
        </w:tc>
      </w:tr>
      <w:tr w:rsidR="0055104B" w:rsidRPr="0055104B" w14:paraId="3D3FFAAF" w14:textId="49166C81" w:rsidTr="0055104B">
        <w:trPr>
          <w:trHeight w:val="300"/>
        </w:trPr>
        <w:tc>
          <w:tcPr>
            <w:tcW w:w="2011" w:type="dxa"/>
            <w:noWrap/>
            <w:hideMark/>
          </w:tcPr>
          <w:p w14:paraId="6F07871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012" w:type="dxa"/>
            <w:noWrap/>
            <w:hideMark/>
          </w:tcPr>
          <w:p w14:paraId="0ED63FA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0.0400 (NA)</w:t>
            </w:r>
          </w:p>
        </w:tc>
        <w:tc>
          <w:tcPr>
            <w:tcW w:w="2102" w:type="dxa"/>
            <w:noWrap/>
            <w:hideMark/>
          </w:tcPr>
          <w:p w14:paraId="4C55538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NA (NA)</w:t>
            </w:r>
          </w:p>
        </w:tc>
        <w:tc>
          <w:tcPr>
            <w:tcW w:w="1980" w:type="dxa"/>
            <w:noWrap/>
            <w:hideMark/>
          </w:tcPr>
          <w:p w14:paraId="0071EB5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9.00 (7.31)</w:t>
            </w:r>
          </w:p>
        </w:tc>
        <w:tc>
          <w:tcPr>
            <w:tcW w:w="1890" w:type="dxa"/>
            <w:noWrap/>
            <w:hideMark/>
          </w:tcPr>
          <w:p w14:paraId="2D5E09CD"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9.14 (7.68)</w:t>
            </w:r>
          </w:p>
        </w:tc>
        <w:tc>
          <w:tcPr>
            <w:tcW w:w="1980" w:type="dxa"/>
            <w:noWrap/>
            <w:hideMark/>
          </w:tcPr>
          <w:p w14:paraId="0BAAC2D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8.44 (7.41)</w:t>
            </w:r>
          </w:p>
        </w:tc>
        <w:tc>
          <w:tcPr>
            <w:tcW w:w="1890" w:type="dxa"/>
            <w:noWrap/>
            <w:hideMark/>
          </w:tcPr>
          <w:p w14:paraId="3102388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9.14 (7.68)</w:t>
            </w:r>
          </w:p>
        </w:tc>
        <w:tc>
          <w:tcPr>
            <w:tcW w:w="1080" w:type="dxa"/>
          </w:tcPr>
          <w:p w14:paraId="7C4D5C17" w14:textId="77777777" w:rsidR="00FF48FF" w:rsidRPr="0055104B" w:rsidRDefault="00FF48FF" w:rsidP="00EE3A65">
            <w:pPr>
              <w:rPr>
                <w:rFonts w:ascii="Arial" w:eastAsia="Times New Roman" w:hAnsi="Arial" w:cs="Arial"/>
                <w:color w:val="000000"/>
              </w:rPr>
            </w:pPr>
          </w:p>
        </w:tc>
      </w:tr>
      <w:tr w:rsidR="0055104B" w:rsidRPr="0055104B" w14:paraId="07AA3208" w14:textId="1E4AB973" w:rsidTr="0055104B">
        <w:trPr>
          <w:trHeight w:val="300"/>
        </w:trPr>
        <w:tc>
          <w:tcPr>
            <w:tcW w:w="2011" w:type="dxa"/>
            <w:noWrap/>
            <w:hideMark/>
          </w:tcPr>
          <w:p w14:paraId="5A80E70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lastRenderedPageBreak/>
              <w:t xml:space="preserve">  Median [Min, Max]</w:t>
            </w:r>
          </w:p>
        </w:tc>
        <w:tc>
          <w:tcPr>
            <w:tcW w:w="1012" w:type="dxa"/>
            <w:noWrap/>
            <w:hideMark/>
          </w:tcPr>
          <w:p w14:paraId="1E2BB27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0.0400 [0.0400, 0.0400]</w:t>
            </w:r>
          </w:p>
        </w:tc>
        <w:tc>
          <w:tcPr>
            <w:tcW w:w="2102" w:type="dxa"/>
            <w:noWrap/>
            <w:hideMark/>
          </w:tcPr>
          <w:p w14:paraId="0D6943B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NA [NA, NA]</w:t>
            </w:r>
          </w:p>
        </w:tc>
        <w:tc>
          <w:tcPr>
            <w:tcW w:w="1980" w:type="dxa"/>
            <w:noWrap/>
            <w:hideMark/>
          </w:tcPr>
          <w:p w14:paraId="1A5677F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10.1 [0.118, 23.3]</w:t>
            </w:r>
          </w:p>
        </w:tc>
        <w:tc>
          <w:tcPr>
            <w:tcW w:w="1890" w:type="dxa"/>
            <w:noWrap/>
            <w:hideMark/>
          </w:tcPr>
          <w:p w14:paraId="02457EC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7.75 [1.55, 25.0]</w:t>
            </w:r>
          </w:p>
        </w:tc>
        <w:tc>
          <w:tcPr>
            <w:tcW w:w="1980" w:type="dxa"/>
            <w:noWrap/>
            <w:hideMark/>
          </w:tcPr>
          <w:p w14:paraId="3F1D3A5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8.23 [0.0400, 23.3]</w:t>
            </w:r>
          </w:p>
        </w:tc>
        <w:tc>
          <w:tcPr>
            <w:tcW w:w="1890" w:type="dxa"/>
            <w:noWrap/>
            <w:hideMark/>
          </w:tcPr>
          <w:p w14:paraId="5F52D45F"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7.75 [1.55, 25.0]</w:t>
            </w:r>
          </w:p>
        </w:tc>
        <w:tc>
          <w:tcPr>
            <w:tcW w:w="1080" w:type="dxa"/>
          </w:tcPr>
          <w:p w14:paraId="33B93497" w14:textId="77777777" w:rsidR="00FF48FF" w:rsidRPr="0055104B" w:rsidRDefault="00FF48FF" w:rsidP="00EE3A65">
            <w:pPr>
              <w:rPr>
                <w:rFonts w:ascii="Arial" w:eastAsia="Times New Roman" w:hAnsi="Arial" w:cs="Arial"/>
                <w:color w:val="000000"/>
              </w:rPr>
            </w:pPr>
          </w:p>
        </w:tc>
      </w:tr>
      <w:tr w:rsidR="0055104B" w:rsidRPr="0055104B" w14:paraId="68370637" w14:textId="39AD0513" w:rsidTr="0055104B">
        <w:trPr>
          <w:trHeight w:val="300"/>
        </w:trPr>
        <w:tc>
          <w:tcPr>
            <w:tcW w:w="2011" w:type="dxa"/>
            <w:noWrap/>
            <w:hideMark/>
          </w:tcPr>
          <w:p w14:paraId="274E178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012" w:type="dxa"/>
            <w:noWrap/>
            <w:hideMark/>
          </w:tcPr>
          <w:p w14:paraId="79E864F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38 (97.4%)</w:t>
            </w:r>
          </w:p>
        </w:tc>
        <w:tc>
          <w:tcPr>
            <w:tcW w:w="2102" w:type="dxa"/>
            <w:noWrap/>
            <w:hideMark/>
          </w:tcPr>
          <w:p w14:paraId="63770F6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33 (100%)</w:t>
            </w:r>
          </w:p>
        </w:tc>
        <w:tc>
          <w:tcPr>
            <w:tcW w:w="1980" w:type="dxa"/>
            <w:noWrap/>
            <w:hideMark/>
          </w:tcPr>
          <w:p w14:paraId="6997E0C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61 (80.3%)</w:t>
            </w:r>
          </w:p>
        </w:tc>
        <w:tc>
          <w:tcPr>
            <w:tcW w:w="1890" w:type="dxa"/>
            <w:noWrap/>
            <w:hideMark/>
          </w:tcPr>
          <w:p w14:paraId="029708C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26 (76.5%)</w:t>
            </w:r>
          </w:p>
        </w:tc>
        <w:tc>
          <w:tcPr>
            <w:tcW w:w="1980" w:type="dxa"/>
            <w:noWrap/>
            <w:hideMark/>
          </w:tcPr>
          <w:p w14:paraId="7737EBD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99 (86.1%)</w:t>
            </w:r>
          </w:p>
        </w:tc>
        <w:tc>
          <w:tcPr>
            <w:tcW w:w="1890" w:type="dxa"/>
            <w:noWrap/>
            <w:hideMark/>
          </w:tcPr>
          <w:p w14:paraId="375F907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59 (88.1%)</w:t>
            </w:r>
          </w:p>
        </w:tc>
        <w:tc>
          <w:tcPr>
            <w:tcW w:w="1080" w:type="dxa"/>
          </w:tcPr>
          <w:p w14:paraId="3DA87535" w14:textId="77777777" w:rsidR="00FF48FF" w:rsidRPr="0055104B" w:rsidRDefault="00FF48FF" w:rsidP="00EE3A65">
            <w:pPr>
              <w:rPr>
                <w:rFonts w:ascii="Arial" w:eastAsia="Times New Roman" w:hAnsi="Arial" w:cs="Arial"/>
                <w:color w:val="000000"/>
              </w:rPr>
            </w:pPr>
          </w:p>
        </w:tc>
      </w:tr>
      <w:tr w:rsidR="0055104B" w:rsidRPr="0055104B" w14:paraId="7976BC7F" w14:textId="2F2976FA" w:rsidTr="0055104B">
        <w:trPr>
          <w:trHeight w:val="300"/>
        </w:trPr>
        <w:tc>
          <w:tcPr>
            <w:tcW w:w="2011" w:type="dxa"/>
            <w:noWrap/>
            <w:hideMark/>
          </w:tcPr>
          <w:p w14:paraId="21F6610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CRP</w:t>
            </w:r>
          </w:p>
        </w:tc>
        <w:tc>
          <w:tcPr>
            <w:tcW w:w="1012" w:type="dxa"/>
            <w:noWrap/>
            <w:hideMark/>
          </w:tcPr>
          <w:p w14:paraId="03F4CC05" w14:textId="77777777" w:rsidR="00FF48FF" w:rsidRPr="0055104B" w:rsidRDefault="00FF48FF" w:rsidP="00EE3A65">
            <w:pPr>
              <w:rPr>
                <w:rFonts w:ascii="Arial" w:eastAsia="Times New Roman" w:hAnsi="Arial" w:cs="Arial"/>
                <w:color w:val="000000"/>
                <w:kern w:val="0"/>
                <w14:ligatures w14:val="none"/>
              </w:rPr>
            </w:pPr>
          </w:p>
        </w:tc>
        <w:tc>
          <w:tcPr>
            <w:tcW w:w="2102" w:type="dxa"/>
            <w:noWrap/>
            <w:hideMark/>
          </w:tcPr>
          <w:p w14:paraId="61438F11"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77D4624E"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29CC3017"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195DAF9C"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3A26B190" w14:textId="77777777" w:rsidR="00FF48FF" w:rsidRPr="0055104B" w:rsidRDefault="00FF48FF" w:rsidP="00EE3A65">
            <w:pPr>
              <w:rPr>
                <w:rFonts w:ascii="Arial" w:eastAsia="Times New Roman" w:hAnsi="Arial" w:cs="Arial"/>
                <w:kern w:val="0"/>
                <w14:ligatures w14:val="none"/>
              </w:rPr>
            </w:pPr>
          </w:p>
        </w:tc>
        <w:tc>
          <w:tcPr>
            <w:tcW w:w="1080" w:type="dxa"/>
          </w:tcPr>
          <w:p w14:paraId="64C6303B" w14:textId="52911EB2" w:rsidR="00FF48FF" w:rsidRPr="0055104B" w:rsidRDefault="00FF48FF" w:rsidP="00EE3A65">
            <w:pPr>
              <w:rPr>
                <w:rFonts w:ascii="Arial" w:eastAsia="Times New Roman" w:hAnsi="Arial" w:cs="Arial"/>
              </w:rPr>
            </w:pPr>
            <w:r w:rsidRPr="0055104B">
              <w:rPr>
                <w:rFonts w:ascii="Arial" w:eastAsia="Times New Roman" w:hAnsi="Arial" w:cs="Arial"/>
              </w:rPr>
              <w:t>0.054</w:t>
            </w:r>
          </w:p>
        </w:tc>
      </w:tr>
      <w:tr w:rsidR="0055104B" w:rsidRPr="0055104B" w14:paraId="743AB6A2" w14:textId="490DC129" w:rsidTr="0055104B">
        <w:trPr>
          <w:trHeight w:val="300"/>
        </w:trPr>
        <w:tc>
          <w:tcPr>
            <w:tcW w:w="2011" w:type="dxa"/>
            <w:noWrap/>
            <w:hideMark/>
          </w:tcPr>
          <w:p w14:paraId="5B2A568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012" w:type="dxa"/>
            <w:noWrap/>
            <w:hideMark/>
          </w:tcPr>
          <w:p w14:paraId="0245BB8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2.45 (2.82)</w:t>
            </w:r>
          </w:p>
        </w:tc>
        <w:tc>
          <w:tcPr>
            <w:tcW w:w="2102" w:type="dxa"/>
            <w:noWrap/>
            <w:hideMark/>
          </w:tcPr>
          <w:p w14:paraId="4837FF0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14.5 (9.31)</w:t>
            </w:r>
          </w:p>
        </w:tc>
        <w:tc>
          <w:tcPr>
            <w:tcW w:w="1980" w:type="dxa"/>
            <w:noWrap/>
            <w:hideMark/>
          </w:tcPr>
          <w:p w14:paraId="273EEF2F"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9.49 (10.2)</w:t>
            </w:r>
          </w:p>
        </w:tc>
        <w:tc>
          <w:tcPr>
            <w:tcW w:w="1890" w:type="dxa"/>
            <w:noWrap/>
            <w:hideMark/>
          </w:tcPr>
          <w:p w14:paraId="346AA76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5.15 (3.27)</w:t>
            </w:r>
          </w:p>
        </w:tc>
        <w:tc>
          <w:tcPr>
            <w:tcW w:w="1980" w:type="dxa"/>
            <w:noWrap/>
            <w:hideMark/>
          </w:tcPr>
          <w:p w14:paraId="7AA5FA2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7.73 (9.35)</w:t>
            </w:r>
          </w:p>
        </w:tc>
        <w:tc>
          <w:tcPr>
            <w:tcW w:w="1890" w:type="dxa"/>
            <w:noWrap/>
            <w:hideMark/>
          </w:tcPr>
          <w:p w14:paraId="4C79B5A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9.30 (7.88)</w:t>
            </w:r>
          </w:p>
        </w:tc>
        <w:tc>
          <w:tcPr>
            <w:tcW w:w="1080" w:type="dxa"/>
          </w:tcPr>
          <w:p w14:paraId="2FB8107F" w14:textId="77777777" w:rsidR="00FF48FF" w:rsidRPr="0055104B" w:rsidRDefault="00FF48FF" w:rsidP="00EE3A65">
            <w:pPr>
              <w:rPr>
                <w:rFonts w:ascii="Arial" w:eastAsia="Times New Roman" w:hAnsi="Arial" w:cs="Arial"/>
                <w:color w:val="000000"/>
              </w:rPr>
            </w:pPr>
          </w:p>
        </w:tc>
      </w:tr>
      <w:tr w:rsidR="0055104B" w:rsidRPr="0055104B" w14:paraId="39B72A2C" w14:textId="57ADA7DB" w:rsidTr="0055104B">
        <w:trPr>
          <w:trHeight w:val="300"/>
        </w:trPr>
        <w:tc>
          <w:tcPr>
            <w:tcW w:w="2011" w:type="dxa"/>
            <w:noWrap/>
            <w:hideMark/>
          </w:tcPr>
          <w:p w14:paraId="0B7D656F"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012" w:type="dxa"/>
            <w:noWrap/>
            <w:hideMark/>
          </w:tcPr>
          <w:p w14:paraId="64A8FB1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1.63 [0.0300, 6.52]</w:t>
            </w:r>
          </w:p>
        </w:tc>
        <w:tc>
          <w:tcPr>
            <w:tcW w:w="2102" w:type="dxa"/>
            <w:noWrap/>
            <w:hideMark/>
          </w:tcPr>
          <w:p w14:paraId="41B64C5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14.8 [2.79, 25.5]</w:t>
            </w:r>
          </w:p>
        </w:tc>
        <w:tc>
          <w:tcPr>
            <w:tcW w:w="1980" w:type="dxa"/>
            <w:noWrap/>
            <w:hideMark/>
          </w:tcPr>
          <w:p w14:paraId="099AB5E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5.73 [0.300, 33.1]</w:t>
            </w:r>
          </w:p>
        </w:tc>
        <w:tc>
          <w:tcPr>
            <w:tcW w:w="1890" w:type="dxa"/>
            <w:noWrap/>
            <w:hideMark/>
          </w:tcPr>
          <w:p w14:paraId="0F40A5F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5.53 [0.590, 8.74]</w:t>
            </w:r>
          </w:p>
        </w:tc>
        <w:tc>
          <w:tcPr>
            <w:tcW w:w="1980" w:type="dxa"/>
            <w:noWrap/>
            <w:hideMark/>
          </w:tcPr>
          <w:p w14:paraId="3E2C198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3.87 [0.0300, 33.1]</w:t>
            </w:r>
          </w:p>
        </w:tc>
        <w:tc>
          <w:tcPr>
            <w:tcW w:w="1890" w:type="dxa"/>
            <w:noWrap/>
            <w:hideMark/>
          </w:tcPr>
          <w:p w14:paraId="3CDB076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7.54 [0.590, 25.5]</w:t>
            </w:r>
          </w:p>
        </w:tc>
        <w:tc>
          <w:tcPr>
            <w:tcW w:w="1080" w:type="dxa"/>
          </w:tcPr>
          <w:p w14:paraId="3C0D65FC" w14:textId="77777777" w:rsidR="00FF48FF" w:rsidRPr="0055104B" w:rsidRDefault="00FF48FF" w:rsidP="00EE3A65">
            <w:pPr>
              <w:rPr>
                <w:rFonts w:ascii="Arial" w:eastAsia="Times New Roman" w:hAnsi="Arial" w:cs="Arial"/>
                <w:color w:val="000000"/>
              </w:rPr>
            </w:pPr>
          </w:p>
        </w:tc>
      </w:tr>
      <w:tr w:rsidR="0055104B" w:rsidRPr="0055104B" w14:paraId="16F348DD" w14:textId="1A02C5C5" w:rsidTr="0055104B">
        <w:trPr>
          <w:trHeight w:val="300"/>
        </w:trPr>
        <w:tc>
          <w:tcPr>
            <w:tcW w:w="2011" w:type="dxa"/>
            <w:noWrap/>
            <w:hideMark/>
          </w:tcPr>
          <w:p w14:paraId="42D99F3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012" w:type="dxa"/>
            <w:noWrap/>
            <w:hideMark/>
          </w:tcPr>
          <w:p w14:paraId="31BDFAE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35 (89.7%)</w:t>
            </w:r>
          </w:p>
        </w:tc>
        <w:tc>
          <w:tcPr>
            <w:tcW w:w="2102" w:type="dxa"/>
            <w:noWrap/>
            <w:hideMark/>
          </w:tcPr>
          <w:p w14:paraId="604EC49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29 (87.9%)</w:t>
            </w:r>
          </w:p>
        </w:tc>
        <w:tc>
          <w:tcPr>
            <w:tcW w:w="1980" w:type="dxa"/>
            <w:noWrap/>
            <w:hideMark/>
          </w:tcPr>
          <w:p w14:paraId="48D96EF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64 (84.2%)</w:t>
            </w:r>
          </w:p>
        </w:tc>
        <w:tc>
          <w:tcPr>
            <w:tcW w:w="1890" w:type="dxa"/>
            <w:noWrap/>
            <w:hideMark/>
          </w:tcPr>
          <w:p w14:paraId="5882A87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29 (85.3%)</w:t>
            </w:r>
          </w:p>
        </w:tc>
        <w:tc>
          <w:tcPr>
            <w:tcW w:w="1980" w:type="dxa"/>
            <w:noWrap/>
            <w:hideMark/>
          </w:tcPr>
          <w:p w14:paraId="2786841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99 (86.1%)</w:t>
            </w:r>
          </w:p>
        </w:tc>
        <w:tc>
          <w:tcPr>
            <w:tcW w:w="1890" w:type="dxa"/>
            <w:noWrap/>
            <w:hideMark/>
          </w:tcPr>
          <w:p w14:paraId="6E859D5F"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58 (86.6%)</w:t>
            </w:r>
          </w:p>
        </w:tc>
        <w:tc>
          <w:tcPr>
            <w:tcW w:w="1080" w:type="dxa"/>
          </w:tcPr>
          <w:p w14:paraId="7769DEB8" w14:textId="77777777" w:rsidR="00FF48FF" w:rsidRPr="0055104B" w:rsidRDefault="00FF48FF" w:rsidP="00EE3A65">
            <w:pPr>
              <w:rPr>
                <w:rFonts w:ascii="Arial" w:eastAsia="Times New Roman" w:hAnsi="Arial" w:cs="Arial"/>
                <w:color w:val="000000"/>
              </w:rPr>
            </w:pPr>
          </w:p>
        </w:tc>
      </w:tr>
      <w:tr w:rsidR="0055104B" w:rsidRPr="0055104B" w14:paraId="4FC864F2" w14:textId="6A73FD85" w:rsidTr="0055104B">
        <w:trPr>
          <w:trHeight w:val="300"/>
        </w:trPr>
        <w:tc>
          <w:tcPr>
            <w:tcW w:w="2011" w:type="dxa"/>
            <w:noWrap/>
            <w:hideMark/>
          </w:tcPr>
          <w:p w14:paraId="0E3F09CD"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Fibrinogen</w:t>
            </w:r>
          </w:p>
        </w:tc>
        <w:tc>
          <w:tcPr>
            <w:tcW w:w="1012" w:type="dxa"/>
            <w:noWrap/>
            <w:hideMark/>
          </w:tcPr>
          <w:p w14:paraId="2367A3D7" w14:textId="77777777" w:rsidR="00FF48FF" w:rsidRPr="0055104B" w:rsidRDefault="00FF48FF" w:rsidP="00EE3A65">
            <w:pPr>
              <w:rPr>
                <w:rFonts w:ascii="Arial" w:eastAsia="Times New Roman" w:hAnsi="Arial" w:cs="Arial"/>
                <w:color w:val="000000"/>
                <w:kern w:val="0"/>
                <w14:ligatures w14:val="none"/>
              </w:rPr>
            </w:pPr>
          </w:p>
        </w:tc>
        <w:tc>
          <w:tcPr>
            <w:tcW w:w="2102" w:type="dxa"/>
            <w:noWrap/>
            <w:hideMark/>
          </w:tcPr>
          <w:p w14:paraId="5A052294"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120C7FCE"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048FB4DE"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181A5083"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448F7D58" w14:textId="77777777" w:rsidR="00FF48FF" w:rsidRPr="0055104B" w:rsidRDefault="00FF48FF" w:rsidP="00EE3A65">
            <w:pPr>
              <w:rPr>
                <w:rFonts w:ascii="Arial" w:eastAsia="Times New Roman" w:hAnsi="Arial" w:cs="Arial"/>
                <w:kern w:val="0"/>
                <w14:ligatures w14:val="none"/>
              </w:rPr>
            </w:pPr>
          </w:p>
        </w:tc>
        <w:tc>
          <w:tcPr>
            <w:tcW w:w="1080" w:type="dxa"/>
          </w:tcPr>
          <w:p w14:paraId="7ED1B44D" w14:textId="07860677" w:rsidR="00FF48FF" w:rsidRPr="0055104B" w:rsidRDefault="00FF48FF" w:rsidP="00EE3A65">
            <w:pPr>
              <w:rPr>
                <w:rFonts w:ascii="Arial" w:eastAsia="Times New Roman" w:hAnsi="Arial" w:cs="Arial"/>
              </w:rPr>
            </w:pPr>
            <w:r w:rsidRPr="0055104B">
              <w:rPr>
                <w:rFonts w:ascii="Arial" w:eastAsia="Times New Roman" w:hAnsi="Arial" w:cs="Arial"/>
              </w:rPr>
              <w:t>0.001</w:t>
            </w:r>
          </w:p>
        </w:tc>
      </w:tr>
      <w:tr w:rsidR="0055104B" w:rsidRPr="0055104B" w14:paraId="25BBB795" w14:textId="112A19E7" w:rsidTr="0055104B">
        <w:trPr>
          <w:trHeight w:val="300"/>
        </w:trPr>
        <w:tc>
          <w:tcPr>
            <w:tcW w:w="2011" w:type="dxa"/>
            <w:noWrap/>
            <w:hideMark/>
          </w:tcPr>
          <w:p w14:paraId="55D578C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012" w:type="dxa"/>
            <w:noWrap/>
            <w:hideMark/>
          </w:tcPr>
          <w:p w14:paraId="7987FEA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357 (267)</w:t>
            </w:r>
          </w:p>
        </w:tc>
        <w:tc>
          <w:tcPr>
            <w:tcW w:w="2102" w:type="dxa"/>
            <w:noWrap/>
            <w:hideMark/>
          </w:tcPr>
          <w:p w14:paraId="71403C2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986 (NA)</w:t>
            </w:r>
          </w:p>
        </w:tc>
        <w:tc>
          <w:tcPr>
            <w:tcW w:w="1980" w:type="dxa"/>
            <w:noWrap/>
            <w:hideMark/>
          </w:tcPr>
          <w:p w14:paraId="484FAF8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539 (156)</w:t>
            </w:r>
          </w:p>
        </w:tc>
        <w:tc>
          <w:tcPr>
            <w:tcW w:w="1890" w:type="dxa"/>
            <w:noWrap/>
            <w:hideMark/>
          </w:tcPr>
          <w:p w14:paraId="340CC8E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539 (113)</w:t>
            </w:r>
          </w:p>
        </w:tc>
        <w:tc>
          <w:tcPr>
            <w:tcW w:w="1980" w:type="dxa"/>
            <w:noWrap/>
            <w:hideMark/>
          </w:tcPr>
          <w:p w14:paraId="6983DBA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532 (161)</w:t>
            </w:r>
          </w:p>
        </w:tc>
        <w:tc>
          <w:tcPr>
            <w:tcW w:w="1890" w:type="dxa"/>
            <w:noWrap/>
            <w:hideMark/>
          </w:tcPr>
          <w:p w14:paraId="028E3CB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561 (147)</w:t>
            </w:r>
          </w:p>
        </w:tc>
        <w:tc>
          <w:tcPr>
            <w:tcW w:w="1080" w:type="dxa"/>
          </w:tcPr>
          <w:p w14:paraId="17305DDB" w14:textId="77777777" w:rsidR="00FF48FF" w:rsidRPr="0055104B" w:rsidRDefault="00FF48FF" w:rsidP="00EE3A65">
            <w:pPr>
              <w:rPr>
                <w:rFonts w:ascii="Arial" w:eastAsia="Times New Roman" w:hAnsi="Arial" w:cs="Arial"/>
                <w:color w:val="000000"/>
              </w:rPr>
            </w:pPr>
          </w:p>
        </w:tc>
      </w:tr>
      <w:tr w:rsidR="0055104B" w:rsidRPr="0055104B" w14:paraId="7FB8DC3D" w14:textId="43616C75" w:rsidTr="0055104B">
        <w:trPr>
          <w:trHeight w:val="300"/>
        </w:trPr>
        <w:tc>
          <w:tcPr>
            <w:tcW w:w="2011" w:type="dxa"/>
            <w:noWrap/>
            <w:hideMark/>
          </w:tcPr>
          <w:p w14:paraId="2D7EA21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012" w:type="dxa"/>
            <w:noWrap/>
            <w:hideMark/>
          </w:tcPr>
          <w:p w14:paraId="6E1CA6A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357 [168, 546]</w:t>
            </w:r>
          </w:p>
        </w:tc>
        <w:tc>
          <w:tcPr>
            <w:tcW w:w="2102" w:type="dxa"/>
            <w:noWrap/>
            <w:hideMark/>
          </w:tcPr>
          <w:p w14:paraId="5C32B9F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986 [986, 986]</w:t>
            </w:r>
          </w:p>
        </w:tc>
        <w:tc>
          <w:tcPr>
            <w:tcW w:w="1980" w:type="dxa"/>
            <w:noWrap/>
            <w:hideMark/>
          </w:tcPr>
          <w:p w14:paraId="2114723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509 [269, 887]</w:t>
            </w:r>
          </w:p>
        </w:tc>
        <w:tc>
          <w:tcPr>
            <w:tcW w:w="1890" w:type="dxa"/>
            <w:noWrap/>
            <w:hideMark/>
          </w:tcPr>
          <w:p w14:paraId="286ED17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567 [218, 697]</w:t>
            </w:r>
          </w:p>
        </w:tc>
        <w:tc>
          <w:tcPr>
            <w:tcW w:w="1980" w:type="dxa"/>
            <w:noWrap/>
            <w:hideMark/>
          </w:tcPr>
          <w:p w14:paraId="3E66BD7D"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509 [168, 887]</w:t>
            </w:r>
          </w:p>
        </w:tc>
        <w:tc>
          <w:tcPr>
            <w:tcW w:w="1890" w:type="dxa"/>
            <w:noWrap/>
            <w:hideMark/>
          </w:tcPr>
          <w:p w14:paraId="0680368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574 [218, 986]</w:t>
            </w:r>
          </w:p>
        </w:tc>
        <w:tc>
          <w:tcPr>
            <w:tcW w:w="1080" w:type="dxa"/>
          </w:tcPr>
          <w:p w14:paraId="0B8AA218" w14:textId="77777777" w:rsidR="00FF48FF" w:rsidRPr="0055104B" w:rsidRDefault="00FF48FF" w:rsidP="00EE3A65">
            <w:pPr>
              <w:rPr>
                <w:rFonts w:ascii="Arial" w:eastAsia="Times New Roman" w:hAnsi="Arial" w:cs="Arial"/>
                <w:color w:val="000000"/>
              </w:rPr>
            </w:pPr>
          </w:p>
        </w:tc>
      </w:tr>
      <w:tr w:rsidR="0055104B" w:rsidRPr="0055104B" w14:paraId="6D93382C" w14:textId="2306BD76" w:rsidTr="0055104B">
        <w:trPr>
          <w:trHeight w:val="300"/>
        </w:trPr>
        <w:tc>
          <w:tcPr>
            <w:tcW w:w="2011" w:type="dxa"/>
            <w:noWrap/>
            <w:hideMark/>
          </w:tcPr>
          <w:p w14:paraId="71E6126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012" w:type="dxa"/>
            <w:noWrap/>
            <w:hideMark/>
          </w:tcPr>
          <w:p w14:paraId="225C2E1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37 (94.9%)</w:t>
            </w:r>
          </w:p>
        </w:tc>
        <w:tc>
          <w:tcPr>
            <w:tcW w:w="2102" w:type="dxa"/>
            <w:noWrap/>
            <w:hideMark/>
          </w:tcPr>
          <w:p w14:paraId="4561F9C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32 (97.0%)</w:t>
            </w:r>
          </w:p>
        </w:tc>
        <w:tc>
          <w:tcPr>
            <w:tcW w:w="1980" w:type="dxa"/>
            <w:noWrap/>
            <w:hideMark/>
          </w:tcPr>
          <w:p w14:paraId="5AB75E8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29 (38.2%)</w:t>
            </w:r>
          </w:p>
        </w:tc>
        <w:tc>
          <w:tcPr>
            <w:tcW w:w="1890" w:type="dxa"/>
            <w:noWrap/>
            <w:hideMark/>
          </w:tcPr>
          <w:p w14:paraId="47B2D6E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14 (41.2%)</w:t>
            </w:r>
          </w:p>
        </w:tc>
        <w:tc>
          <w:tcPr>
            <w:tcW w:w="1980" w:type="dxa"/>
            <w:noWrap/>
            <w:hideMark/>
          </w:tcPr>
          <w:p w14:paraId="32EA748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66 (57.4%)</w:t>
            </w:r>
          </w:p>
        </w:tc>
        <w:tc>
          <w:tcPr>
            <w:tcW w:w="1890" w:type="dxa"/>
            <w:noWrap/>
            <w:hideMark/>
          </w:tcPr>
          <w:p w14:paraId="6784D2AD"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46 (68.7%)</w:t>
            </w:r>
          </w:p>
        </w:tc>
        <w:tc>
          <w:tcPr>
            <w:tcW w:w="1080" w:type="dxa"/>
          </w:tcPr>
          <w:p w14:paraId="549F0CFE" w14:textId="77777777" w:rsidR="00FF48FF" w:rsidRPr="0055104B" w:rsidRDefault="00FF48FF" w:rsidP="00EE3A65">
            <w:pPr>
              <w:rPr>
                <w:rFonts w:ascii="Arial" w:eastAsia="Times New Roman" w:hAnsi="Arial" w:cs="Arial"/>
                <w:color w:val="000000"/>
              </w:rPr>
            </w:pPr>
          </w:p>
        </w:tc>
      </w:tr>
      <w:tr w:rsidR="0055104B" w:rsidRPr="0055104B" w14:paraId="2D1E92B9" w14:textId="003C18DC" w:rsidTr="0055104B">
        <w:trPr>
          <w:trHeight w:val="300"/>
        </w:trPr>
        <w:tc>
          <w:tcPr>
            <w:tcW w:w="2011" w:type="dxa"/>
            <w:noWrap/>
            <w:hideMark/>
          </w:tcPr>
          <w:p w14:paraId="43DEDD7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D-Dimer</w:t>
            </w:r>
          </w:p>
        </w:tc>
        <w:tc>
          <w:tcPr>
            <w:tcW w:w="1012" w:type="dxa"/>
            <w:noWrap/>
            <w:hideMark/>
          </w:tcPr>
          <w:p w14:paraId="57E29384" w14:textId="77777777" w:rsidR="00FF48FF" w:rsidRPr="0055104B" w:rsidRDefault="00FF48FF" w:rsidP="00EE3A65">
            <w:pPr>
              <w:rPr>
                <w:rFonts w:ascii="Arial" w:eastAsia="Times New Roman" w:hAnsi="Arial" w:cs="Arial"/>
                <w:color w:val="000000"/>
                <w:kern w:val="0"/>
                <w14:ligatures w14:val="none"/>
              </w:rPr>
            </w:pPr>
          </w:p>
        </w:tc>
        <w:tc>
          <w:tcPr>
            <w:tcW w:w="2102" w:type="dxa"/>
            <w:noWrap/>
            <w:hideMark/>
          </w:tcPr>
          <w:p w14:paraId="2A4209C5"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427D83BD"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6433B3D6"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2E871234"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0ED2193B" w14:textId="77777777" w:rsidR="00FF48FF" w:rsidRPr="0055104B" w:rsidRDefault="00FF48FF" w:rsidP="00EE3A65">
            <w:pPr>
              <w:rPr>
                <w:rFonts w:ascii="Arial" w:eastAsia="Times New Roman" w:hAnsi="Arial" w:cs="Arial"/>
                <w:kern w:val="0"/>
                <w14:ligatures w14:val="none"/>
              </w:rPr>
            </w:pPr>
          </w:p>
        </w:tc>
        <w:tc>
          <w:tcPr>
            <w:tcW w:w="1080" w:type="dxa"/>
          </w:tcPr>
          <w:p w14:paraId="1C925B88" w14:textId="511C03B1" w:rsidR="00FF48FF" w:rsidRPr="0055104B" w:rsidRDefault="00FF48FF" w:rsidP="00EE3A65">
            <w:pPr>
              <w:rPr>
                <w:rFonts w:ascii="Arial" w:eastAsia="Times New Roman" w:hAnsi="Arial" w:cs="Arial"/>
              </w:rPr>
            </w:pPr>
            <w:r w:rsidRPr="0055104B">
              <w:rPr>
                <w:rFonts w:ascii="Arial" w:eastAsia="Times New Roman" w:hAnsi="Arial" w:cs="Arial"/>
              </w:rPr>
              <w:t>0.981</w:t>
            </w:r>
          </w:p>
        </w:tc>
      </w:tr>
      <w:tr w:rsidR="0055104B" w:rsidRPr="0055104B" w14:paraId="345CF18B" w14:textId="1F9DDE79" w:rsidTr="0055104B">
        <w:trPr>
          <w:trHeight w:val="300"/>
        </w:trPr>
        <w:tc>
          <w:tcPr>
            <w:tcW w:w="2011" w:type="dxa"/>
            <w:noWrap/>
            <w:hideMark/>
          </w:tcPr>
          <w:p w14:paraId="08EF961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012" w:type="dxa"/>
            <w:noWrap/>
            <w:hideMark/>
          </w:tcPr>
          <w:p w14:paraId="6A5D530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1260 (1380)</w:t>
            </w:r>
          </w:p>
        </w:tc>
        <w:tc>
          <w:tcPr>
            <w:tcW w:w="2102" w:type="dxa"/>
            <w:noWrap/>
            <w:hideMark/>
          </w:tcPr>
          <w:p w14:paraId="19483F7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1270 (1160)</w:t>
            </w:r>
          </w:p>
        </w:tc>
        <w:tc>
          <w:tcPr>
            <w:tcW w:w="1980" w:type="dxa"/>
            <w:noWrap/>
            <w:hideMark/>
          </w:tcPr>
          <w:p w14:paraId="03B789F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436 (962)</w:t>
            </w:r>
          </w:p>
        </w:tc>
        <w:tc>
          <w:tcPr>
            <w:tcW w:w="1890" w:type="dxa"/>
            <w:noWrap/>
            <w:hideMark/>
          </w:tcPr>
          <w:p w14:paraId="33351C2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722 (959)</w:t>
            </w:r>
          </w:p>
        </w:tc>
        <w:tc>
          <w:tcPr>
            <w:tcW w:w="1980" w:type="dxa"/>
            <w:noWrap/>
            <w:hideMark/>
          </w:tcPr>
          <w:p w14:paraId="1786DAD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529 (1040)</w:t>
            </w:r>
          </w:p>
        </w:tc>
        <w:tc>
          <w:tcPr>
            <w:tcW w:w="1890" w:type="dxa"/>
            <w:noWrap/>
            <w:hideMark/>
          </w:tcPr>
          <w:p w14:paraId="2B85500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777 (973)</w:t>
            </w:r>
          </w:p>
        </w:tc>
        <w:tc>
          <w:tcPr>
            <w:tcW w:w="1080" w:type="dxa"/>
          </w:tcPr>
          <w:p w14:paraId="066C943D" w14:textId="77777777" w:rsidR="00FF48FF" w:rsidRPr="0055104B" w:rsidRDefault="00FF48FF" w:rsidP="00EE3A65">
            <w:pPr>
              <w:rPr>
                <w:rFonts w:ascii="Arial" w:eastAsia="Times New Roman" w:hAnsi="Arial" w:cs="Arial"/>
                <w:color w:val="000000"/>
              </w:rPr>
            </w:pPr>
          </w:p>
        </w:tc>
      </w:tr>
      <w:tr w:rsidR="0055104B" w:rsidRPr="0055104B" w14:paraId="493D6CA7" w14:textId="6AE30FE2" w:rsidTr="0055104B">
        <w:trPr>
          <w:trHeight w:val="300"/>
        </w:trPr>
        <w:tc>
          <w:tcPr>
            <w:tcW w:w="2011" w:type="dxa"/>
            <w:noWrap/>
            <w:hideMark/>
          </w:tcPr>
          <w:p w14:paraId="6CAB2DC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012" w:type="dxa"/>
            <w:noWrap/>
            <w:hideMark/>
          </w:tcPr>
          <w:p w14:paraId="7E07DB5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662 [322, 4350]</w:t>
            </w:r>
          </w:p>
        </w:tc>
        <w:tc>
          <w:tcPr>
            <w:tcW w:w="2102" w:type="dxa"/>
            <w:noWrap/>
            <w:hideMark/>
          </w:tcPr>
          <w:p w14:paraId="0E75C34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1010 [267, 2540]</w:t>
            </w:r>
          </w:p>
        </w:tc>
        <w:tc>
          <w:tcPr>
            <w:tcW w:w="1980" w:type="dxa"/>
            <w:noWrap/>
            <w:hideMark/>
          </w:tcPr>
          <w:p w14:paraId="56D0BF8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17.6 [0.320, 7290]</w:t>
            </w:r>
          </w:p>
        </w:tc>
        <w:tc>
          <w:tcPr>
            <w:tcW w:w="1890" w:type="dxa"/>
            <w:noWrap/>
            <w:hideMark/>
          </w:tcPr>
          <w:p w14:paraId="21505DE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559 [0.210, 4330]</w:t>
            </w:r>
          </w:p>
        </w:tc>
        <w:tc>
          <w:tcPr>
            <w:tcW w:w="1980" w:type="dxa"/>
            <w:noWrap/>
            <w:hideMark/>
          </w:tcPr>
          <w:p w14:paraId="232E77A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322 [0.320, 7290]</w:t>
            </w:r>
          </w:p>
        </w:tc>
        <w:tc>
          <w:tcPr>
            <w:tcW w:w="1890" w:type="dxa"/>
            <w:noWrap/>
            <w:hideMark/>
          </w:tcPr>
          <w:p w14:paraId="48B0FF4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577 [0.210, 4330]</w:t>
            </w:r>
          </w:p>
        </w:tc>
        <w:tc>
          <w:tcPr>
            <w:tcW w:w="1080" w:type="dxa"/>
          </w:tcPr>
          <w:p w14:paraId="23E53475" w14:textId="77777777" w:rsidR="00FF48FF" w:rsidRPr="0055104B" w:rsidRDefault="00FF48FF" w:rsidP="00EE3A65">
            <w:pPr>
              <w:rPr>
                <w:rFonts w:ascii="Arial" w:eastAsia="Times New Roman" w:hAnsi="Arial" w:cs="Arial"/>
                <w:color w:val="000000"/>
              </w:rPr>
            </w:pPr>
          </w:p>
        </w:tc>
      </w:tr>
      <w:tr w:rsidR="0055104B" w:rsidRPr="0055104B" w14:paraId="4853D3EC" w14:textId="433EF7D7" w:rsidTr="0055104B">
        <w:trPr>
          <w:trHeight w:val="300"/>
        </w:trPr>
        <w:tc>
          <w:tcPr>
            <w:tcW w:w="2011" w:type="dxa"/>
            <w:noWrap/>
            <w:hideMark/>
          </w:tcPr>
          <w:p w14:paraId="547E2F2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012" w:type="dxa"/>
            <w:noWrap/>
            <w:hideMark/>
          </w:tcPr>
          <w:p w14:paraId="07E438B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31 (79.5%)</w:t>
            </w:r>
          </w:p>
        </w:tc>
        <w:tc>
          <w:tcPr>
            <w:tcW w:w="2102" w:type="dxa"/>
            <w:noWrap/>
            <w:hideMark/>
          </w:tcPr>
          <w:p w14:paraId="595FE7B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30 (90.9%)</w:t>
            </w:r>
          </w:p>
        </w:tc>
        <w:tc>
          <w:tcPr>
            <w:tcW w:w="1980" w:type="dxa"/>
            <w:noWrap/>
            <w:hideMark/>
          </w:tcPr>
          <w:p w14:paraId="4F495CA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13 (17.1%)</w:t>
            </w:r>
          </w:p>
        </w:tc>
        <w:tc>
          <w:tcPr>
            <w:tcW w:w="1890" w:type="dxa"/>
            <w:noWrap/>
            <w:hideMark/>
          </w:tcPr>
          <w:p w14:paraId="4C735DB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7 (20.6%)</w:t>
            </w:r>
          </w:p>
        </w:tc>
        <w:tc>
          <w:tcPr>
            <w:tcW w:w="1980" w:type="dxa"/>
            <w:noWrap/>
            <w:hideMark/>
          </w:tcPr>
          <w:p w14:paraId="00DEE51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44 (38.3%)</w:t>
            </w:r>
          </w:p>
        </w:tc>
        <w:tc>
          <w:tcPr>
            <w:tcW w:w="1890" w:type="dxa"/>
            <w:noWrap/>
            <w:hideMark/>
          </w:tcPr>
          <w:p w14:paraId="0206576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37 (55.2%)</w:t>
            </w:r>
          </w:p>
        </w:tc>
        <w:tc>
          <w:tcPr>
            <w:tcW w:w="1080" w:type="dxa"/>
          </w:tcPr>
          <w:p w14:paraId="61B6CCB8" w14:textId="77777777" w:rsidR="00FF48FF" w:rsidRPr="0055104B" w:rsidRDefault="00FF48FF" w:rsidP="00EE3A65">
            <w:pPr>
              <w:rPr>
                <w:rFonts w:ascii="Arial" w:eastAsia="Times New Roman" w:hAnsi="Arial" w:cs="Arial"/>
                <w:color w:val="000000"/>
              </w:rPr>
            </w:pPr>
          </w:p>
        </w:tc>
      </w:tr>
      <w:tr w:rsidR="0055104B" w:rsidRPr="0055104B" w14:paraId="32C9725D" w14:textId="486D5BB8" w:rsidTr="0055104B">
        <w:trPr>
          <w:trHeight w:val="300"/>
        </w:trPr>
        <w:tc>
          <w:tcPr>
            <w:tcW w:w="2011" w:type="dxa"/>
            <w:noWrap/>
            <w:hideMark/>
          </w:tcPr>
          <w:p w14:paraId="52F5F15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ESR</w:t>
            </w:r>
          </w:p>
        </w:tc>
        <w:tc>
          <w:tcPr>
            <w:tcW w:w="1012" w:type="dxa"/>
            <w:noWrap/>
            <w:hideMark/>
          </w:tcPr>
          <w:p w14:paraId="403877B6" w14:textId="77777777" w:rsidR="00FF48FF" w:rsidRPr="0055104B" w:rsidRDefault="00FF48FF" w:rsidP="00EE3A65">
            <w:pPr>
              <w:rPr>
                <w:rFonts w:ascii="Arial" w:eastAsia="Times New Roman" w:hAnsi="Arial" w:cs="Arial"/>
                <w:color w:val="000000"/>
                <w:kern w:val="0"/>
                <w14:ligatures w14:val="none"/>
              </w:rPr>
            </w:pPr>
          </w:p>
        </w:tc>
        <w:tc>
          <w:tcPr>
            <w:tcW w:w="2102" w:type="dxa"/>
            <w:noWrap/>
            <w:hideMark/>
          </w:tcPr>
          <w:p w14:paraId="51556A8A"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54E51FC6"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7500E17E"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3DD79490"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126B2079" w14:textId="77777777" w:rsidR="00FF48FF" w:rsidRPr="0055104B" w:rsidRDefault="00FF48FF" w:rsidP="00EE3A65">
            <w:pPr>
              <w:rPr>
                <w:rFonts w:ascii="Arial" w:eastAsia="Times New Roman" w:hAnsi="Arial" w:cs="Arial"/>
                <w:kern w:val="0"/>
                <w14:ligatures w14:val="none"/>
              </w:rPr>
            </w:pPr>
          </w:p>
        </w:tc>
        <w:tc>
          <w:tcPr>
            <w:tcW w:w="1080" w:type="dxa"/>
          </w:tcPr>
          <w:p w14:paraId="2664782A" w14:textId="750D8AA5" w:rsidR="00FF48FF" w:rsidRPr="0055104B" w:rsidRDefault="00FF48FF" w:rsidP="00EE3A65">
            <w:pPr>
              <w:rPr>
                <w:rFonts w:ascii="Arial" w:eastAsia="Times New Roman" w:hAnsi="Arial" w:cs="Arial"/>
              </w:rPr>
            </w:pPr>
            <w:r w:rsidRPr="0055104B">
              <w:rPr>
                <w:rFonts w:ascii="Arial" w:eastAsia="Times New Roman" w:hAnsi="Arial" w:cs="Arial"/>
              </w:rPr>
              <w:t>0.171</w:t>
            </w:r>
          </w:p>
        </w:tc>
      </w:tr>
      <w:tr w:rsidR="0055104B" w:rsidRPr="0055104B" w14:paraId="37897986" w14:textId="20FEA4A4" w:rsidTr="0055104B">
        <w:trPr>
          <w:trHeight w:val="300"/>
        </w:trPr>
        <w:tc>
          <w:tcPr>
            <w:tcW w:w="2011" w:type="dxa"/>
            <w:noWrap/>
            <w:hideMark/>
          </w:tcPr>
          <w:p w14:paraId="75351A4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012" w:type="dxa"/>
            <w:noWrap/>
            <w:hideMark/>
          </w:tcPr>
          <w:p w14:paraId="113EBE8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25.5 (27.4)</w:t>
            </w:r>
          </w:p>
        </w:tc>
        <w:tc>
          <w:tcPr>
            <w:tcW w:w="2102" w:type="dxa"/>
            <w:noWrap/>
            <w:hideMark/>
          </w:tcPr>
          <w:p w14:paraId="2F1F667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50.3 (29.4)</w:t>
            </w:r>
          </w:p>
        </w:tc>
        <w:tc>
          <w:tcPr>
            <w:tcW w:w="1980" w:type="dxa"/>
            <w:noWrap/>
            <w:hideMark/>
          </w:tcPr>
          <w:p w14:paraId="62AA593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27.7 (21.3)</w:t>
            </w:r>
          </w:p>
        </w:tc>
        <w:tc>
          <w:tcPr>
            <w:tcW w:w="1890" w:type="dxa"/>
            <w:noWrap/>
            <w:hideMark/>
          </w:tcPr>
          <w:p w14:paraId="3C2C799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43.6 (34.8)</w:t>
            </w:r>
          </w:p>
        </w:tc>
        <w:tc>
          <w:tcPr>
            <w:tcW w:w="1980" w:type="dxa"/>
            <w:noWrap/>
            <w:hideMark/>
          </w:tcPr>
          <w:p w14:paraId="1141E9C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27.3 (21.8)</w:t>
            </w:r>
          </w:p>
        </w:tc>
        <w:tc>
          <w:tcPr>
            <w:tcW w:w="1890" w:type="dxa"/>
            <w:noWrap/>
            <w:hideMark/>
          </w:tcPr>
          <w:p w14:paraId="28B15EA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45.8 (32.4)</w:t>
            </w:r>
          </w:p>
        </w:tc>
        <w:tc>
          <w:tcPr>
            <w:tcW w:w="1080" w:type="dxa"/>
          </w:tcPr>
          <w:p w14:paraId="63FEE6F7" w14:textId="77777777" w:rsidR="00FF48FF" w:rsidRPr="0055104B" w:rsidRDefault="00FF48FF" w:rsidP="00EE3A65">
            <w:pPr>
              <w:rPr>
                <w:rFonts w:ascii="Arial" w:eastAsia="Times New Roman" w:hAnsi="Arial" w:cs="Arial"/>
                <w:color w:val="000000"/>
              </w:rPr>
            </w:pPr>
          </w:p>
        </w:tc>
      </w:tr>
      <w:tr w:rsidR="0055104B" w:rsidRPr="0055104B" w14:paraId="0EED6FDA" w14:textId="263A431E" w:rsidTr="0055104B">
        <w:trPr>
          <w:trHeight w:val="300"/>
        </w:trPr>
        <w:tc>
          <w:tcPr>
            <w:tcW w:w="2011" w:type="dxa"/>
            <w:noWrap/>
            <w:hideMark/>
          </w:tcPr>
          <w:p w14:paraId="3007D46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012" w:type="dxa"/>
            <w:noWrap/>
            <w:hideMark/>
          </w:tcPr>
          <w:p w14:paraId="376B911D"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19.5 [3.00, 60.0]</w:t>
            </w:r>
          </w:p>
        </w:tc>
        <w:tc>
          <w:tcPr>
            <w:tcW w:w="2102" w:type="dxa"/>
            <w:noWrap/>
            <w:hideMark/>
          </w:tcPr>
          <w:p w14:paraId="34AAD36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44.5 [22.0, 101]</w:t>
            </w:r>
          </w:p>
        </w:tc>
        <w:tc>
          <w:tcPr>
            <w:tcW w:w="1980" w:type="dxa"/>
            <w:noWrap/>
            <w:hideMark/>
          </w:tcPr>
          <w:p w14:paraId="187C4C3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24.0 [1.00, 80.0]</w:t>
            </w:r>
          </w:p>
        </w:tc>
        <w:tc>
          <w:tcPr>
            <w:tcW w:w="1890" w:type="dxa"/>
            <w:noWrap/>
            <w:hideMark/>
          </w:tcPr>
          <w:p w14:paraId="7385A0BD"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31.5 [1.00, 115]</w:t>
            </w:r>
          </w:p>
        </w:tc>
        <w:tc>
          <w:tcPr>
            <w:tcW w:w="1980" w:type="dxa"/>
            <w:noWrap/>
            <w:hideMark/>
          </w:tcPr>
          <w:p w14:paraId="6874780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24.0 [1.00, 80.0]</w:t>
            </w:r>
          </w:p>
        </w:tc>
        <w:tc>
          <w:tcPr>
            <w:tcW w:w="1890" w:type="dxa"/>
            <w:noWrap/>
            <w:hideMark/>
          </w:tcPr>
          <w:p w14:paraId="572DB10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37.0 [1.00, 115]</w:t>
            </w:r>
          </w:p>
        </w:tc>
        <w:tc>
          <w:tcPr>
            <w:tcW w:w="1080" w:type="dxa"/>
          </w:tcPr>
          <w:p w14:paraId="242D8ACD" w14:textId="77777777" w:rsidR="00FF48FF" w:rsidRPr="0055104B" w:rsidRDefault="00FF48FF" w:rsidP="00EE3A65">
            <w:pPr>
              <w:rPr>
                <w:rFonts w:ascii="Arial" w:eastAsia="Times New Roman" w:hAnsi="Arial" w:cs="Arial"/>
                <w:color w:val="000000"/>
              </w:rPr>
            </w:pPr>
          </w:p>
        </w:tc>
      </w:tr>
      <w:tr w:rsidR="0055104B" w:rsidRPr="0055104B" w14:paraId="6AC395CB" w14:textId="172DDE55" w:rsidTr="0055104B">
        <w:trPr>
          <w:trHeight w:val="300"/>
        </w:trPr>
        <w:tc>
          <w:tcPr>
            <w:tcW w:w="2011" w:type="dxa"/>
            <w:noWrap/>
            <w:hideMark/>
          </w:tcPr>
          <w:p w14:paraId="45E8BFE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012" w:type="dxa"/>
            <w:noWrap/>
            <w:hideMark/>
          </w:tcPr>
          <w:p w14:paraId="0D170C9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35 (89.7%)</w:t>
            </w:r>
          </w:p>
        </w:tc>
        <w:tc>
          <w:tcPr>
            <w:tcW w:w="2102" w:type="dxa"/>
            <w:noWrap/>
            <w:hideMark/>
          </w:tcPr>
          <w:p w14:paraId="484AA02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27 (81.8%)</w:t>
            </w:r>
          </w:p>
        </w:tc>
        <w:tc>
          <w:tcPr>
            <w:tcW w:w="1980" w:type="dxa"/>
            <w:noWrap/>
            <w:hideMark/>
          </w:tcPr>
          <w:p w14:paraId="71EE9A7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57 (75.0%)</w:t>
            </w:r>
          </w:p>
        </w:tc>
        <w:tc>
          <w:tcPr>
            <w:tcW w:w="1890" w:type="dxa"/>
            <w:noWrap/>
            <w:hideMark/>
          </w:tcPr>
          <w:p w14:paraId="69A9683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22 (64.7%)</w:t>
            </w:r>
          </w:p>
        </w:tc>
        <w:tc>
          <w:tcPr>
            <w:tcW w:w="1980" w:type="dxa"/>
            <w:noWrap/>
            <w:hideMark/>
          </w:tcPr>
          <w:p w14:paraId="2310698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92 (80.0%)</w:t>
            </w:r>
          </w:p>
        </w:tc>
        <w:tc>
          <w:tcPr>
            <w:tcW w:w="1890" w:type="dxa"/>
            <w:noWrap/>
            <w:hideMark/>
          </w:tcPr>
          <w:p w14:paraId="47AD9F4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49 (73.1%)</w:t>
            </w:r>
          </w:p>
        </w:tc>
        <w:tc>
          <w:tcPr>
            <w:tcW w:w="1080" w:type="dxa"/>
          </w:tcPr>
          <w:p w14:paraId="55B72916" w14:textId="77777777" w:rsidR="00FF48FF" w:rsidRPr="0055104B" w:rsidRDefault="00FF48FF" w:rsidP="00EE3A65">
            <w:pPr>
              <w:rPr>
                <w:rFonts w:ascii="Arial" w:eastAsia="Times New Roman" w:hAnsi="Arial" w:cs="Arial"/>
                <w:color w:val="000000"/>
              </w:rPr>
            </w:pPr>
          </w:p>
        </w:tc>
      </w:tr>
      <w:tr w:rsidR="0055104B" w:rsidRPr="0055104B" w14:paraId="0D59BA2B" w14:textId="75BF1624" w:rsidTr="0055104B">
        <w:trPr>
          <w:trHeight w:val="300"/>
        </w:trPr>
        <w:tc>
          <w:tcPr>
            <w:tcW w:w="2011" w:type="dxa"/>
            <w:noWrap/>
            <w:hideMark/>
          </w:tcPr>
          <w:p w14:paraId="6C567F6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Ferritin</w:t>
            </w:r>
          </w:p>
        </w:tc>
        <w:tc>
          <w:tcPr>
            <w:tcW w:w="1012" w:type="dxa"/>
            <w:noWrap/>
            <w:hideMark/>
          </w:tcPr>
          <w:p w14:paraId="4D61CF5B" w14:textId="77777777" w:rsidR="00FF48FF" w:rsidRPr="0055104B" w:rsidRDefault="00FF48FF" w:rsidP="00EE3A65">
            <w:pPr>
              <w:rPr>
                <w:rFonts w:ascii="Arial" w:eastAsia="Times New Roman" w:hAnsi="Arial" w:cs="Arial"/>
                <w:color w:val="000000"/>
                <w:kern w:val="0"/>
                <w14:ligatures w14:val="none"/>
              </w:rPr>
            </w:pPr>
          </w:p>
        </w:tc>
        <w:tc>
          <w:tcPr>
            <w:tcW w:w="2102" w:type="dxa"/>
            <w:noWrap/>
            <w:hideMark/>
          </w:tcPr>
          <w:p w14:paraId="3C5CC088"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4D52FF84"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04214A31"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0C27E81C"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72003763" w14:textId="77777777" w:rsidR="00FF48FF" w:rsidRPr="0055104B" w:rsidRDefault="00FF48FF" w:rsidP="00EE3A65">
            <w:pPr>
              <w:rPr>
                <w:rFonts w:ascii="Arial" w:eastAsia="Times New Roman" w:hAnsi="Arial" w:cs="Arial"/>
                <w:kern w:val="0"/>
                <w14:ligatures w14:val="none"/>
              </w:rPr>
            </w:pPr>
          </w:p>
        </w:tc>
        <w:tc>
          <w:tcPr>
            <w:tcW w:w="1080" w:type="dxa"/>
          </w:tcPr>
          <w:p w14:paraId="3EC15E30" w14:textId="5093A682" w:rsidR="00FF48FF" w:rsidRPr="0055104B" w:rsidRDefault="00FF48FF" w:rsidP="00EE3A65">
            <w:pPr>
              <w:rPr>
                <w:rFonts w:ascii="Arial" w:eastAsia="Times New Roman" w:hAnsi="Arial" w:cs="Arial"/>
              </w:rPr>
            </w:pPr>
            <w:r w:rsidRPr="0055104B">
              <w:rPr>
                <w:rFonts w:ascii="Arial" w:eastAsia="Times New Roman" w:hAnsi="Arial" w:cs="Arial"/>
              </w:rPr>
              <w:t>0.636</w:t>
            </w:r>
          </w:p>
        </w:tc>
      </w:tr>
      <w:tr w:rsidR="0055104B" w:rsidRPr="0055104B" w14:paraId="3FD84E4C" w14:textId="67DD881B" w:rsidTr="0055104B">
        <w:trPr>
          <w:trHeight w:val="300"/>
        </w:trPr>
        <w:tc>
          <w:tcPr>
            <w:tcW w:w="2011" w:type="dxa"/>
            <w:noWrap/>
            <w:hideMark/>
          </w:tcPr>
          <w:p w14:paraId="4647B7FF"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lastRenderedPageBreak/>
              <w:t xml:space="preserve">  Mean (SD)</w:t>
            </w:r>
          </w:p>
        </w:tc>
        <w:tc>
          <w:tcPr>
            <w:tcW w:w="1012" w:type="dxa"/>
            <w:noWrap/>
            <w:hideMark/>
          </w:tcPr>
          <w:p w14:paraId="486A8A3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214 (234)</w:t>
            </w:r>
          </w:p>
        </w:tc>
        <w:tc>
          <w:tcPr>
            <w:tcW w:w="2102" w:type="dxa"/>
            <w:noWrap/>
            <w:hideMark/>
          </w:tcPr>
          <w:p w14:paraId="3A44BB3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691 (928)</w:t>
            </w:r>
          </w:p>
        </w:tc>
        <w:tc>
          <w:tcPr>
            <w:tcW w:w="1980" w:type="dxa"/>
            <w:noWrap/>
            <w:hideMark/>
          </w:tcPr>
          <w:p w14:paraId="79CE198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1020 (1190)</w:t>
            </w:r>
          </w:p>
        </w:tc>
        <w:tc>
          <w:tcPr>
            <w:tcW w:w="1890" w:type="dxa"/>
            <w:noWrap/>
            <w:hideMark/>
          </w:tcPr>
          <w:p w14:paraId="72B5F18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1490 (2890)</w:t>
            </w:r>
          </w:p>
        </w:tc>
        <w:tc>
          <w:tcPr>
            <w:tcW w:w="1980" w:type="dxa"/>
            <w:noWrap/>
            <w:hideMark/>
          </w:tcPr>
          <w:p w14:paraId="48FFF61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967 (1170)</w:t>
            </w:r>
          </w:p>
        </w:tc>
        <w:tc>
          <w:tcPr>
            <w:tcW w:w="1890" w:type="dxa"/>
            <w:noWrap/>
            <w:hideMark/>
          </w:tcPr>
          <w:p w14:paraId="1E911B7D"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1310 (2600)</w:t>
            </w:r>
          </w:p>
        </w:tc>
        <w:tc>
          <w:tcPr>
            <w:tcW w:w="1080" w:type="dxa"/>
          </w:tcPr>
          <w:p w14:paraId="38BB6F97" w14:textId="77777777" w:rsidR="00FF48FF" w:rsidRPr="0055104B" w:rsidRDefault="00FF48FF" w:rsidP="00EE3A65">
            <w:pPr>
              <w:rPr>
                <w:rFonts w:ascii="Arial" w:eastAsia="Times New Roman" w:hAnsi="Arial" w:cs="Arial"/>
                <w:color w:val="000000"/>
              </w:rPr>
            </w:pPr>
          </w:p>
        </w:tc>
      </w:tr>
      <w:tr w:rsidR="0055104B" w:rsidRPr="0055104B" w14:paraId="683D6E64" w14:textId="645B5BB2" w:rsidTr="0055104B">
        <w:trPr>
          <w:trHeight w:val="300"/>
        </w:trPr>
        <w:tc>
          <w:tcPr>
            <w:tcW w:w="2011" w:type="dxa"/>
            <w:noWrap/>
            <w:hideMark/>
          </w:tcPr>
          <w:p w14:paraId="684082D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012" w:type="dxa"/>
            <w:noWrap/>
            <w:hideMark/>
          </w:tcPr>
          <w:p w14:paraId="0DE7512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169 [27.0, 607]</w:t>
            </w:r>
          </w:p>
        </w:tc>
        <w:tc>
          <w:tcPr>
            <w:tcW w:w="2102" w:type="dxa"/>
            <w:noWrap/>
            <w:hideMark/>
          </w:tcPr>
          <w:p w14:paraId="7E21657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283 [16.1, 2880]</w:t>
            </w:r>
          </w:p>
        </w:tc>
        <w:tc>
          <w:tcPr>
            <w:tcW w:w="1980" w:type="dxa"/>
            <w:noWrap/>
            <w:hideMark/>
          </w:tcPr>
          <w:p w14:paraId="623D67D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541 [18.7, 5750]</w:t>
            </w:r>
          </w:p>
        </w:tc>
        <w:tc>
          <w:tcPr>
            <w:tcW w:w="1890" w:type="dxa"/>
            <w:noWrap/>
            <w:hideMark/>
          </w:tcPr>
          <w:p w14:paraId="68C530D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305 [116, 12700]</w:t>
            </w:r>
          </w:p>
        </w:tc>
        <w:tc>
          <w:tcPr>
            <w:tcW w:w="1980" w:type="dxa"/>
            <w:noWrap/>
            <w:hideMark/>
          </w:tcPr>
          <w:p w14:paraId="6FEEA4F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516 [18.7, 5750]</w:t>
            </w:r>
          </w:p>
        </w:tc>
        <w:tc>
          <w:tcPr>
            <w:tcW w:w="1890" w:type="dxa"/>
            <w:noWrap/>
            <w:hideMark/>
          </w:tcPr>
          <w:p w14:paraId="313C0FF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297 [16.1, 12700]</w:t>
            </w:r>
          </w:p>
        </w:tc>
        <w:tc>
          <w:tcPr>
            <w:tcW w:w="1080" w:type="dxa"/>
          </w:tcPr>
          <w:p w14:paraId="1FD99774" w14:textId="77777777" w:rsidR="00FF48FF" w:rsidRPr="0055104B" w:rsidRDefault="00FF48FF" w:rsidP="00EE3A65">
            <w:pPr>
              <w:rPr>
                <w:rFonts w:ascii="Arial" w:eastAsia="Times New Roman" w:hAnsi="Arial" w:cs="Arial"/>
                <w:color w:val="000000"/>
              </w:rPr>
            </w:pPr>
          </w:p>
        </w:tc>
      </w:tr>
      <w:tr w:rsidR="0055104B" w:rsidRPr="0055104B" w14:paraId="49C4E3C8" w14:textId="0D4D1478" w:rsidTr="0055104B">
        <w:trPr>
          <w:trHeight w:val="300"/>
        </w:trPr>
        <w:tc>
          <w:tcPr>
            <w:tcW w:w="2011" w:type="dxa"/>
            <w:noWrap/>
            <w:hideMark/>
          </w:tcPr>
          <w:p w14:paraId="17C0CF3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012" w:type="dxa"/>
            <w:noWrap/>
            <w:hideMark/>
          </w:tcPr>
          <w:p w14:paraId="5ADB39FD"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34 (87.2%)</w:t>
            </w:r>
          </w:p>
        </w:tc>
        <w:tc>
          <w:tcPr>
            <w:tcW w:w="2102" w:type="dxa"/>
            <w:noWrap/>
            <w:hideMark/>
          </w:tcPr>
          <w:p w14:paraId="274C8F2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24 (72.7%)</w:t>
            </w:r>
          </w:p>
        </w:tc>
        <w:tc>
          <w:tcPr>
            <w:tcW w:w="1980" w:type="dxa"/>
            <w:noWrap/>
            <w:hideMark/>
          </w:tcPr>
          <w:p w14:paraId="3F1CA8C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6 (7.9%)</w:t>
            </w:r>
          </w:p>
        </w:tc>
        <w:tc>
          <w:tcPr>
            <w:tcW w:w="1890" w:type="dxa"/>
            <w:noWrap/>
            <w:hideMark/>
          </w:tcPr>
          <w:p w14:paraId="4982C8EF"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 (5.9%)</w:t>
            </w:r>
          </w:p>
        </w:tc>
        <w:tc>
          <w:tcPr>
            <w:tcW w:w="1980" w:type="dxa"/>
            <w:noWrap/>
            <w:hideMark/>
          </w:tcPr>
          <w:p w14:paraId="396343F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40 (34.8%)</w:t>
            </w:r>
          </w:p>
        </w:tc>
        <w:tc>
          <w:tcPr>
            <w:tcW w:w="1890" w:type="dxa"/>
            <w:noWrap/>
            <w:hideMark/>
          </w:tcPr>
          <w:p w14:paraId="3033AEC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26 (38.8%)</w:t>
            </w:r>
          </w:p>
        </w:tc>
        <w:tc>
          <w:tcPr>
            <w:tcW w:w="1080" w:type="dxa"/>
          </w:tcPr>
          <w:p w14:paraId="6117037A" w14:textId="77777777" w:rsidR="00FF48FF" w:rsidRPr="0055104B" w:rsidRDefault="00FF48FF" w:rsidP="00EE3A65">
            <w:pPr>
              <w:rPr>
                <w:rFonts w:ascii="Arial" w:eastAsia="Times New Roman" w:hAnsi="Arial" w:cs="Arial"/>
                <w:color w:val="000000"/>
              </w:rPr>
            </w:pPr>
          </w:p>
        </w:tc>
      </w:tr>
      <w:tr w:rsidR="0055104B" w:rsidRPr="0055104B" w14:paraId="52B91A19" w14:textId="2BA4A75C" w:rsidTr="0055104B">
        <w:trPr>
          <w:trHeight w:val="300"/>
        </w:trPr>
        <w:tc>
          <w:tcPr>
            <w:tcW w:w="2011" w:type="dxa"/>
            <w:noWrap/>
            <w:hideMark/>
          </w:tcPr>
          <w:p w14:paraId="2163412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LDH</w:t>
            </w:r>
          </w:p>
        </w:tc>
        <w:tc>
          <w:tcPr>
            <w:tcW w:w="1012" w:type="dxa"/>
            <w:noWrap/>
            <w:hideMark/>
          </w:tcPr>
          <w:p w14:paraId="77C84D29" w14:textId="77777777" w:rsidR="00FF48FF" w:rsidRPr="0055104B" w:rsidRDefault="00FF48FF" w:rsidP="00EE3A65">
            <w:pPr>
              <w:rPr>
                <w:rFonts w:ascii="Arial" w:eastAsia="Times New Roman" w:hAnsi="Arial" w:cs="Arial"/>
                <w:color w:val="000000"/>
                <w:kern w:val="0"/>
                <w14:ligatures w14:val="none"/>
              </w:rPr>
            </w:pPr>
          </w:p>
        </w:tc>
        <w:tc>
          <w:tcPr>
            <w:tcW w:w="2102" w:type="dxa"/>
            <w:noWrap/>
            <w:hideMark/>
          </w:tcPr>
          <w:p w14:paraId="5A451AB9"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281F1CBA"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4C9DC62A"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5BC814BE"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25D0B4E9" w14:textId="77777777" w:rsidR="00FF48FF" w:rsidRPr="0055104B" w:rsidRDefault="00FF48FF" w:rsidP="00EE3A65">
            <w:pPr>
              <w:rPr>
                <w:rFonts w:ascii="Arial" w:eastAsia="Times New Roman" w:hAnsi="Arial" w:cs="Arial"/>
                <w:kern w:val="0"/>
                <w14:ligatures w14:val="none"/>
              </w:rPr>
            </w:pPr>
          </w:p>
        </w:tc>
        <w:tc>
          <w:tcPr>
            <w:tcW w:w="1080" w:type="dxa"/>
          </w:tcPr>
          <w:p w14:paraId="66B53C33" w14:textId="7B715D62" w:rsidR="00FF48FF" w:rsidRPr="0055104B" w:rsidRDefault="00FF48FF" w:rsidP="00EE3A65">
            <w:pPr>
              <w:rPr>
                <w:rFonts w:ascii="Arial" w:eastAsia="Times New Roman" w:hAnsi="Arial" w:cs="Arial"/>
              </w:rPr>
            </w:pPr>
            <w:r w:rsidRPr="0055104B">
              <w:rPr>
                <w:rFonts w:ascii="Arial" w:eastAsia="Times New Roman" w:hAnsi="Arial" w:cs="Arial"/>
              </w:rPr>
              <w:t>0.139</w:t>
            </w:r>
          </w:p>
        </w:tc>
      </w:tr>
      <w:tr w:rsidR="0055104B" w:rsidRPr="0055104B" w14:paraId="0015813B" w14:textId="073D9A0C" w:rsidTr="0055104B">
        <w:trPr>
          <w:trHeight w:val="300"/>
        </w:trPr>
        <w:tc>
          <w:tcPr>
            <w:tcW w:w="2011" w:type="dxa"/>
            <w:noWrap/>
            <w:hideMark/>
          </w:tcPr>
          <w:p w14:paraId="222B078D"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012" w:type="dxa"/>
            <w:noWrap/>
            <w:hideMark/>
          </w:tcPr>
          <w:p w14:paraId="67CD773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485 (404)</w:t>
            </w:r>
          </w:p>
        </w:tc>
        <w:tc>
          <w:tcPr>
            <w:tcW w:w="2102" w:type="dxa"/>
            <w:noWrap/>
            <w:hideMark/>
          </w:tcPr>
          <w:p w14:paraId="5063BF1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298 (100)</w:t>
            </w:r>
          </w:p>
        </w:tc>
        <w:tc>
          <w:tcPr>
            <w:tcW w:w="1980" w:type="dxa"/>
            <w:noWrap/>
            <w:hideMark/>
          </w:tcPr>
          <w:p w14:paraId="1DA6B91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340 (170)</w:t>
            </w:r>
          </w:p>
        </w:tc>
        <w:tc>
          <w:tcPr>
            <w:tcW w:w="1890" w:type="dxa"/>
            <w:noWrap/>
            <w:hideMark/>
          </w:tcPr>
          <w:p w14:paraId="201751C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326 (160)</w:t>
            </w:r>
          </w:p>
        </w:tc>
        <w:tc>
          <w:tcPr>
            <w:tcW w:w="1980" w:type="dxa"/>
            <w:noWrap/>
            <w:hideMark/>
          </w:tcPr>
          <w:p w14:paraId="39A89EB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348 (187)</w:t>
            </w:r>
          </w:p>
        </w:tc>
        <w:tc>
          <w:tcPr>
            <w:tcW w:w="1890" w:type="dxa"/>
            <w:noWrap/>
            <w:hideMark/>
          </w:tcPr>
          <w:p w14:paraId="14DD125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323 (153)</w:t>
            </w:r>
          </w:p>
        </w:tc>
        <w:tc>
          <w:tcPr>
            <w:tcW w:w="1080" w:type="dxa"/>
          </w:tcPr>
          <w:p w14:paraId="614B6878" w14:textId="77777777" w:rsidR="00FF48FF" w:rsidRPr="0055104B" w:rsidRDefault="00FF48FF" w:rsidP="00EE3A65">
            <w:pPr>
              <w:rPr>
                <w:rFonts w:ascii="Arial" w:eastAsia="Times New Roman" w:hAnsi="Arial" w:cs="Arial"/>
                <w:color w:val="000000"/>
              </w:rPr>
            </w:pPr>
          </w:p>
        </w:tc>
      </w:tr>
      <w:tr w:rsidR="0055104B" w:rsidRPr="0055104B" w14:paraId="02FF54B9" w14:textId="6CB47B6E" w:rsidTr="0055104B">
        <w:trPr>
          <w:trHeight w:val="300"/>
        </w:trPr>
        <w:tc>
          <w:tcPr>
            <w:tcW w:w="2011" w:type="dxa"/>
            <w:noWrap/>
            <w:hideMark/>
          </w:tcPr>
          <w:p w14:paraId="540B5DF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012" w:type="dxa"/>
            <w:noWrap/>
            <w:hideMark/>
          </w:tcPr>
          <w:p w14:paraId="531FD88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325 [209, 1080]</w:t>
            </w:r>
          </w:p>
        </w:tc>
        <w:tc>
          <w:tcPr>
            <w:tcW w:w="2102" w:type="dxa"/>
            <w:noWrap/>
            <w:hideMark/>
          </w:tcPr>
          <w:p w14:paraId="07C231FF"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268 [219, 438]</w:t>
            </w:r>
          </w:p>
        </w:tc>
        <w:tc>
          <w:tcPr>
            <w:tcW w:w="1980" w:type="dxa"/>
            <w:noWrap/>
            <w:hideMark/>
          </w:tcPr>
          <w:p w14:paraId="4004C8A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293 [148, 890]</w:t>
            </w:r>
          </w:p>
        </w:tc>
        <w:tc>
          <w:tcPr>
            <w:tcW w:w="1890" w:type="dxa"/>
            <w:noWrap/>
            <w:hideMark/>
          </w:tcPr>
          <w:p w14:paraId="129246F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286 [142, 824]</w:t>
            </w:r>
          </w:p>
        </w:tc>
        <w:tc>
          <w:tcPr>
            <w:tcW w:w="1980" w:type="dxa"/>
            <w:noWrap/>
            <w:hideMark/>
          </w:tcPr>
          <w:p w14:paraId="10B8861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293 [148, 1080]</w:t>
            </w:r>
          </w:p>
        </w:tc>
        <w:tc>
          <w:tcPr>
            <w:tcW w:w="1890" w:type="dxa"/>
            <w:noWrap/>
            <w:hideMark/>
          </w:tcPr>
          <w:p w14:paraId="11FBC69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286 [142, 824]</w:t>
            </w:r>
          </w:p>
        </w:tc>
        <w:tc>
          <w:tcPr>
            <w:tcW w:w="1080" w:type="dxa"/>
          </w:tcPr>
          <w:p w14:paraId="62F02F48" w14:textId="77777777" w:rsidR="00FF48FF" w:rsidRPr="0055104B" w:rsidRDefault="00FF48FF" w:rsidP="00EE3A65">
            <w:pPr>
              <w:rPr>
                <w:rFonts w:ascii="Arial" w:eastAsia="Times New Roman" w:hAnsi="Arial" w:cs="Arial"/>
                <w:color w:val="000000"/>
              </w:rPr>
            </w:pPr>
          </w:p>
        </w:tc>
      </w:tr>
      <w:tr w:rsidR="0055104B" w:rsidRPr="0055104B" w14:paraId="5E39A4B6" w14:textId="0426F25C" w:rsidTr="0055104B">
        <w:trPr>
          <w:trHeight w:val="300"/>
        </w:trPr>
        <w:tc>
          <w:tcPr>
            <w:tcW w:w="2011" w:type="dxa"/>
            <w:noWrap/>
            <w:hideMark/>
          </w:tcPr>
          <w:p w14:paraId="1861EEF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012" w:type="dxa"/>
            <w:noWrap/>
            <w:hideMark/>
          </w:tcPr>
          <w:p w14:paraId="00191E3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35 (89.7%)</w:t>
            </w:r>
          </w:p>
        </w:tc>
        <w:tc>
          <w:tcPr>
            <w:tcW w:w="2102" w:type="dxa"/>
            <w:noWrap/>
            <w:hideMark/>
          </w:tcPr>
          <w:p w14:paraId="5EA94CC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29 (87.9%)</w:t>
            </w:r>
          </w:p>
        </w:tc>
        <w:tc>
          <w:tcPr>
            <w:tcW w:w="1980" w:type="dxa"/>
            <w:noWrap/>
            <w:hideMark/>
          </w:tcPr>
          <w:p w14:paraId="1FF3EAA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6 (7.9%)</w:t>
            </w:r>
          </w:p>
        </w:tc>
        <w:tc>
          <w:tcPr>
            <w:tcW w:w="1890" w:type="dxa"/>
            <w:noWrap/>
            <w:hideMark/>
          </w:tcPr>
          <w:p w14:paraId="6B7DE72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 (8.8%)</w:t>
            </w:r>
          </w:p>
        </w:tc>
        <w:tc>
          <w:tcPr>
            <w:tcW w:w="1980" w:type="dxa"/>
            <w:noWrap/>
            <w:hideMark/>
          </w:tcPr>
          <w:p w14:paraId="58199EE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41 (35.7%)</w:t>
            </w:r>
          </w:p>
        </w:tc>
        <w:tc>
          <w:tcPr>
            <w:tcW w:w="1890" w:type="dxa"/>
            <w:noWrap/>
            <w:hideMark/>
          </w:tcPr>
          <w:p w14:paraId="69F1042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32 (47.8%)</w:t>
            </w:r>
          </w:p>
        </w:tc>
        <w:tc>
          <w:tcPr>
            <w:tcW w:w="1080" w:type="dxa"/>
          </w:tcPr>
          <w:p w14:paraId="652C57AF" w14:textId="77777777" w:rsidR="00FF48FF" w:rsidRPr="0055104B" w:rsidRDefault="00FF48FF" w:rsidP="00EE3A65">
            <w:pPr>
              <w:rPr>
                <w:rFonts w:ascii="Arial" w:eastAsia="Times New Roman" w:hAnsi="Arial" w:cs="Arial"/>
                <w:color w:val="000000"/>
              </w:rPr>
            </w:pPr>
          </w:p>
        </w:tc>
      </w:tr>
      <w:tr w:rsidR="0055104B" w:rsidRPr="0055104B" w14:paraId="4A6147CF" w14:textId="7A7D5514" w:rsidTr="0055104B">
        <w:trPr>
          <w:trHeight w:val="300"/>
        </w:trPr>
        <w:tc>
          <w:tcPr>
            <w:tcW w:w="2011" w:type="dxa"/>
            <w:noWrap/>
            <w:hideMark/>
          </w:tcPr>
          <w:p w14:paraId="6470B1B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Lactic Acid</w:t>
            </w:r>
          </w:p>
        </w:tc>
        <w:tc>
          <w:tcPr>
            <w:tcW w:w="1012" w:type="dxa"/>
            <w:noWrap/>
            <w:hideMark/>
          </w:tcPr>
          <w:p w14:paraId="525E538E" w14:textId="77777777" w:rsidR="00FF48FF" w:rsidRPr="0055104B" w:rsidRDefault="00FF48FF" w:rsidP="00EE3A65">
            <w:pPr>
              <w:rPr>
                <w:rFonts w:ascii="Arial" w:eastAsia="Times New Roman" w:hAnsi="Arial" w:cs="Arial"/>
                <w:color w:val="000000"/>
                <w:kern w:val="0"/>
                <w14:ligatures w14:val="none"/>
              </w:rPr>
            </w:pPr>
          </w:p>
        </w:tc>
        <w:tc>
          <w:tcPr>
            <w:tcW w:w="2102" w:type="dxa"/>
            <w:noWrap/>
            <w:hideMark/>
          </w:tcPr>
          <w:p w14:paraId="07B85085"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44F5C14D"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23058FA6"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2764A3A1"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5AE62689" w14:textId="77777777" w:rsidR="00FF48FF" w:rsidRPr="0055104B" w:rsidRDefault="00FF48FF" w:rsidP="00EE3A65">
            <w:pPr>
              <w:rPr>
                <w:rFonts w:ascii="Arial" w:eastAsia="Times New Roman" w:hAnsi="Arial" w:cs="Arial"/>
                <w:kern w:val="0"/>
                <w14:ligatures w14:val="none"/>
              </w:rPr>
            </w:pPr>
          </w:p>
        </w:tc>
        <w:tc>
          <w:tcPr>
            <w:tcW w:w="1080" w:type="dxa"/>
          </w:tcPr>
          <w:p w14:paraId="3535D24F" w14:textId="5A7EA14C" w:rsidR="00FF48FF" w:rsidRPr="0055104B" w:rsidRDefault="00FF48FF" w:rsidP="00EE3A65">
            <w:pPr>
              <w:rPr>
                <w:rFonts w:ascii="Arial" w:eastAsia="Times New Roman" w:hAnsi="Arial" w:cs="Arial"/>
              </w:rPr>
            </w:pPr>
            <w:r w:rsidRPr="0055104B">
              <w:rPr>
                <w:rFonts w:ascii="Arial" w:eastAsia="Times New Roman" w:hAnsi="Arial" w:cs="Arial"/>
              </w:rPr>
              <w:t>0.969</w:t>
            </w:r>
          </w:p>
        </w:tc>
      </w:tr>
      <w:tr w:rsidR="0055104B" w:rsidRPr="0055104B" w14:paraId="6A5FE6A3" w14:textId="07B5FB8E" w:rsidTr="0055104B">
        <w:trPr>
          <w:trHeight w:val="300"/>
        </w:trPr>
        <w:tc>
          <w:tcPr>
            <w:tcW w:w="2011" w:type="dxa"/>
            <w:noWrap/>
            <w:hideMark/>
          </w:tcPr>
          <w:p w14:paraId="110CBB9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012" w:type="dxa"/>
            <w:noWrap/>
            <w:hideMark/>
          </w:tcPr>
          <w:p w14:paraId="3084B50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1.99 (1.76)</w:t>
            </w:r>
          </w:p>
        </w:tc>
        <w:tc>
          <w:tcPr>
            <w:tcW w:w="2102" w:type="dxa"/>
            <w:noWrap/>
            <w:hideMark/>
          </w:tcPr>
          <w:p w14:paraId="6E223B2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2.26 (1.77)</w:t>
            </w:r>
          </w:p>
        </w:tc>
        <w:tc>
          <w:tcPr>
            <w:tcW w:w="1980" w:type="dxa"/>
            <w:noWrap/>
            <w:hideMark/>
          </w:tcPr>
          <w:p w14:paraId="3243AD3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5.86 (21.4)</w:t>
            </w:r>
          </w:p>
        </w:tc>
        <w:tc>
          <w:tcPr>
            <w:tcW w:w="1890" w:type="dxa"/>
            <w:noWrap/>
            <w:hideMark/>
          </w:tcPr>
          <w:p w14:paraId="695A035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9.33 (30.8)</w:t>
            </w:r>
          </w:p>
        </w:tc>
        <w:tc>
          <w:tcPr>
            <w:tcW w:w="1980" w:type="dxa"/>
            <w:noWrap/>
            <w:hideMark/>
          </w:tcPr>
          <w:p w14:paraId="3D3FA01D"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4.79 (18.2)</w:t>
            </w:r>
          </w:p>
        </w:tc>
        <w:tc>
          <w:tcPr>
            <w:tcW w:w="1890" w:type="dxa"/>
            <w:noWrap/>
            <w:hideMark/>
          </w:tcPr>
          <w:p w14:paraId="4CEE3B2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6.30 (23.4)</w:t>
            </w:r>
          </w:p>
        </w:tc>
        <w:tc>
          <w:tcPr>
            <w:tcW w:w="1080" w:type="dxa"/>
          </w:tcPr>
          <w:p w14:paraId="6B803812" w14:textId="77777777" w:rsidR="00FF48FF" w:rsidRPr="0055104B" w:rsidRDefault="00FF48FF" w:rsidP="00EE3A65">
            <w:pPr>
              <w:rPr>
                <w:rFonts w:ascii="Arial" w:eastAsia="Times New Roman" w:hAnsi="Arial" w:cs="Arial"/>
                <w:color w:val="000000"/>
              </w:rPr>
            </w:pPr>
          </w:p>
        </w:tc>
      </w:tr>
      <w:tr w:rsidR="0055104B" w:rsidRPr="0055104B" w14:paraId="1CCC2F3B" w14:textId="647C03B3" w:rsidTr="0055104B">
        <w:trPr>
          <w:trHeight w:val="300"/>
        </w:trPr>
        <w:tc>
          <w:tcPr>
            <w:tcW w:w="2011" w:type="dxa"/>
            <w:noWrap/>
            <w:hideMark/>
          </w:tcPr>
          <w:p w14:paraId="7C1FE02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012" w:type="dxa"/>
            <w:noWrap/>
            <w:hideMark/>
          </w:tcPr>
          <w:p w14:paraId="6DE6B89D"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1.70 [0.700, 8.50]</w:t>
            </w:r>
          </w:p>
        </w:tc>
        <w:tc>
          <w:tcPr>
            <w:tcW w:w="2102" w:type="dxa"/>
            <w:noWrap/>
            <w:hideMark/>
          </w:tcPr>
          <w:p w14:paraId="474562D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1.65 [1.00, 7.50]</w:t>
            </w:r>
          </w:p>
        </w:tc>
        <w:tc>
          <w:tcPr>
            <w:tcW w:w="1980" w:type="dxa"/>
            <w:noWrap/>
            <w:hideMark/>
          </w:tcPr>
          <w:p w14:paraId="4BED72B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1.30 [0.700, 118]</w:t>
            </w:r>
          </w:p>
        </w:tc>
        <w:tc>
          <w:tcPr>
            <w:tcW w:w="1890" w:type="dxa"/>
            <w:noWrap/>
            <w:hideMark/>
          </w:tcPr>
          <w:p w14:paraId="6F56176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1.60 [0.800, 150]</w:t>
            </w:r>
          </w:p>
        </w:tc>
        <w:tc>
          <w:tcPr>
            <w:tcW w:w="1980" w:type="dxa"/>
            <w:noWrap/>
            <w:hideMark/>
          </w:tcPr>
          <w:p w14:paraId="54CC336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1.40 [0.700, 118]</w:t>
            </w:r>
          </w:p>
        </w:tc>
        <w:tc>
          <w:tcPr>
            <w:tcW w:w="1890" w:type="dxa"/>
            <w:noWrap/>
            <w:hideMark/>
          </w:tcPr>
          <w:p w14:paraId="38DD4C7D"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1.60 [0.800, 150]</w:t>
            </w:r>
          </w:p>
        </w:tc>
        <w:tc>
          <w:tcPr>
            <w:tcW w:w="1080" w:type="dxa"/>
          </w:tcPr>
          <w:p w14:paraId="04A6D1A8" w14:textId="77777777" w:rsidR="00FF48FF" w:rsidRPr="0055104B" w:rsidRDefault="00FF48FF" w:rsidP="00EE3A65">
            <w:pPr>
              <w:rPr>
                <w:rFonts w:ascii="Arial" w:eastAsia="Times New Roman" w:hAnsi="Arial" w:cs="Arial"/>
                <w:color w:val="000000"/>
              </w:rPr>
            </w:pPr>
          </w:p>
        </w:tc>
      </w:tr>
      <w:tr w:rsidR="0055104B" w:rsidRPr="0055104B" w14:paraId="21778136" w14:textId="6D48243E" w:rsidTr="0055104B">
        <w:trPr>
          <w:trHeight w:val="300"/>
        </w:trPr>
        <w:tc>
          <w:tcPr>
            <w:tcW w:w="2011" w:type="dxa"/>
            <w:noWrap/>
            <w:hideMark/>
          </w:tcPr>
          <w:p w14:paraId="603C996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012" w:type="dxa"/>
            <w:noWrap/>
            <w:hideMark/>
          </w:tcPr>
          <w:p w14:paraId="0FD64D1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21 (53.8%)</w:t>
            </w:r>
          </w:p>
        </w:tc>
        <w:tc>
          <w:tcPr>
            <w:tcW w:w="2102" w:type="dxa"/>
            <w:noWrap/>
            <w:hideMark/>
          </w:tcPr>
          <w:p w14:paraId="2B57BC6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15 (45.5%)</w:t>
            </w:r>
          </w:p>
        </w:tc>
        <w:tc>
          <w:tcPr>
            <w:tcW w:w="1980" w:type="dxa"/>
            <w:noWrap/>
            <w:hideMark/>
          </w:tcPr>
          <w:p w14:paraId="5FE28CF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29 (38.2%)</w:t>
            </w:r>
          </w:p>
        </w:tc>
        <w:tc>
          <w:tcPr>
            <w:tcW w:w="1890" w:type="dxa"/>
            <w:noWrap/>
            <w:hideMark/>
          </w:tcPr>
          <w:p w14:paraId="11477EC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10 (29.4%)</w:t>
            </w:r>
          </w:p>
        </w:tc>
        <w:tc>
          <w:tcPr>
            <w:tcW w:w="1980" w:type="dxa"/>
            <w:noWrap/>
            <w:hideMark/>
          </w:tcPr>
          <w:p w14:paraId="7ED7935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50 (43.5%)</w:t>
            </w:r>
          </w:p>
        </w:tc>
        <w:tc>
          <w:tcPr>
            <w:tcW w:w="1890" w:type="dxa"/>
            <w:noWrap/>
            <w:hideMark/>
          </w:tcPr>
          <w:p w14:paraId="2F3BBAB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25 (37.3%)</w:t>
            </w:r>
          </w:p>
        </w:tc>
        <w:tc>
          <w:tcPr>
            <w:tcW w:w="1080" w:type="dxa"/>
          </w:tcPr>
          <w:p w14:paraId="03A354D7" w14:textId="77777777" w:rsidR="00FF48FF" w:rsidRPr="0055104B" w:rsidRDefault="00FF48FF" w:rsidP="00EE3A65">
            <w:pPr>
              <w:rPr>
                <w:rFonts w:ascii="Arial" w:eastAsia="Times New Roman" w:hAnsi="Arial" w:cs="Arial"/>
                <w:color w:val="000000"/>
              </w:rPr>
            </w:pPr>
          </w:p>
        </w:tc>
      </w:tr>
      <w:tr w:rsidR="0055104B" w:rsidRPr="0055104B" w14:paraId="5E555BEC" w14:textId="109A745D" w:rsidTr="0055104B">
        <w:trPr>
          <w:trHeight w:val="300"/>
        </w:trPr>
        <w:tc>
          <w:tcPr>
            <w:tcW w:w="2011" w:type="dxa"/>
            <w:noWrap/>
            <w:hideMark/>
          </w:tcPr>
          <w:p w14:paraId="00A4AFF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Procalcitonin</w:t>
            </w:r>
          </w:p>
        </w:tc>
        <w:tc>
          <w:tcPr>
            <w:tcW w:w="1012" w:type="dxa"/>
            <w:noWrap/>
            <w:hideMark/>
          </w:tcPr>
          <w:p w14:paraId="48FF44D0" w14:textId="77777777" w:rsidR="00FF48FF" w:rsidRPr="0055104B" w:rsidRDefault="00FF48FF" w:rsidP="00EE3A65">
            <w:pPr>
              <w:rPr>
                <w:rFonts w:ascii="Arial" w:eastAsia="Times New Roman" w:hAnsi="Arial" w:cs="Arial"/>
                <w:color w:val="000000"/>
                <w:kern w:val="0"/>
                <w14:ligatures w14:val="none"/>
              </w:rPr>
            </w:pPr>
          </w:p>
        </w:tc>
        <w:tc>
          <w:tcPr>
            <w:tcW w:w="2102" w:type="dxa"/>
            <w:noWrap/>
            <w:hideMark/>
          </w:tcPr>
          <w:p w14:paraId="03FFAE3E"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02CC34D4"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6F13543F"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5393EDAC"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6D11C8E8" w14:textId="77777777" w:rsidR="00FF48FF" w:rsidRPr="0055104B" w:rsidRDefault="00FF48FF" w:rsidP="00EE3A65">
            <w:pPr>
              <w:rPr>
                <w:rFonts w:ascii="Arial" w:eastAsia="Times New Roman" w:hAnsi="Arial" w:cs="Arial"/>
                <w:kern w:val="0"/>
                <w14:ligatures w14:val="none"/>
              </w:rPr>
            </w:pPr>
          </w:p>
        </w:tc>
        <w:tc>
          <w:tcPr>
            <w:tcW w:w="1080" w:type="dxa"/>
          </w:tcPr>
          <w:p w14:paraId="106EBE0C" w14:textId="7C27782F" w:rsidR="00FF48FF" w:rsidRPr="0055104B" w:rsidRDefault="00FF48FF" w:rsidP="00EE3A65">
            <w:pPr>
              <w:rPr>
                <w:rFonts w:ascii="Arial" w:eastAsia="Times New Roman" w:hAnsi="Arial" w:cs="Arial"/>
              </w:rPr>
            </w:pPr>
            <w:r w:rsidRPr="0055104B">
              <w:rPr>
                <w:rFonts w:ascii="Arial" w:eastAsia="Times New Roman" w:hAnsi="Arial" w:cs="Arial"/>
              </w:rPr>
              <w:t>0.254</w:t>
            </w:r>
          </w:p>
        </w:tc>
      </w:tr>
      <w:tr w:rsidR="0055104B" w:rsidRPr="0055104B" w14:paraId="1E5596F0" w14:textId="7E91EEF7" w:rsidTr="0055104B">
        <w:trPr>
          <w:trHeight w:val="300"/>
        </w:trPr>
        <w:tc>
          <w:tcPr>
            <w:tcW w:w="2011" w:type="dxa"/>
            <w:noWrap/>
            <w:hideMark/>
          </w:tcPr>
          <w:p w14:paraId="0BB45F7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012" w:type="dxa"/>
            <w:noWrap/>
            <w:hideMark/>
          </w:tcPr>
          <w:p w14:paraId="21BE9C2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0.944 (2.00)</w:t>
            </w:r>
          </w:p>
        </w:tc>
        <w:tc>
          <w:tcPr>
            <w:tcW w:w="2102" w:type="dxa"/>
            <w:noWrap/>
            <w:hideMark/>
          </w:tcPr>
          <w:p w14:paraId="2878D0F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3.04 (5.76)</w:t>
            </w:r>
          </w:p>
        </w:tc>
        <w:tc>
          <w:tcPr>
            <w:tcW w:w="1980" w:type="dxa"/>
            <w:noWrap/>
            <w:hideMark/>
          </w:tcPr>
          <w:p w14:paraId="3DF677C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0.932 (4.02)</w:t>
            </w:r>
          </w:p>
        </w:tc>
        <w:tc>
          <w:tcPr>
            <w:tcW w:w="1890" w:type="dxa"/>
            <w:noWrap/>
            <w:hideMark/>
          </w:tcPr>
          <w:p w14:paraId="335E603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0.430 (0.953)</w:t>
            </w:r>
          </w:p>
        </w:tc>
        <w:tc>
          <w:tcPr>
            <w:tcW w:w="1980" w:type="dxa"/>
            <w:noWrap/>
            <w:hideMark/>
          </w:tcPr>
          <w:p w14:paraId="469E040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0.933 (3.84)</w:t>
            </w:r>
          </w:p>
        </w:tc>
        <w:tc>
          <w:tcPr>
            <w:tcW w:w="1890" w:type="dxa"/>
            <w:noWrap/>
            <w:hideMark/>
          </w:tcPr>
          <w:p w14:paraId="370D8FE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1.25 (3.46)</w:t>
            </w:r>
          </w:p>
        </w:tc>
        <w:tc>
          <w:tcPr>
            <w:tcW w:w="1080" w:type="dxa"/>
          </w:tcPr>
          <w:p w14:paraId="3F897703" w14:textId="77777777" w:rsidR="00FF48FF" w:rsidRPr="0055104B" w:rsidRDefault="00FF48FF" w:rsidP="00EE3A65">
            <w:pPr>
              <w:rPr>
                <w:rFonts w:ascii="Arial" w:eastAsia="Times New Roman" w:hAnsi="Arial" w:cs="Arial"/>
                <w:color w:val="000000"/>
              </w:rPr>
            </w:pPr>
          </w:p>
        </w:tc>
      </w:tr>
      <w:tr w:rsidR="0055104B" w:rsidRPr="0055104B" w14:paraId="7E0BF1F8" w14:textId="2E7C1D5D" w:rsidTr="0055104B">
        <w:trPr>
          <w:trHeight w:val="300"/>
        </w:trPr>
        <w:tc>
          <w:tcPr>
            <w:tcW w:w="2011" w:type="dxa"/>
            <w:noWrap/>
            <w:hideMark/>
          </w:tcPr>
          <w:p w14:paraId="548C33C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012" w:type="dxa"/>
            <w:noWrap/>
            <w:hideMark/>
          </w:tcPr>
          <w:p w14:paraId="21AA404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0.157 [0.0340, 5.02]</w:t>
            </w:r>
          </w:p>
        </w:tc>
        <w:tc>
          <w:tcPr>
            <w:tcW w:w="2102" w:type="dxa"/>
            <w:noWrap/>
            <w:hideMark/>
          </w:tcPr>
          <w:p w14:paraId="1B71342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0.474 [0.0510, 18.9]</w:t>
            </w:r>
          </w:p>
        </w:tc>
        <w:tc>
          <w:tcPr>
            <w:tcW w:w="1980" w:type="dxa"/>
            <w:noWrap/>
            <w:hideMark/>
          </w:tcPr>
          <w:p w14:paraId="60EB34E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0.130 [0.0400, 27.7]</w:t>
            </w:r>
          </w:p>
        </w:tc>
        <w:tc>
          <w:tcPr>
            <w:tcW w:w="1890" w:type="dxa"/>
            <w:noWrap/>
            <w:hideMark/>
          </w:tcPr>
          <w:p w14:paraId="3A5A6A1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0.160 [0.0300, 4.65]</w:t>
            </w:r>
          </w:p>
        </w:tc>
        <w:tc>
          <w:tcPr>
            <w:tcW w:w="1980" w:type="dxa"/>
            <w:noWrap/>
            <w:hideMark/>
          </w:tcPr>
          <w:p w14:paraId="39A5208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0.130 [0.0340, 27.7]</w:t>
            </w:r>
          </w:p>
        </w:tc>
        <w:tc>
          <w:tcPr>
            <w:tcW w:w="1890" w:type="dxa"/>
            <w:noWrap/>
            <w:hideMark/>
          </w:tcPr>
          <w:p w14:paraId="0EDE37B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0.190 [0.0300, 18.9]</w:t>
            </w:r>
          </w:p>
        </w:tc>
        <w:tc>
          <w:tcPr>
            <w:tcW w:w="1080" w:type="dxa"/>
          </w:tcPr>
          <w:p w14:paraId="6A7F346D" w14:textId="77777777" w:rsidR="00FF48FF" w:rsidRPr="0055104B" w:rsidRDefault="00FF48FF" w:rsidP="00EE3A65">
            <w:pPr>
              <w:rPr>
                <w:rFonts w:ascii="Arial" w:eastAsia="Times New Roman" w:hAnsi="Arial" w:cs="Arial"/>
                <w:color w:val="000000"/>
              </w:rPr>
            </w:pPr>
          </w:p>
        </w:tc>
      </w:tr>
      <w:tr w:rsidR="0055104B" w:rsidRPr="0055104B" w14:paraId="43F3C563" w14:textId="4BF49703" w:rsidTr="0055104B">
        <w:trPr>
          <w:trHeight w:val="300"/>
        </w:trPr>
        <w:tc>
          <w:tcPr>
            <w:tcW w:w="2011" w:type="dxa"/>
            <w:noWrap/>
            <w:hideMark/>
          </w:tcPr>
          <w:p w14:paraId="2B4EA16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012" w:type="dxa"/>
            <w:noWrap/>
            <w:hideMark/>
          </w:tcPr>
          <w:p w14:paraId="0293562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33 (84.6%)</w:t>
            </w:r>
          </w:p>
        </w:tc>
        <w:tc>
          <w:tcPr>
            <w:tcW w:w="2102" w:type="dxa"/>
            <w:noWrap/>
            <w:hideMark/>
          </w:tcPr>
          <w:p w14:paraId="695BAB5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21 (63.6%)</w:t>
            </w:r>
          </w:p>
        </w:tc>
        <w:tc>
          <w:tcPr>
            <w:tcW w:w="1980" w:type="dxa"/>
            <w:noWrap/>
            <w:hideMark/>
          </w:tcPr>
          <w:p w14:paraId="7CC91EC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27 (35.5%)</w:t>
            </w:r>
          </w:p>
        </w:tc>
        <w:tc>
          <w:tcPr>
            <w:tcW w:w="1890" w:type="dxa"/>
            <w:noWrap/>
            <w:hideMark/>
          </w:tcPr>
          <w:p w14:paraId="4AAE473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8 (23.5%)</w:t>
            </w:r>
          </w:p>
        </w:tc>
        <w:tc>
          <w:tcPr>
            <w:tcW w:w="1980" w:type="dxa"/>
            <w:noWrap/>
            <w:hideMark/>
          </w:tcPr>
          <w:p w14:paraId="1AEE756D"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60 (52.2%)</w:t>
            </w:r>
          </w:p>
        </w:tc>
        <w:tc>
          <w:tcPr>
            <w:tcW w:w="1890" w:type="dxa"/>
            <w:noWrap/>
            <w:hideMark/>
          </w:tcPr>
          <w:p w14:paraId="491BA0C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29 (43.3%)</w:t>
            </w:r>
          </w:p>
        </w:tc>
        <w:tc>
          <w:tcPr>
            <w:tcW w:w="1080" w:type="dxa"/>
          </w:tcPr>
          <w:p w14:paraId="0152199F" w14:textId="77777777" w:rsidR="00FF48FF" w:rsidRPr="0055104B" w:rsidRDefault="00FF48FF" w:rsidP="00EE3A65">
            <w:pPr>
              <w:rPr>
                <w:rFonts w:ascii="Arial" w:eastAsia="Times New Roman" w:hAnsi="Arial" w:cs="Arial"/>
                <w:color w:val="000000"/>
              </w:rPr>
            </w:pPr>
          </w:p>
        </w:tc>
      </w:tr>
      <w:tr w:rsidR="0055104B" w:rsidRPr="0055104B" w14:paraId="2C2A4EE9" w14:textId="273427FC" w:rsidTr="0055104B">
        <w:trPr>
          <w:trHeight w:val="300"/>
        </w:trPr>
        <w:tc>
          <w:tcPr>
            <w:tcW w:w="2011" w:type="dxa"/>
            <w:noWrap/>
            <w:hideMark/>
          </w:tcPr>
          <w:p w14:paraId="79E851A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Plasma glucose</w:t>
            </w:r>
          </w:p>
        </w:tc>
        <w:tc>
          <w:tcPr>
            <w:tcW w:w="1012" w:type="dxa"/>
            <w:noWrap/>
            <w:hideMark/>
          </w:tcPr>
          <w:p w14:paraId="6091B368" w14:textId="77777777" w:rsidR="00FF48FF" w:rsidRPr="0055104B" w:rsidRDefault="00FF48FF" w:rsidP="00EE3A65">
            <w:pPr>
              <w:rPr>
                <w:rFonts w:ascii="Arial" w:eastAsia="Times New Roman" w:hAnsi="Arial" w:cs="Arial"/>
                <w:color w:val="000000"/>
                <w:kern w:val="0"/>
                <w14:ligatures w14:val="none"/>
              </w:rPr>
            </w:pPr>
          </w:p>
        </w:tc>
        <w:tc>
          <w:tcPr>
            <w:tcW w:w="2102" w:type="dxa"/>
            <w:noWrap/>
            <w:hideMark/>
          </w:tcPr>
          <w:p w14:paraId="509C9617"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2236CD1E"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2B67CCCB"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482859DE"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4F0C767C" w14:textId="77777777" w:rsidR="00FF48FF" w:rsidRPr="0055104B" w:rsidRDefault="00FF48FF" w:rsidP="00EE3A65">
            <w:pPr>
              <w:rPr>
                <w:rFonts w:ascii="Arial" w:eastAsia="Times New Roman" w:hAnsi="Arial" w:cs="Arial"/>
                <w:kern w:val="0"/>
                <w14:ligatures w14:val="none"/>
              </w:rPr>
            </w:pPr>
          </w:p>
        </w:tc>
        <w:tc>
          <w:tcPr>
            <w:tcW w:w="1080" w:type="dxa"/>
          </w:tcPr>
          <w:p w14:paraId="16EEC6BE" w14:textId="202D2CA3" w:rsidR="00FF48FF" w:rsidRPr="0055104B" w:rsidRDefault="00FF48FF" w:rsidP="00EE3A65">
            <w:pPr>
              <w:rPr>
                <w:rFonts w:ascii="Arial" w:eastAsia="Times New Roman" w:hAnsi="Arial" w:cs="Arial"/>
              </w:rPr>
            </w:pPr>
            <w:r w:rsidRPr="0055104B">
              <w:rPr>
                <w:rFonts w:ascii="Arial" w:eastAsia="Times New Roman" w:hAnsi="Arial" w:cs="Arial"/>
              </w:rPr>
              <w:t>&lt;0.001</w:t>
            </w:r>
          </w:p>
        </w:tc>
      </w:tr>
      <w:tr w:rsidR="0055104B" w:rsidRPr="0055104B" w14:paraId="2F3BE3BB" w14:textId="5A6E9912" w:rsidTr="0055104B">
        <w:trPr>
          <w:trHeight w:val="300"/>
        </w:trPr>
        <w:tc>
          <w:tcPr>
            <w:tcW w:w="2011" w:type="dxa"/>
            <w:noWrap/>
            <w:hideMark/>
          </w:tcPr>
          <w:p w14:paraId="6E220EA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012" w:type="dxa"/>
            <w:noWrap/>
            <w:hideMark/>
          </w:tcPr>
          <w:p w14:paraId="2B98AD2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122 (34.9)</w:t>
            </w:r>
          </w:p>
        </w:tc>
        <w:tc>
          <w:tcPr>
            <w:tcW w:w="2102" w:type="dxa"/>
            <w:noWrap/>
            <w:hideMark/>
          </w:tcPr>
          <w:p w14:paraId="1B37898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226 (107)</w:t>
            </w:r>
          </w:p>
        </w:tc>
        <w:tc>
          <w:tcPr>
            <w:tcW w:w="1980" w:type="dxa"/>
            <w:noWrap/>
            <w:hideMark/>
          </w:tcPr>
          <w:p w14:paraId="3CA31FF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118 (26.1)</w:t>
            </w:r>
          </w:p>
        </w:tc>
        <w:tc>
          <w:tcPr>
            <w:tcW w:w="1890" w:type="dxa"/>
            <w:noWrap/>
            <w:hideMark/>
          </w:tcPr>
          <w:p w14:paraId="590EE5A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204 (96.2)</w:t>
            </w:r>
          </w:p>
        </w:tc>
        <w:tc>
          <w:tcPr>
            <w:tcW w:w="1980" w:type="dxa"/>
            <w:noWrap/>
            <w:hideMark/>
          </w:tcPr>
          <w:p w14:paraId="2B8C3E9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120 (29.3)</w:t>
            </w:r>
          </w:p>
        </w:tc>
        <w:tc>
          <w:tcPr>
            <w:tcW w:w="1890" w:type="dxa"/>
            <w:noWrap/>
            <w:hideMark/>
          </w:tcPr>
          <w:p w14:paraId="3E49C5F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215 (101)</w:t>
            </w:r>
          </w:p>
        </w:tc>
        <w:tc>
          <w:tcPr>
            <w:tcW w:w="1080" w:type="dxa"/>
          </w:tcPr>
          <w:p w14:paraId="5FF33A67" w14:textId="77777777" w:rsidR="00FF48FF" w:rsidRPr="0055104B" w:rsidRDefault="00FF48FF" w:rsidP="00EE3A65">
            <w:pPr>
              <w:rPr>
                <w:rFonts w:ascii="Arial" w:eastAsia="Times New Roman" w:hAnsi="Arial" w:cs="Arial"/>
                <w:color w:val="000000"/>
              </w:rPr>
            </w:pPr>
          </w:p>
        </w:tc>
      </w:tr>
      <w:tr w:rsidR="0055104B" w:rsidRPr="0055104B" w14:paraId="66AE26DE" w14:textId="04844E39" w:rsidTr="0055104B">
        <w:trPr>
          <w:trHeight w:val="300"/>
        </w:trPr>
        <w:tc>
          <w:tcPr>
            <w:tcW w:w="2011" w:type="dxa"/>
            <w:noWrap/>
            <w:hideMark/>
          </w:tcPr>
          <w:p w14:paraId="279C385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012" w:type="dxa"/>
            <w:noWrap/>
            <w:hideMark/>
          </w:tcPr>
          <w:p w14:paraId="2F2AB01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110 [82.0, 215]</w:t>
            </w:r>
          </w:p>
        </w:tc>
        <w:tc>
          <w:tcPr>
            <w:tcW w:w="2102" w:type="dxa"/>
            <w:noWrap/>
            <w:hideMark/>
          </w:tcPr>
          <w:p w14:paraId="13B2ECB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198 [97.0, 515]</w:t>
            </w:r>
          </w:p>
        </w:tc>
        <w:tc>
          <w:tcPr>
            <w:tcW w:w="1980" w:type="dxa"/>
            <w:noWrap/>
            <w:hideMark/>
          </w:tcPr>
          <w:p w14:paraId="52306B2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112 [84.0, 257]</w:t>
            </w:r>
          </w:p>
        </w:tc>
        <w:tc>
          <w:tcPr>
            <w:tcW w:w="1890" w:type="dxa"/>
            <w:noWrap/>
            <w:hideMark/>
          </w:tcPr>
          <w:p w14:paraId="268B408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173 [111, 498]</w:t>
            </w:r>
          </w:p>
        </w:tc>
        <w:tc>
          <w:tcPr>
            <w:tcW w:w="1980" w:type="dxa"/>
            <w:noWrap/>
            <w:hideMark/>
          </w:tcPr>
          <w:p w14:paraId="4737964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112 [82.0, 257]</w:t>
            </w:r>
          </w:p>
        </w:tc>
        <w:tc>
          <w:tcPr>
            <w:tcW w:w="1890" w:type="dxa"/>
            <w:noWrap/>
            <w:hideMark/>
          </w:tcPr>
          <w:p w14:paraId="3A8DA2DF"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189 [97.0, 515]</w:t>
            </w:r>
          </w:p>
        </w:tc>
        <w:tc>
          <w:tcPr>
            <w:tcW w:w="1080" w:type="dxa"/>
          </w:tcPr>
          <w:p w14:paraId="62B99322" w14:textId="77777777" w:rsidR="00FF48FF" w:rsidRPr="0055104B" w:rsidRDefault="00FF48FF" w:rsidP="00EE3A65">
            <w:pPr>
              <w:rPr>
                <w:rFonts w:ascii="Arial" w:eastAsia="Times New Roman" w:hAnsi="Arial" w:cs="Arial"/>
                <w:color w:val="000000"/>
              </w:rPr>
            </w:pPr>
          </w:p>
        </w:tc>
      </w:tr>
      <w:tr w:rsidR="0055104B" w:rsidRPr="0055104B" w14:paraId="3C5A0F10" w14:textId="682275AD" w:rsidTr="0055104B">
        <w:trPr>
          <w:trHeight w:val="300"/>
        </w:trPr>
        <w:tc>
          <w:tcPr>
            <w:tcW w:w="2011" w:type="dxa"/>
            <w:noWrap/>
            <w:hideMark/>
          </w:tcPr>
          <w:p w14:paraId="4215F50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012" w:type="dxa"/>
            <w:noWrap/>
            <w:hideMark/>
          </w:tcPr>
          <w:p w14:paraId="5F65FA5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2102" w:type="dxa"/>
            <w:noWrap/>
            <w:hideMark/>
          </w:tcPr>
          <w:p w14:paraId="6641AB8D"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 (3.0%)</w:t>
            </w:r>
          </w:p>
        </w:tc>
        <w:tc>
          <w:tcPr>
            <w:tcW w:w="1980" w:type="dxa"/>
            <w:noWrap/>
            <w:hideMark/>
          </w:tcPr>
          <w:p w14:paraId="005F392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 (1.3%)</w:t>
            </w:r>
          </w:p>
        </w:tc>
        <w:tc>
          <w:tcPr>
            <w:tcW w:w="1890" w:type="dxa"/>
            <w:noWrap/>
            <w:hideMark/>
          </w:tcPr>
          <w:p w14:paraId="602093D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 (2.9%)</w:t>
            </w:r>
          </w:p>
        </w:tc>
        <w:tc>
          <w:tcPr>
            <w:tcW w:w="1980" w:type="dxa"/>
            <w:noWrap/>
            <w:hideMark/>
          </w:tcPr>
          <w:p w14:paraId="5CD37C1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 (0.9%)</w:t>
            </w:r>
          </w:p>
        </w:tc>
        <w:tc>
          <w:tcPr>
            <w:tcW w:w="1890" w:type="dxa"/>
            <w:noWrap/>
            <w:hideMark/>
          </w:tcPr>
          <w:p w14:paraId="384B507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 (3.0%)</w:t>
            </w:r>
          </w:p>
        </w:tc>
        <w:tc>
          <w:tcPr>
            <w:tcW w:w="1080" w:type="dxa"/>
          </w:tcPr>
          <w:p w14:paraId="0D096AE8" w14:textId="77777777" w:rsidR="00FF48FF" w:rsidRPr="0055104B" w:rsidRDefault="00FF48FF" w:rsidP="00EE3A65">
            <w:pPr>
              <w:rPr>
                <w:rFonts w:ascii="Arial" w:eastAsia="Times New Roman" w:hAnsi="Arial" w:cs="Arial"/>
                <w:color w:val="000000"/>
              </w:rPr>
            </w:pPr>
          </w:p>
        </w:tc>
      </w:tr>
      <w:tr w:rsidR="0055104B" w:rsidRPr="0055104B" w14:paraId="09CBEBCC" w14:textId="3B886157" w:rsidTr="0055104B">
        <w:trPr>
          <w:trHeight w:val="300"/>
        </w:trPr>
        <w:tc>
          <w:tcPr>
            <w:tcW w:w="2011" w:type="dxa"/>
            <w:noWrap/>
            <w:hideMark/>
          </w:tcPr>
          <w:p w14:paraId="6600B6FF"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lastRenderedPageBreak/>
              <w:t>Serum creatinine</w:t>
            </w:r>
          </w:p>
        </w:tc>
        <w:tc>
          <w:tcPr>
            <w:tcW w:w="1012" w:type="dxa"/>
            <w:noWrap/>
            <w:hideMark/>
          </w:tcPr>
          <w:p w14:paraId="44793AD7" w14:textId="77777777" w:rsidR="00FF48FF" w:rsidRPr="0055104B" w:rsidRDefault="00FF48FF" w:rsidP="00EE3A65">
            <w:pPr>
              <w:rPr>
                <w:rFonts w:ascii="Arial" w:eastAsia="Times New Roman" w:hAnsi="Arial" w:cs="Arial"/>
                <w:color w:val="000000"/>
                <w:kern w:val="0"/>
                <w14:ligatures w14:val="none"/>
              </w:rPr>
            </w:pPr>
          </w:p>
        </w:tc>
        <w:tc>
          <w:tcPr>
            <w:tcW w:w="2102" w:type="dxa"/>
            <w:noWrap/>
            <w:hideMark/>
          </w:tcPr>
          <w:p w14:paraId="79D31AA6"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32B25CA0"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7F982596"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0AE6E5EE"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570F8771" w14:textId="77777777" w:rsidR="00FF48FF" w:rsidRPr="0055104B" w:rsidRDefault="00FF48FF" w:rsidP="00EE3A65">
            <w:pPr>
              <w:rPr>
                <w:rFonts w:ascii="Arial" w:eastAsia="Times New Roman" w:hAnsi="Arial" w:cs="Arial"/>
                <w:kern w:val="0"/>
                <w14:ligatures w14:val="none"/>
              </w:rPr>
            </w:pPr>
          </w:p>
        </w:tc>
        <w:tc>
          <w:tcPr>
            <w:tcW w:w="1080" w:type="dxa"/>
          </w:tcPr>
          <w:p w14:paraId="7A0B0CCF" w14:textId="32B3942B" w:rsidR="00FF48FF" w:rsidRPr="0055104B" w:rsidRDefault="00FF48FF" w:rsidP="00EE3A65">
            <w:pPr>
              <w:rPr>
                <w:rFonts w:ascii="Arial" w:eastAsia="Times New Roman" w:hAnsi="Arial" w:cs="Arial"/>
              </w:rPr>
            </w:pPr>
            <w:r w:rsidRPr="0055104B">
              <w:rPr>
                <w:rFonts w:ascii="Arial" w:eastAsia="Times New Roman" w:hAnsi="Arial" w:cs="Arial"/>
              </w:rPr>
              <w:t>0.866</w:t>
            </w:r>
          </w:p>
        </w:tc>
      </w:tr>
      <w:tr w:rsidR="0055104B" w:rsidRPr="0055104B" w14:paraId="3AAA97B1" w14:textId="1F99D8B4" w:rsidTr="0055104B">
        <w:trPr>
          <w:trHeight w:val="300"/>
        </w:trPr>
        <w:tc>
          <w:tcPr>
            <w:tcW w:w="2011" w:type="dxa"/>
            <w:noWrap/>
            <w:hideMark/>
          </w:tcPr>
          <w:p w14:paraId="6F219A3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012" w:type="dxa"/>
            <w:noWrap/>
            <w:hideMark/>
          </w:tcPr>
          <w:p w14:paraId="7727320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1.15 (0.892)</w:t>
            </w:r>
          </w:p>
        </w:tc>
        <w:tc>
          <w:tcPr>
            <w:tcW w:w="2102" w:type="dxa"/>
            <w:noWrap/>
            <w:hideMark/>
          </w:tcPr>
          <w:p w14:paraId="35B66FBD"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1.41 (0.945)</w:t>
            </w:r>
          </w:p>
        </w:tc>
        <w:tc>
          <w:tcPr>
            <w:tcW w:w="1980" w:type="dxa"/>
            <w:noWrap/>
            <w:hideMark/>
          </w:tcPr>
          <w:p w14:paraId="32E966A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2.39 (9.78)</w:t>
            </w:r>
          </w:p>
        </w:tc>
        <w:tc>
          <w:tcPr>
            <w:tcW w:w="1890" w:type="dxa"/>
            <w:noWrap/>
            <w:hideMark/>
          </w:tcPr>
          <w:p w14:paraId="3F12CE1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1.96 (3.22)</w:t>
            </w:r>
          </w:p>
        </w:tc>
        <w:tc>
          <w:tcPr>
            <w:tcW w:w="1980" w:type="dxa"/>
            <w:noWrap/>
            <w:hideMark/>
          </w:tcPr>
          <w:p w14:paraId="4F79D4A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1.96 (7.95)</w:t>
            </w:r>
          </w:p>
        </w:tc>
        <w:tc>
          <w:tcPr>
            <w:tcW w:w="1890" w:type="dxa"/>
            <w:noWrap/>
            <w:hideMark/>
          </w:tcPr>
          <w:p w14:paraId="0FE0B5C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1.69 (2.39)</w:t>
            </w:r>
          </w:p>
        </w:tc>
        <w:tc>
          <w:tcPr>
            <w:tcW w:w="1080" w:type="dxa"/>
          </w:tcPr>
          <w:p w14:paraId="6C1B3F3D" w14:textId="77777777" w:rsidR="00FF48FF" w:rsidRPr="0055104B" w:rsidRDefault="00FF48FF" w:rsidP="00EE3A65">
            <w:pPr>
              <w:rPr>
                <w:rFonts w:ascii="Arial" w:eastAsia="Times New Roman" w:hAnsi="Arial" w:cs="Arial"/>
                <w:color w:val="000000"/>
              </w:rPr>
            </w:pPr>
          </w:p>
        </w:tc>
      </w:tr>
      <w:tr w:rsidR="0055104B" w:rsidRPr="0055104B" w14:paraId="3F8A442D" w14:textId="7B706B1F" w:rsidTr="0055104B">
        <w:trPr>
          <w:trHeight w:val="300"/>
        </w:trPr>
        <w:tc>
          <w:tcPr>
            <w:tcW w:w="2011" w:type="dxa"/>
            <w:noWrap/>
            <w:hideMark/>
          </w:tcPr>
          <w:p w14:paraId="3D8A399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012" w:type="dxa"/>
            <w:noWrap/>
            <w:hideMark/>
          </w:tcPr>
          <w:p w14:paraId="7ACF487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0.843 [0.429, 5.06]</w:t>
            </w:r>
          </w:p>
        </w:tc>
        <w:tc>
          <w:tcPr>
            <w:tcW w:w="2102" w:type="dxa"/>
            <w:noWrap/>
            <w:hideMark/>
          </w:tcPr>
          <w:p w14:paraId="7D1BE06F"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1.07 [0.484, 3.84]</w:t>
            </w:r>
          </w:p>
        </w:tc>
        <w:tc>
          <w:tcPr>
            <w:tcW w:w="1980" w:type="dxa"/>
            <w:noWrap/>
            <w:hideMark/>
          </w:tcPr>
          <w:p w14:paraId="317DEF0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0.850 [0.290, 82.0]</w:t>
            </w:r>
          </w:p>
        </w:tc>
        <w:tc>
          <w:tcPr>
            <w:tcW w:w="1890" w:type="dxa"/>
            <w:noWrap/>
            <w:hideMark/>
          </w:tcPr>
          <w:p w14:paraId="4748686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0.860 [0.500, 18.0]</w:t>
            </w:r>
          </w:p>
        </w:tc>
        <w:tc>
          <w:tcPr>
            <w:tcW w:w="1980" w:type="dxa"/>
            <w:noWrap/>
            <w:hideMark/>
          </w:tcPr>
          <w:p w14:paraId="3FDA882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0.850 [0.290, 82.0]</w:t>
            </w:r>
          </w:p>
        </w:tc>
        <w:tc>
          <w:tcPr>
            <w:tcW w:w="1890" w:type="dxa"/>
            <w:noWrap/>
            <w:hideMark/>
          </w:tcPr>
          <w:p w14:paraId="3DA6B56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0.960 [0.484, 18.0]</w:t>
            </w:r>
          </w:p>
        </w:tc>
        <w:tc>
          <w:tcPr>
            <w:tcW w:w="1080" w:type="dxa"/>
          </w:tcPr>
          <w:p w14:paraId="22CA8F7B" w14:textId="77777777" w:rsidR="00FF48FF" w:rsidRPr="0055104B" w:rsidRDefault="00FF48FF" w:rsidP="00EE3A65">
            <w:pPr>
              <w:rPr>
                <w:rFonts w:ascii="Arial" w:eastAsia="Times New Roman" w:hAnsi="Arial" w:cs="Arial"/>
                <w:color w:val="000000"/>
              </w:rPr>
            </w:pPr>
          </w:p>
        </w:tc>
      </w:tr>
      <w:tr w:rsidR="0055104B" w:rsidRPr="0055104B" w14:paraId="7BF6C9A6" w14:textId="3F12AB83" w:rsidTr="0055104B">
        <w:trPr>
          <w:trHeight w:val="300"/>
        </w:trPr>
        <w:tc>
          <w:tcPr>
            <w:tcW w:w="2011" w:type="dxa"/>
            <w:noWrap/>
            <w:hideMark/>
          </w:tcPr>
          <w:p w14:paraId="366653A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012" w:type="dxa"/>
            <w:noWrap/>
            <w:hideMark/>
          </w:tcPr>
          <w:p w14:paraId="0EA5122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2102" w:type="dxa"/>
            <w:noWrap/>
            <w:hideMark/>
          </w:tcPr>
          <w:p w14:paraId="6DB72BA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 (3.0%)</w:t>
            </w:r>
          </w:p>
        </w:tc>
        <w:tc>
          <w:tcPr>
            <w:tcW w:w="1980" w:type="dxa"/>
            <w:noWrap/>
            <w:hideMark/>
          </w:tcPr>
          <w:p w14:paraId="27118CD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 (1.3%)</w:t>
            </w:r>
          </w:p>
        </w:tc>
        <w:tc>
          <w:tcPr>
            <w:tcW w:w="1890" w:type="dxa"/>
            <w:noWrap/>
            <w:hideMark/>
          </w:tcPr>
          <w:p w14:paraId="6753F2C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 (2.9%)</w:t>
            </w:r>
          </w:p>
        </w:tc>
        <w:tc>
          <w:tcPr>
            <w:tcW w:w="1980" w:type="dxa"/>
            <w:noWrap/>
            <w:hideMark/>
          </w:tcPr>
          <w:p w14:paraId="1A95E01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 (0.9%)</w:t>
            </w:r>
          </w:p>
        </w:tc>
        <w:tc>
          <w:tcPr>
            <w:tcW w:w="1890" w:type="dxa"/>
            <w:noWrap/>
            <w:hideMark/>
          </w:tcPr>
          <w:p w14:paraId="02C2886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 (3.0%)</w:t>
            </w:r>
          </w:p>
        </w:tc>
        <w:tc>
          <w:tcPr>
            <w:tcW w:w="1080" w:type="dxa"/>
          </w:tcPr>
          <w:p w14:paraId="4A4AA07F" w14:textId="77777777" w:rsidR="00FF48FF" w:rsidRPr="0055104B" w:rsidRDefault="00FF48FF" w:rsidP="00EE3A65">
            <w:pPr>
              <w:rPr>
                <w:rFonts w:ascii="Arial" w:eastAsia="Times New Roman" w:hAnsi="Arial" w:cs="Arial"/>
                <w:color w:val="000000"/>
              </w:rPr>
            </w:pPr>
          </w:p>
        </w:tc>
      </w:tr>
    </w:tbl>
    <w:p w14:paraId="0021E96C" w14:textId="06AB5613" w:rsidR="0064728B" w:rsidRPr="0055104B" w:rsidRDefault="0064728B" w:rsidP="00D837DC">
      <w:pPr>
        <w:jc w:val="both"/>
        <w:rPr>
          <w:rFonts w:ascii="Arial" w:hAnsi="Arial" w:cs="Arial"/>
        </w:rPr>
      </w:pPr>
    </w:p>
    <w:p w14:paraId="7611DBC2" w14:textId="77777777" w:rsidR="0064728B" w:rsidRPr="0055104B" w:rsidRDefault="0064728B">
      <w:pPr>
        <w:rPr>
          <w:rFonts w:ascii="Arial" w:hAnsi="Arial" w:cs="Arial"/>
        </w:rPr>
      </w:pPr>
      <w:r w:rsidRPr="0055104B">
        <w:rPr>
          <w:rFonts w:ascii="Arial" w:hAnsi="Arial" w:cs="Arial"/>
        </w:rPr>
        <w:br w:type="page"/>
      </w:r>
    </w:p>
    <w:p w14:paraId="77A4C1CA" w14:textId="77777777" w:rsidR="0053206A" w:rsidRPr="0055104B" w:rsidRDefault="0053206A" w:rsidP="00D837DC">
      <w:pPr>
        <w:jc w:val="both"/>
        <w:rPr>
          <w:rFonts w:ascii="Arial" w:hAnsi="Arial" w:cs="Arial"/>
        </w:rPr>
      </w:pPr>
    </w:p>
    <w:tbl>
      <w:tblPr>
        <w:tblStyle w:val="GridTable1Light"/>
        <w:tblW w:w="12865" w:type="dxa"/>
        <w:tblLook w:val="0620" w:firstRow="1" w:lastRow="0" w:firstColumn="0" w:lastColumn="0" w:noHBand="1" w:noVBand="1"/>
      </w:tblPr>
      <w:tblGrid>
        <w:gridCol w:w="2161"/>
        <w:gridCol w:w="1614"/>
        <w:gridCol w:w="1530"/>
        <w:gridCol w:w="1710"/>
        <w:gridCol w:w="1530"/>
        <w:gridCol w:w="1620"/>
        <w:gridCol w:w="1620"/>
        <w:gridCol w:w="1080"/>
      </w:tblGrid>
      <w:tr w:rsidR="00105CB5" w:rsidRPr="0055104B" w14:paraId="5202456E" w14:textId="3EE64FCC" w:rsidTr="0055104B">
        <w:trPr>
          <w:cnfStyle w:val="100000000000" w:firstRow="1" w:lastRow="0" w:firstColumn="0" w:lastColumn="0" w:oddVBand="0" w:evenVBand="0" w:oddHBand="0" w:evenHBand="0" w:firstRowFirstColumn="0" w:firstRowLastColumn="0" w:lastRowFirstColumn="0" w:lastRowLastColumn="0"/>
          <w:trHeight w:val="300"/>
        </w:trPr>
        <w:tc>
          <w:tcPr>
            <w:tcW w:w="12865" w:type="dxa"/>
            <w:gridSpan w:val="8"/>
            <w:noWrap/>
          </w:tcPr>
          <w:p w14:paraId="4933B41C" w14:textId="54DFB11D" w:rsidR="00105CB5" w:rsidRPr="0055104B" w:rsidRDefault="00105CB5" w:rsidP="00EE3A65">
            <w:pPr>
              <w:rPr>
                <w:rFonts w:ascii="Arial" w:eastAsia="Times New Roman" w:hAnsi="Arial" w:cs="Arial"/>
                <w:color w:val="000000"/>
              </w:rPr>
            </w:pPr>
            <w:r w:rsidRPr="0055104B">
              <w:rPr>
                <w:rFonts w:ascii="Arial" w:eastAsia="Times New Roman" w:hAnsi="Arial" w:cs="Arial"/>
                <w:color w:val="000000"/>
              </w:rPr>
              <w:t>Table 3.  Comparison of medication usage between patient with and without COVID-19 and diabetes</w:t>
            </w:r>
          </w:p>
        </w:tc>
      </w:tr>
      <w:tr w:rsidR="00105CB5" w:rsidRPr="0055104B" w14:paraId="101C87B0" w14:textId="5B8B5C91" w:rsidTr="0055104B">
        <w:trPr>
          <w:trHeight w:val="300"/>
        </w:trPr>
        <w:tc>
          <w:tcPr>
            <w:tcW w:w="2161" w:type="dxa"/>
            <w:vMerge w:val="restart"/>
            <w:noWrap/>
          </w:tcPr>
          <w:p w14:paraId="3C2E8153" w14:textId="77777777" w:rsidR="00105CB5" w:rsidRPr="0055104B" w:rsidRDefault="00105CB5" w:rsidP="00EE3A65">
            <w:pPr>
              <w:jc w:val="center"/>
              <w:rPr>
                <w:rFonts w:ascii="Arial" w:eastAsia="Times New Roman" w:hAnsi="Arial" w:cs="Arial"/>
                <w:color w:val="000000"/>
                <w:kern w:val="0"/>
                <w14:ligatures w14:val="none"/>
              </w:rPr>
            </w:pPr>
          </w:p>
        </w:tc>
        <w:tc>
          <w:tcPr>
            <w:tcW w:w="3144" w:type="dxa"/>
            <w:gridSpan w:val="2"/>
            <w:noWrap/>
            <w:hideMark/>
          </w:tcPr>
          <w:p w14:paraId="5F242A5D"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No Covid</w:t>
            </w:r>
          </w:p>
        </w:tc>
        <w:tc>
          <w:tcPr>
            <w:tcW w:w="3240" w:type="dxa"/>
            <w:gridSpan w:val="2"/>
            <w:noWrap/>
            <w:hideMark/>
          </w:tcPr>
          <w:p w14:paraId="097A0A21"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COVID</w:t>
            </w:r>
          </w:p>
        </w:tc>
        <w:tc>
          <w:tcPr>
            <w:tcW w:w="3240" w:type="dxa"/>
            <w:gridSpan w:val="2"/>
            <w:noWrap/>
            <w:hideMark/>
          </w:tcPr>
          <w:p w14:paraId="29E34D63"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Overall</w:t>
            </w:r>
          </w:p>
        </w:tc>
        <w:tc>
          <w:tcPr>
            <w:tcW w:w="1080" w:type="dxa"/>
            <w:vMerge w:val="restart"/>
          </w:tcPr>
          <w:p w14:paraId="00FC8E40" w14:textId="04F859F2" w:rsidR="00105CB5" w:rsidRPr="0055104B" w:rsidRDefault="00105CB5" w:rsidP="00EE3A65">
            <w:pPr>
              <w:jc w:val="center"/>
              <w:rPr>
                <w:rFonts w:ascii="Arial" w:eastAsia="Times New Roman" w:hAnsi="Arial" w:cs="Arial"/>
                <w:b/>
                <w:bCs/>
                <w:color w:val="000000"/>
              </w:rPr>
            </w:pPr>
            <w:r w:rsidRPr="0055104B">
              <w:rPr>
                <w:rFonts w:ascii="Arial" w:eastAsia="Times New Roman" w:hAnsi="Arial" w:cs="Arial"/>
                <w:color w:val="000000"/>
              </w:rPr>
              <w:t>p-Value</w:t>
            </w:r>
          </w:p>
        </w:tc>
      </w:tr>
      <w:tr w:rsidR="00105CB5" w:rsidRPr="0055104B" w14:paraId="54FA1D9A" w14:textId="4AAEEA79" w:rsidTr="0055104B">
        <w:trPr>
          <w:trHeight w:val="300"/>
        </w:trPr>
        <w:tc>
          <w:tcPr>
            <w:tcW w:w="2161" w:type="dxa"/>
            <w:vMerge/>
            <w:noWrap/>
            <w:hideMark/>
          </w:tcPr>
          <w:p w14:paraId="318E31AC" w14:textId="77777777" w:rsidR="00105CB5" w:rsidRPr="0055104B" w:rsidRDefault="00105CB5" w:rsidP="00EE3A65">
            <w:pPr>
              <w:jc w:val="center"/>
              <w:rPr>
                <w:rFonts w:ascii="Arial" w:eastAsia="Times New Roman" w:hAnsi="Arial" w:cs="Arial"/>
                <w:color w:val="000000"/>
                <w:kern w:val="0"/>
                <w14:ligatures w14:val="none"/>
              </w:rPr>
            </w:pPr>
          </w:p>
        </w:tc>
        <w:tc>
          <w:tcPr>
            <w:tcW w:w="1614" w:type="dxa"/>
            <w:noWrap/>
            <w:hideMark/>
          </w:tcPr>
          <w:p w14:paraId="371458F2"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No DM</w:t>
            </w:r>
          </w:p>
          <w:p w14:paraId="22A4FE01"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(N=39)</w:t>
            </w:r>
          </w:p>
        </w:tc>
        <w:tc>
          <w:tcPr>
            <w:tcW w:w="1530" w:type="dxa"/>
            <w:noWrap/>
            <w:hideMark/>
          </w:tcPr>
          <w:p w14:paraId="2EB127C8"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Any DM</w:t>
            </w:r>
          </w:p>
          <w:p w14:paraId="5D4FFF11"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(N=33)</w:t>
            </w:r>
          </w:p>
        </w:tc>
        <w:tc>
          <w:tcPr>
            <w:tcW w:w="1710" w:type="dxa"/>
            <w:noWrap/>
            <w:hideMark/>
          </w:tcPr>
          <w:p w14:paraId="60F92017"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No DM</w:t>
            </w:r>
          </w:p>
          <w:p w14:paraId="5051084B"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(N=76)</w:t>
            </w:r>
          </w:p>
        </w:tc>
        <w:tc>
          <w:tcPr>
            <w:tcW w:w="1530" w:type="dxa"/>
            <w:noWrap/>
            <w:hideMark/>
          </w:tcPr>
          <w:p w14:paraId="4FB7FB57"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Any DM</w:t>
            </w:r>
          </w:p>
          <w:p w14:paraId="60320721"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(N=34)</w:t>
            </w:r>
          </w:p>
        </w:tc>
        <w:tc>
          <w:tcPr>
            <w:tcW w:w="1620" w:type="dxa"/>
            <w:noWrap/>
            <w:hideMark/>
          </w:tcPr>
          <w:p w14:paraId="7A48649C"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No DM</w:t>
            </w:r>
          </w:p>
          <w:p w14:paraId="4648BCE4"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(N=115)</w:t>
            </w:r>
          </w:p>
        </w:tc>
        <w:tc>
          <w:tcPr>
            <w:tcW w:w="1620" w:type="dxa"/>
            <w:noWrap/>
            <w:hideMark/>
          </w:tcPr>
          <w:p w14:paraId="6F83595B"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Any DM</w:t>
            </w:r>
          </w:p>
          <w:p w14:paraId="1D07F2CB"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(N=67)</w:t>
            </w:r>
          </w:p>
        </w:tc>
        <w:tc>
          <w:tcPr>
            <w:tcW w:w="1080" w:type="dxa"/>
            <w:vMerge/>
          </w:tcPr>
          <w:p w14:paraId="6CC5F5C2" w14:textId="77777777" w:rsidR="00105CB5" w:rsidRPr="0055104B" w:rsidRDefault="00105CB5" w:rsidP="00EE3A65">
            <w:pPr>
              <w:jc w:val="center"/>
              <w:rPr>
                <w:rFonts w:ascii="Arial" w:eastAsia="Times New Roman" w:hAnsi="Arial" w:cs="Arial"/>
                <w:color w:val="000000"/>
              </w:rPr>
            </w:pPr>
          </w:p>
        </w:tc>
      </w:tr>
      <w:tr w:rsidR="00980451" w:rsidRPr="0055104B" w14:paraId="5597D248" w14:textId="7B0E35CB" w:rsidTr="0055104B">
        <w:trPr>
          <w:trHeight w:val="300"/>
        </w:trPr>
        <w:tc>
          <w:tcPr>
            <w:tcW w:w="2161" w:type="dxa"/>
            <w:noWrap/>
            <w:hideMark/>
          </w:tcPr>
          <w:p w14:paraId="1A4E7E34" w14:textId="626A5BD5"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Tocilizumab</w:t>
            </w:r>
          </w:p>
        </w:tc>
        <w:tc>
          <w:tcPr>
            <w:tcW w:w="1614" w:type="dxa"/>
            <w:noWrap/>
            <w:hideMark/>
          </w:tcPr>
          <w:p w14:paraId="504C61E3"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530" w:type="dxa"/>
            <w:noWrap/>
            <w:hideMark/>
          </w:tcPr>
          <w:p w14:paraId="1D5428DE"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0 (0%)</w:t>
            </w:r>
          </w:p>
        </w:tc>
        <w:tc>
          <w:tcPr>
            <w:tcW w:w="1710" w:type="dxa"/>
            <w:noWrap/>
            <w:hideMark/>
          </w:tcPr>
          <w:p w14:paraId="40B0999A"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6 (7.9%)</w:t>
            </w:r>
          </w:p>
        </w:tc>
        <w:tc>
          <w:tcPr>
            <w:tcW w:w="1530" w:type="dxa"/>
            <w:noWrap/>
            <w:hideMark/>
          </w:tcPr>
          <w:p w14:paraId="52017153"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6 (17.6%)</w:t>
            </w:r>
          </w:p>
        </w:tc>
        <w:tc>
          <w:tcPr>
            <w:tcW w:w="1620" w:type="dxa"/>
            <w:noWrap/>
            <w:hideMark/>
          </w:tcPr>
          <w:p w14:paraId="1C6568D4"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6 (5.2%)</w:t>
            </w:r>
          </w:p>
        </w:tc>
        <w:tc>
          <w:tcPr>
            <w:tcW w:w="1620" w:type="dxa"/>
            <w:noWrap/>
            <w:hideMark/>
          </w:tcPr>
          <w:p w14:paraId="7973412A"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6 (9.0%)</w:t>
            </w:r>
          </w:p>
        </w:tc>
        <w:tc>
          <w:tcPr>
            <w:tcW w:w="1080" w:type="dxa"/>
            <w:vAlign w:val="bottom"/>
          </w:tcPr>
          <w:p w14:paraId="136DB921" w14:textId="3E6B7A5D" w:rsidR="00980451" w:rsidRPr="0055104B" w:rsidRDefault="00980451" w:rsidP="00980451">
            <w:pPr>
              <w:rPr>
                <w:rFonts w:ascii="Arial" w:eastAsia="Times New Roman" w:hAnsi="Arial" w:cs="Arial"/>
                <w:color w:val="000000"/>
              </w:rPr>
            </w:pPr>
            <w:r w:rsidRPr="0055104B">
              <w:rPr>
                <w:rFonts w:ascii="Arial" w:hAnsi="Arial" w:cs="Arial"/>
                <w:color w:val="000000"/>
              </w:rPr>
              <w:t>0.007</w:t>
            </w:r>
          </w:p>
        </w:tc>
      </w:tr>
      <w:tr w:rsidR="00980451" w:rsidRPr="0055104B" w14:paraId="3350A6F9" w14:textId="18F35367" w:rsidTr="0055104B">
        <w:trPr>
          <w:trHeight w:val="300"/>
        </w:trPr>
        <w:tc>
          <w:tcPr>
            <w:tcW w:w="2161" w:type="dxa"/>
            <w:noWrap/>
            <w:hideMark/>
          </w:tcPr>
          <w:p w14:paraId="3C6AEEE5" w14:textId="4F279B70"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Remdesivir</w:t>
            </w:r>
          </w:p>
        </w:tc>
        <w:tc>
          <w:tcPr>
            <w:tcW w:w="1614" w:type="dxa"/>
            <w:noWrap/>
            <w:hideMark/>
          </w:tcPr>
          <w:p w14:paraId="6D5B9FC1"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530" w:type="dxa"/>
            <w:noWrap/>
            <w:hideMark/>
          </w:tcPr>
          <w:p w14:paraId="6F0CA3C6"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0 (0%)</w:t>
            </w:r>
          </w:p>
        </w:tc>
        <w:tc>
          <w:tcPr>
            <w:tcW w:w="1710" w:type="dxa"/>
            <w:noWrap/>
            <w:hideMark/>
          </w:tcPr>
          <w:p w14:paraId="52F3DC17"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55 (72.4%)</w:t>
            </w:r>
          </w:p>
        </w:tc>
        <w:tc>
          <w:tcPr>
            <w:tcW w:w="1530" w:type="dxa"/>
            <w:noWrap/>
            <w:hideMark/>
          </w:tcPr>
          <w:p w14:paraId="704F2D41"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26 (76.5%)</w:t>
            </w:r>
          </w:p>
        </w:tc>
        <w:tc>
          <w:tcPr>
            <w:tcW w:w="1620" w:type="dxa"/>
            <w:noWrap/>
            <w:hideMark/>
          </w:tcPr>
          <w:p w14:paraId="2887FAB8"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55 (47.8%)</w:t>
            </w:r>
          </w:p>
        </w:tc>
        <w:tc>
          <w:tcPr>
            <w:tcW w:w="1620" w:type="dxa"/>
            <w:noWrap/>
            <w:hideMark/>
          </w:tcPr>
          <w:p w14:paraId="03AA3219"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26 (38.8%)</w:t>
            </w:r>
          </w:p>
        </w:tc>
        <w:tc>
          <w:tcPr>
            <w:tcW w:w="1080" w:type="dxa"/>
            <w:vAlign w:val="bottom"/>
          </w:tcPr>
          <w:p w14:paraId="49A1498B" w14:textId="4D89CD8C" w:rsidR="00980451" w:rsidRPr="0055104B" w:rsidRDefault="00980451" w:rsidP="00980451">
            <w:pPr>
              <w:rPr>
                <w:rFonts w:ascii="Arial" w:eastAsia="Times New Roman" w:hAnsi="Arial" w:cs="Arial"/>
                <w:color w:val="000000"/>
              </w:rPr>
            </w:pPr>
            <w:r w:rsidRPr="0055104B">
              <w:rPr>
                <w:rFonts w:ascii="Arial" w:hAnsi="Arial" w:cs="Arial"/>
                <w:color w:val="000000"/>
              </w:rPr>
              <w:t>&lt;0.001</w:t>
            </w:r>
          </w:p>
        </w:tc>
      </w:tr>
      <w:tr w:rsidR="00980451" w:rsidRPr="0055104B" w14:paraId="30FDA842" w14:textId="3983D5DC" w:rsidTr="0055104B">
        <w:trPr>
          <w:trHeight w:val="300"/>
        </w:trPr>
        <w:tc>
          <w:tcPr>
            <w:tcW w:w="2161" w:type="dxa"/>
            <w:noWrap/>
            <w:hideMark/>
          </w:tcPr>
          <w:p w14:paraId="382279A5" w14:textId="6472AE76"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Dexamethasone</w:t>
            </w:r>
          </w:p>
        </w:tc>
        <w:tc>
          <w:tcPr>
            <w:tcW w:w="1614" w:type="dxa"/>
            <w:noWrap/>
            <w:hideMark/>
          </w:tcPr>
          <w:p w14:paraId="1DA18AF5"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6 (15.4%)</w:t>
            </w:r>
          </w:p>
        </w:tc>
        <w:tc>
          <w:tcPr>
            <w:tcW w:w="1530" w:type="dxa"/>
            <w:noWrap/>
            <w:hideMark/>
          </w:tcPr>
          <w:p w14:paraId="595C8E94"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4 (12.1%)</w:t>
            </w:r>
          </w:p>
        </w:tc>
        <w:tc>
          <w:tcPr>
            <w:tcW w:w="1710" w:type="dxa"/>
            <w:noWrap/>
            <w:hideMark/>
          </w:tcPr>
          <w:p w14:paraId="4ED698BC"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58 (76.3%)</w:t>
            </w:r>
          </w:p>
        </w:tc>
        <w:tc>
          <w:tcPr>
            <w:tcW w:w="1530" w:type="dxa"/>
            <w:noWrap/>
            <w:hideMark/>
          </w:tcPr>
          <w:p w14:paraId="19AE3D64"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27 (79.4%)</w:t>
            </w:r>
          </w:p>
        </w:tc>
        <w:tc>
          <w:tcPr>
            <w:tcW w:w="1620" w:type="dxa"/>
            <w:noWrap/>
            <w:hideMark/>
          </w:tcPr>
          <w:p w14:paraId="4C75D7AE"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64 (55.7%)</w:t>
            </w:r>
          </w:p>
        </w:tc>
        <w:tc>
          <w:tcPr>
            <w:tcW w:w="1620" w:type="dxa"/>
            <w:noWrap/>
            <w:hideMark/>
          </w:tcPr>
          <w:p w14:paraId="5FE00A72"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31 (46.3%)</w:t>
            </w:r>
          </w:p>
        </w:tc>
        <w:tc>
          <w:tcPr>
            <w:tcW w:w="1080" w:type="dxa"/>
            <w:vAlign w:val="bottom"/>
          </w:tcPr>
          <w:p w14:paraId="2D6A8D9A" w14:textId="0FB35854" w:rsidR="00980451" w:rsidRPr="0055104B" w:rsidRDefault="00980451" w:rsidP="00980451">
            <w:pPr>
              <w:rPr>
                <w:rFonts w:ascii="Arial" w:eastAsia="Times New Roman" w:hAnsi="Arial" w:cs="Arial"/>
                <w:color w:val="000000"/>
              </w:rPr>
            </w:pPr>
            <w:r w:rsidRPr="0055104B">
              <w:rPr>
                <w:rFonts w:ascii="Arial" w:hAnsi="Arial" w:cs="Arial"/>
                <w:color w:val="000000"/>
              </w:rPr>
              <w:t>&lt;0.001</w:t>
            </w:r>
          </w:p>
        </w:tc>
      </w:tr>
      <w:tr w:rsidR="00980451" w:rsidRPr="0055104B" w14:paraId="345BD400" w14:textId="7196FF76" w:rsidTr="0055104B">
        <w:trPr>
          <w:trHeight w:val="300"/>
        </w:trPr>
        <w:tc>
          <w:tcPr>
            <w:tcW w:w="2161" w:type="dxa"/>
            <w:noWrap/>
            <w:hideMark/>
          </w:tcPr>
          <w:p w14:paraId="0E2CB496" w14:textId="5BA1ACE0"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Methylprednisolone</w:t>
            </w:r>
          </w:p>
        </w:tc>
        <w:tc>
          <w:tcPr>
            <w:tcW w:w="1614" w:type="dxa"/>
            <w:noWrap/>
            <w:hideMark/>
          </w:tcPr>
          <w:p w14:paraId="64189257"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5 (12.8%)</w:t>
            </w:r>
          </w:p>
        </w:tc>
        <w:tc>
          <w:tcPr>
            <w:tcW w:w="1530" w:type="dxa"/>
            <w:noWrap/>
            <w:hideMark/>
          </w:tcPr>
          <w:p w14:paraId="1DB3081F"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3 (9.1%)</w:t>
            </w:r>
          </w:p>
        </w:tc>
        <w:tc>
          <w:tcPr>
            <w:tcW w:w="1710" w:type="dxa"/>
            <w:noWrap/>
            <w:hideMark/>
          </w:tcPr>
          <w:p w14:paraId="784B520B"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3 (3.9%)</w:t>
            </w:r>
          </w:p>
        </w:tc>
        <w:tc>
          <w:tcPr>
            <w:tcW w:w="1530" w:type="dxa"/>
            <w:noWrap/>
            <w:hideMark/>
          </w:tcPr>
          <w:p w14:paraId="7C976674"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2 (5.9%)</w:t>
            </w:r>
          </w:p>
        </w:tc>
        <w:tc>
          <w:tcPr>
            <w:tcW w:w="1620" w:type="dxa"/>
            <w:noWrap/>
            <w:hideMark/>
          </w:tcPr>
          <w:p w14:paraId="57427716"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8 (7.0%)</w:t>
            </w:r>
          </w:p>
        </w:tc>
        <w:tc>
          <w:tcPr>
            <w:tcW w:w="1620" w:type="dxa"/>
            <w:noWrap/>
            <w:hideMark/>
          </w:tcPr>
          <w:p w14:paraId="2BDF6614"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5 (7.5%)</w:t>
            </w:r>
          </w:p>
        </w:tc>
        <w:tc>
          <w:tcPr>
            <w:tcW w:w="1080" w:type="dxa"/>
            <w:vAlign w:val="bottom"/>
          </w:tcPr>
          <w:p w14:paraId="6968A341" w14:textId="17AD22B3" w:rsidR="00980451" w:rsidRPr="0055104B" w:rsidRDefault="00980451" w:rsidP="00980451">
            <w:pPr>
              <w:rPr>
                <w:rFonts w:ascii="Arial" w:eastAsia="Times New Roman" w:hAnsi="Arial" w:cs="Arial"/>
                <w:color w:val="000000"/>
              </w:rPr>
            </w:pPr>
            <w:r w:rsidRPr="0055104B">
              <w:rPr>
                <w:rFonts w:ascii="Arial" w:hAnsi="Arial" w:cs="Arial"/>
                <w:color w:val="000000"/>
              </w:rPr>
              <w:t>0.343</w:t>
            </w:r>
          </w:p>
        </w:tc>
      </w:tr>
      <w:tr w:rsidR="00980451" w:rsidRPr="0055104B" w14:paraId="3FAFFE09" w14:textId="05C017F5" w:rsidTr="0055104B">
        <w:trPr>
          <w:trHeight w:val="300"/>
        </w:trPr>
        <w:tc>
          <w:tcPr>
            <w:tcW w:w="2161" w:type="dxa"/>
            <w:noWrap/>
            <w:hideMark/>
          </w:tcPr>
          <w:p w14:paraId="41E0C975" w14:textId="38B303AB"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Prednisone</w:t>
            </w:r>
          </w:p>
        </w:tc>
        <w:tc>
          <w:tcPr>
            <w:tcW w:w="1614" w:type="dxa"/>
            <w:noWrap/>
            <w:hideMark/>
          </w:tcPr>
          <w:p w14:paraId="679D75F4"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8 (20.5%)</w:t>
            </w:r>
          </w:p>
        </w:tc>
        <w:tc>
          <w:tcPr>
            <w:tcW w:w="1530" w:type="dxa"/>
            <w:noWrap/>
            <w:hideMark/>
          </w:tcPr>
          <w:p w14:paraId="1EC2F36D"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 (3.0%)</w:t>
            </w:r>
          </w:p>
        </w:tc>
        <w:tc>
          <w:tcPr>
            <w:tcW w:w="1710" w:type="dxa"/>
            <w:noWrap/>
            <w:hideMark/>
          </w:tcPr>
          <w:p w14:paraId="380151A6"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 (1.3%)</w:t>
            </w:r>
          </w:p>
        </w:tc>
        <w:tc>
          <w:tcPr>
            <w:tcW w:w="1530" w:type="dxa"/>
            <w:noWrap/>
            <w:hideMark/>
          </w:tcPr>
          <w:p w14:paraId="25A617DC"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0 (0%)</w:t>
            </w:r>
          </w:p>
        </w:tc>
        <w:tc>
          <w:tcPr>
            <w:tcW w:w="1620" w:type="dxa"/>
            <w:noWrap/>
            <w:hideMark/>
          </w:tcPr>
          <w:p w14:paraId="6FEE227E"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9 (7.8%)</w:t>
            </w:r>
          </w:p>
        </w:tc>
        <w:tc>
          <w:tcPr>
            <w:tcW w:w="1620" w:type="dxa"/>
            <w:noWrap/>
            <w:hideMark/>
          </w:tcPr>
          <w:p w14:paraId="1DAE383B"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 (1.5%)</w:t>
            </w:r>
          </w:p>
        </w:tc>
        <w:tc>
          <w:tcPr>
            <w:tcW w:w="1080" w:type="dxa"/>
            <w:vAlign w:val="bottom"/>
          </w:tcPr>
          <w:p w14:paraId="516D7C67" w14:textId="1E04BF8E" w:rsidR="00980451" w:rsidRPr="0055104B" w:rsidRDefault="00980451" w:rsidP="00980451">
            <w:pPr>
              <w:rPr>
                <w:rFonts w:ascii="Arial" w:eastAsia="Times New Roman" w:hAnsi="Arial" w:cs="Arial"/>
                <w:color w:val="000000"/>
              </w:rPr>
            </w:pPr>
            <w:r w:rsidRPr="0055104B">
              <w:rPr>
                <w:rFonts w:ascii="Arial" w:hAnsi="Arial" w:cs="Arial"/>
                <w:color w:val="000000"/>
              </w:rPr>
              <w:t>&lt;0.001</w:t>
            </w:r>
          </w:p>
        </w:tc>
      </w:tr>
      <w:tr w:rsidR="00980451" w:rsidRPr="0055104B" w14:paraId="5A49864B" w14:textId="01E54F0C" w:rsidTr="0055104B">
        <w:trPr>
          <w:trHeight w:val="300"/>
        </w:trPr>
        <w:tc>
          <w:tcPr>
            <w:tcW w:w="2161" w:type="dxa"/>
            <w:noWrap/>
            <w:hideMark/>
          </w:tcPr>
          <w:p w14:paraId="5DB16780" w14:textId="3B38C8D3"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Hydrocortisone</w:t>
            </w:r>
          </w:p>
        </w:tc>
        <w:tc>
          <w:tcPr>
            <w:tcW w:w="1614" w:type="dxa"/>
            <w:noWrap/>
            <w:hideMark/>
          </w:tcPr>
          <w:p w14:paraId="79DC773B"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530" w:type="dxa"/>
            <w:noWrap/>
            <w:hideMark/>
          </w:tcPr>
          <w:p w14:paraId="19D71B8E"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0 (0%)</w:t>
            </w:r>
          </w:p>
        </w:tc>
        <w:tc>
          <w:tcPr>
            <w:tcW w:w="1710" w:type="dxa"/>
            <w:noWrap/>
            <w:hideMark/>
          </w:tcPr>
          <w:p w14:paraId="6C48D9A5"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 (1.3%)</w:t>
            </w:r>
          </w:p>
        </w:tc>
        <w:tc>
          <w:tcPr>
            <w:tcW w:w="1530" w:type="dxa"/>
            <w:noWrap/>
            <w:hideMark/>
          </w:tcPr>
          <w:p w14:paraId="41D27E96"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3 (8.8%)</w:t>
            </w:r>
          </w:p>
        </w:tc>
        <w:tc>
          <w:tcPr>
            <w:tcW w:w="1620" w:type="dxa"/>
            <w:noWrap/>
            <w:hideMark/>
          </w:tcPr>
          <w:p w14:paraId="434F0CD8"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 (0.9%)</w:t>
            </w:r>
          </w:p>
        </w:tc>
        <w:tc>
          <w:tcPr>
            <w:tcW w:w="1620" w:type="dxa"/>
            <w:noWrap/>
            <w:hideMark/>
          </w:tcPr>
          <w:p w14:paraId="4AAC97D4"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3 (4.5%)</w:t>
            </w:r>
          </w:p>
        </w:tc>
        <w:tc>
          <w:tcPr>
            <w:tcW w:w="1080" w:type="dxa"/>
            <w:vAlign w:val="bottom"/>
          </w:tcPr>
          <w:p w14:paraId="4F9D8DEF" w14:textId="167A5112" w:rsidR="00980451" w:rsidRPr="0055104B" w:rsidRDefault="00980451" w:rsidP="00980451">
            <w:pPr>
              <w:rPr>
                <w:rFonts w:ascii="Arial" w:eastAsia="Times New Roman" w:hAnsi="Arial" w:cs="Arial"/>
                <w:color w:val="000000"/>
              </w:rPr>
            </w:pPr>
            <w:r w:rsidRPr="0055104B">
              <w:rPr>
                <w:rFonts w:ascii="Arial" w:hAnsi="Arial" w:cs="Arial"/>
                <w:color w:val="000000"/>
              </w:rPr>
              <w:t>0.032</w:t>
            </w:r>
          </w:p>
        </w:tc>
      </w:tr>
      <w:tr w:rsidR="00980451" w:rsidRPr="0055104B" w14:paraId="63713198" w14:textId="7F95885D" w:rsidTr="0055104B">
        <w:trPr>
          <w:trHeight w:val="300"/>
        </w:trPr>
        <w:tc>
          <w:tcPr>
            <w:tcW w:w="2161" w:type="dxa"/>
            <w:noWrap/>
            <w:hideMark/>
          </w:tcPr>
          <w:p w14:paraId="51B1C2C3" w14:textId="183986CD"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Azithromycin</w:t>
            </w:r>
          </w:p>
        </w:tc>
        <w:tc>
          <w:tcPr>
            <w:tcW w:w="1614" w:type="dxa"/>
            <w:noWrap/>
            <w:hideMark/>
          </w:tcPr>
          <w:p w14:paraId="2B8992AD"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3 (7.7%)</w:t>
            </w:r>
          </w:p>
        </w:tc>
        <w:tc>
          <w:tcPr>
            <w:tcW w:w="1530" w:type="dxa"/>
            <w:noWrap/>
            <w:hideMark/>
          </w:tcPr>
          <w:p w14:paraId="57CCB689"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 (3.0%)</w:t>
            </w:r>
          </w:p>
        </w:tc>
        <w:tc>
          <w:tcPr>
            <w:tcW w:w="1710" w:type="dxa"/>
            <w:noWrap/>
            <w:hideMark/>
          </w:tcPr>
          <w:p w14:paraId="63838EBE"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5 (6.6%)</w:t>
            </w:r>
          </w:p>
        </w:tc>
        <w:tc>
          <w:tcPr>
            <w:tcW w:w="1530" w:type="dxa"/>
            <w:noWrap/>
            <w:hideMark/>
          </w:tcPr>
          <w:p w14:paraId="4907FB38"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0 (0%)</w:t>
            </w:r>
          </w:p>
        </w:tc>
        <w:tc>
          <w:tcPr>
            <w:tcW w:w="1620" w:type="dxa"/>
            <w:noWrap/>
            <w:hideMark/>
          </w:tcPr>
          <w:p w14:paraId="523D7845"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8 (7.0%)</w:t>
            </w:r>
          </w:p>
        </w:tc>
        <w:tc>
          <w:tcPr>
            <w:tcW w:w="1620" w:type="dxa"/>
            <w:noWrap/>
            <w:hideMark/>
          </w:tcPr>
          <w:p w14:paraId="1B3BE29C"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 (1.5%)</w:t>
            </w:r>
          </w:p>
        </w:tc>
        <w:tc>
          <w:tcPr>
            <w:tcW w:w="1080" w:type="dxa"/>
            <w:vAlign w:val="bottom"/>
          </w:tcPr>
          <w:p w14:paraId="7C0924E1" w14:textId="1F82A561" w:rsidR="00980451" w:rsidRPr="0055104B" w:rsidRDefault="00980451" w:rsidP="00980451">
            <w:pPr>
              <w:rPr>
                <w:rFonts w:ascii="Arial" w:eastAsia="Times New Roman" w:hAnsi="Arial" w:cs="Arial"/>
                <w:color w:val="000000"/>
              </w:rPr>
            </w:pPr>
            <w:r w:rsidRPr="0055104B">
              <w:rPr>
                <w:rFonts w:ascii="Arial" w:hAnsi="Arial" w:cs="Arial"/>
                <w:color w:val="000000"/>
              </w:rPr>
              <w:t>0.379</w:t>
            </w:r>
          </w:p>
        </w:tc>
      </w:tr>
      <w:tr w:rsidR="00980451" w:rsidRPr="0055104B" w14:paraId="66DEA78A" w14:textId="557FB4DC" w:rsidTr="0055104B">
        <w:trPr>
          <w:trHeight w:val="300"/>
        </w:trPr>
        <w:tc>
          <w:tcPr>
            <w:tcW w:w="2161" w:type="dxa"/>
            <w:noWrap/>
            <w:hideMark/>
          </w:tcPr>
          <w:p w14:paraId="08887388" w14:textId="656F743D"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Hydroxychloroquine</w:t>
            </w:r>
          </w:p>
        </w:tc>
        <w:tc>
          <w:tcPr>
            <w:tcW w:w="1614" w:type="dxa"/>
            <w:noWrap/>
            <w:hideMark/>
          </w:tcPr>
          <w:p w14:paraId="75C4DDAD"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530" w:type="dxa"/>
            <w:noWrap/>
            <w:hideMark/>
          </w:tcPr>
          <w:p w14:paraId="1C793BAC"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 (3.0%)</w:t>
            </w:r>
          </w:p>
        </w:tc>
        <w:tc>
          <w:tcPr>
            <w:tcW w:w="1710" w:type="dxa"/>
            <w:noWrap/>
            <w:hideMark/>
          </w:tcPr>
          <w:p w14:paraId="71F2F8D8"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7 (9.2%)</w:t>
            </w:r>
          </w:p>
        </w:tc>
        <w:tc>
          <w:tcPr>
            <w:tcW w:w="1530" w:type="dxa"/>
            <w:noWrap/>
            <w:hideMark/>
          </w:tcPr>
          <w:p w14:paraId="11415BA0"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 (2.9%)</w:t>
            </w:r>
          </w:p>
        </w:tc>
        <w:tc>
          <w:tcPr>
            <w:tcW w:w="1620" w:type="dxa"/>
            <w:noWrap/>
            <w:hideMark/>
          </w:tcPr>
          <w:p w14:paraId="1364C4FF"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8 (7.0%)</w:t>
            </w:r>
          </w:p>
        </w:tc>
        <w:tc>
          <w:tcPr>
            <w:tcW w:w="1620" w:type="dxa"/>
            <w:noWrap/>
            <w:hideMark/>
          </w:tcPr>
          <w:p w14:paraId="1BE62323"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2 (3.0%)</w:t>
            </w:r>
          </w:p>
        </w:tc>
        <w:tc>
          <w:tcPr>
            <w:tcW w:w="1080" w:type="dxa"/>
            <w:vAlign w:val="bottom"/>
          </w:tcPr>
          <w:p w14:paraId="009AE1DF" w14:textId="5010E0D6" w:rsidR="00980451" w:rsidRPr="0055104B" w:rsidRDefault="00980451" w:rsidP="00980451">
            <w:pPr>
              <w:rPr>
                <w:rFonts w:ascii="Arial" w:eastAsia="Times New Roman" w:hAnsi="Arial" w:cs="Arial"/>
                <w:color w:val="000000"/>
              </w:rPr>
            </w:pPr>
            <w:r w:rsidRPr="0055104B">
              <w:rPr>
                <w:rFonts w:ascii="Arial" w:hAnsi="Arial" w:cs="Arial"/>
                <w:color w:val="000000"/>
              </w:rPr>
              <w:t>0.324</w:t>
            </w:r>
          </w:p>
        </w:tc>
      </w:tr>
      <w:tr w:rsidR="00980451" w:rsidRPr="0055104B" w14:paraId="27E1C4D7" w14:textId="3FBA982E" w:rsidTr="0055104B">
        <w:trPr>
          <w:trHeight w:val="300"/>
        </w:trPr>
        <w:tc>
          <w:tcPr>
            <w:tcW w:w="2161" w:type="dxa"/>
            <w:noWrap/>
            <w:hideMark/>
          </w:tcPr>
          <w:p w14:paraId="06CE5152" w14:textId="77777777" w:rsidR="00980451" w:rsidRPr="0055104B" w:rsidRDefault="00980451" w:rsidP="00980451">
            <w:pPr>
              <w:rPr>
                <w:rFonts w:ascii="Arial" w:eastAsia="Times New Roman" w:hAnsi="Arial" w:cs="Arial"/>
                <w:color w:val="000000"/>
                <w:kern w:val="0"/>
                <w14:ligatures w14:val="none"/>
              </w:rPr>
            </w:pPr>
            <w:proofErr w:type="spellStart"/>
            <w:r w:rsidRPr="0055104B">
              <w:rPr>
                <w:rFonts w:ascii="Arial" w:eastAsia="Times New Roman" w:hAnsi="Arial" w:cs="Arial"/>
                <w:color w:val="000000"/>
              </w:rPr>
              <w:t>ACEi</w:t>
            </w:r>
            <w:proofErr w:type="spellEnd"/>
          </w:p>
        </w:tc>
        <w:tc>
          <w:tcPr>
            <w:tcW w:w="1614" w:type="dxa"/>
            <w:noWrap/>
            <w:hideMark/>
          </w:tcPr>
          <w:p w14:paraId="341277C1"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2 (5.1%)</w:t>
            </w:r>
          </w:p>
        </w:tc>
        <w:tc>
          <w:tcPr>
            <w:tcW w:w="1530" w:type="dxa"/>
            <w:noWrap/>
            <w:hideMark/>
          </w:tcPr>
          <w:p w14:paraId="4388ED19"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8 (24.2%)</w:t>
            </w:r>
          </w:p>
        </w:tc>
        <w:tc>
          <w:tcPr>
            <w:tcW w:w="1710" w:type="dxa"/>
            <w:noWrap/>
            <w:hideMark/>
          </w:tcPr>
          <w:p w14:paraId="76FCA495"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6 (7.9%)</w:t>
            </w:r>
          </w:p>
        </w:tc>
        <w:tc>
          <w:tcPr>
            <w:tcW w:w="1530" w:type="dxa"/>
            <w:noWrap/>
            <w:hideMark/>
          </w:tcPr>
          <w:p w14:paraId="5542D36D"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7 (20.6%)</w:t>
            </w:r>
          </w:p>
        </w:tc>
        <w:tc>
          <w:tcPr>
            <w:tcW w:w="1620" w:type="dxa"/>
            <w:noWrap/>
            <w:hideMark/>
          </w:tcPr>
          <w:p w14:paraId="7FB5DAA1"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8 (7.0%)</w:t>
            </w:r>
          </w:p>
        </w:tc>
        <w:tc>
          <w:tcPr>
            <w:tcW w:w="1620" w:type="dxa"/>
            <w:noWrap/>
            <w:hideMark/>
          </w:tcPr>
          <w:p w14:paraId="7E91511D"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15 (22.4%)</w:t>
            </w:r>
          </w:p>
        </w:tc>
        <w:tc>
          <w:tcPr>
            <w:tcW w:w="1080" w:type="dxa"/>
            <w:vAlign w:val="bottom"/>
          </w:tcPr>
          <w:p w14:paraId="103EB34C" w14:textId="72BC1088" w:rsidR="00980451" w:rsidRPr="0055104B" w:rsidRDefault="00980451" w:rsidP="00980451">
            <w:pPr>
              <w:rPr>
                <w:rFonts w:ascii="Arial" w:eastAsia="Times New Roman" w:hAnsi="Arial" w:cs="Arial"/>
                <w:color w:val="000000"/>
              </w:rPr>
            </w:pPr>
            <w:r w:rsidRPr="0055104B">
              <w:rPr>
                <w:rFonts w:ascii="Arial" w:hAnsi="Arial" w:cs="Arial"/>
                <w:color w:val="000000"/>
              </w:rPr>
              <w:t>0.023</w:t>
            </w:r>
          </w:p>
        </w:tc>
      </w:tr>
      <w:tr w:rsidR="00980451" w:rsidRPr="0055104B" w14:paraId="4A497FA3" w14:textId="717C8AA8" w:rsidTr="0055104B">
        <w:trPr>
          <w:trHeight w:val="300"/>
        </w:trPr>
        <w:tc>
          <w:tcPr>
            <w:tcW w:w="2161" w:type="dxa"/>
            <w:noWrap/>
            <w:hideMark/>
          </w:tcPr>
          <w:p w14:paraId="1B4936F6"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ARBs</w:t>
            </w:r>
          </w:p>
        </w:tc>
        <w:tc>
          <w:tcPr>
            <w:tcW w:w="1614" w:type="dxa"/>
            <w:noWrap/>
            <w:hideMark/>
          </w:tcPr>
          <w:p w14:paraId="62CE4073"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7 (17.9%)</w:t>
            </w:r>
          </w:p>
        </w:tc>
        <w:tc>
          <w:tcPr>
            <w:tcW w:w="1530" w:type="dxa"/>
            <w:noWrap/>
            <w:hideMark/>
          </w:tcPr>
          <w:p w14:paraId="1D8B67C0"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6 (18.2%)</w:t>
            </w:r>
          </w:p>
        </w:tc>
        <w:tc>
          <w:tcPr>
            <w:tcW w:w="1710" w:type="dxa"/>
            <w:noWrap/>
            <w:hideMark/>
          </w:tcPr>
          <w:p w14:paraId="081800C7"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9 (11.8%)</w:t>
            </w:r>
          </w:p>
        </w:tc>
        <w:tc>
          <w:tcPr>
            <w:tcW w:w="1530" w:type="dxa"/>
            <w:noWrap/>
            <w:hideMark/>
          </w:tcPr>
          <w:p w14:paraId="1BE28579"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5 (14.7%)</w:t>
            </w:r>
          </w:p>
        </w:tc>
        <w:tc>
          <w:tcPr>
            <w:tcW w:w="1620" w:type="dxa"/>
            <w:noWrap/>
            <w:hideMark/>
          </w:tcPr>
          <w:p w14:paraId="5C2728C1"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16 (13.9%)</w:t>
            </w:r>
          </w:p>
        </w:tc>
        <w:tc>
          <w:tcPr>
            <w:tcW w:w="1620" w:type="dxa"/>
            <w:noWrap/>
            <w:hideMark/>
          </w:tcPr>
          <w:p w14:paraId="65535DFC"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11 (16.4%)</w:t>
            </w:r>
          </w:p>
        </w:tc>
        <w:tc>
          <w:tcPr>
            <w:tcW w:w="1080" w:type="dxa"/>
            <w:vAlign w:val="bottom"/>
          </w:tcPr>
          <w:p w14:paraId="227B02EE" w14:textId="454EA002" w:rsidR="00980451" w:rsidRPr="0055104B" w:rsidRDefault="00980451" w:rsidP="00980451">
            <w:pPr>
              <w:rPr>
                <w:rFonts w:ascii="Arial" w:eastAsia="Times New Roman" w:hAnsi="Arial" w:cs="Arial"/>
                <w:color w:val="000000"/>
              </w:rPr>
            </w:pPr>
            <w:r w:rsidRPr="0055104B">
              <w:rPr>
                <w:rFonts w:ascii="Arial" w:hAnsi="Arial" w:cs="Arial"/>
                <w:color w:val="000000"/>
              </w:rPr>
              <w:t>0.77</w:t>
            </w:r>
          </w:p>
        </w:tc>
      </w:tr>
      <w:tr w:rsidR="00980451" w:rsidRPr="0055104B" w14:paraId="1A833349" w14:textId="5E22F910" w:rsidTr="0055104B">
        <w:trPr>
          <w:trHeight w:val="300"/>
        </w:trPr>
        <w:tc>
          <w:tcPr>
            <w:tcW w:w="2161" w:type="dxa"/>
            <w:noWrap/>
            <w:hideMark/>
          </w:tcPr>
          <w:p w14:paraId="00B26A0F"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ARNI</w:t>
            </w:r>
          </w:p>
        </w:tc>
        <w:tc>
          <w:tcPr>
            <w:tcW w:w="1614" w:type="dxa"/>
            <w:noWrap/>
            <w:hideMark/>
          </w:tcPr>
          <w:p w14:paraId="579B6CC2"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2 (5.1%)</w:t>
            </w:r>
          </w:p>
        </w:tc>
        <w:tc>
          <w:tcPr>
            <w:tcW w:w="1530" w:type="dxa"/>
            <w:noWrap/>
            <w:hideMark/>
          </w:tcPr>
          <w:p w14:paraId="00A827DF"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0 (0%)</w:t>
            </w:r>
          </w:p>
        </w:tc>
        <w:tc>
          <w:tcPr>
            <w:tcW w:w="1710" w:type="dxa"/>
            <w:noWrap/>
            <w:hideMark/>
          </w:tcPr>
          <w:p w14:paraId="4E0E4956"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0 (0%)</w:t>
            </w:r>
          </w:p>
        </w:tc>
        <w:tc>
          <w:tcPr>
            <w:tcW w:w="1530" w:type="dxa"/>
            <w:noWrap/>
            <w:hideMark/>
          </w:tcPr>
          <w:p w14:paraId="15205258"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2 (5.9%)</w:t>
            </w:r>
          </w:p>
        </w:tc>
        <w:tc>
          <w:tcPr>
            <w:tcW w:w="1620" w:type="dxa"/>
            <w:noWrap/>
            <w:hideMark/>
          </w:tcPr>
          <w:p w14:paraId="1403C0B4"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2 (1.7%)</w:t>
            </w:r>
          </w:p>
        </w:tc>
        <w:tc>
          <w:tcPr>
            <w:tcW w:w="1620" w:type="dxa"/>
            <w:noWrap/>
            <w:hideMark/>
          </w:tcPr>
          <w:p w14:paraId="6F047ED9"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2 (3.0%)</w:t>
            </w:r>
          </w:p>
        </w:tc>
        <w:tc>
          <w:tcPr>
            <w:tcW w:w="1080" w:type="dxa"/>
            <w:vAlign w:val="bottom"/>
          </w:tcPr>
          <w:p w14:paraId="37EF1E56" w14:textId="3ACA8A71" w:rsidR="00980451" w:rsidRPr="0055104B" w:rsidRDefault="00980451" w:rsidP="00980451">
            <w:pPr>
              <w:rPr>
                <w:rFonts w:ascii="Arial" w:eastAsia="Times New Roman" w:hAnsi="Arial" w:cs="Arial"/>
                <w:color w:val="000000"/>
              </w:rPr>
            </w:pPr>
            <w:r w:rsidRPr="0055104B">
              <w:rPr>
                <w:rFonts w:ascii="Arial" w:hAnsi="Arial" w:cs="Arial"/>
                <w:color w:val="000000"/>
              </w:rPr>
              <w:t>0.104</w:t>
            </w:r>
          </w:p>
        </w:tc>
      </w:tr>
      <w:tr w:rsidR="00980451" w:rsidRPr="0055104B" w14:paraId="7A245904" w14:textId="3C4FFD94" w:rsidTr="0055104B">
        <w:trPr>
          <w:trHeight w:val="300"/>
        </w:trPr>
        <w:tc>
          <w:tcPr>
            <w:tcW w:w="2161" w:type="dxa"/>
            <w:noWrap/>
            <w:hideMark/>
          </w:tcPr>
          <w:p w14:paraId="36533317"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Insulin</w:t>
            </w:r>
          </w:p>
        </w:tc>
        <w:tc>
          <w:tcPr>
            <w:tcW w:w="1614" w:type="dxa"/>
            <w:noWrap/>
            <w:hideMark/>
          </w:tcPr>
          <w:p w14:paraId="30DBBC58"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11 (28.2%)</w:t>
            </w:r>
          </w:p>
        </w:tc>
        <w:tc>
          <w:tcPr>
            <w:tcW w:w="1530" w:type="dxa"/>
            <w:noWrap/>
            <w:hideMark/>
          </w:tcPr>
          <w:p w14:paraId="78D53E47"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30 (90.9%)</w:t>
            </w:r>
          </w:p>
        </w:tc>
        <w:tc>
          <w:tcPr>
            <w:tcW w:w="1710" w:type="dxa"/>
            <w:noWrap/>
            <w:hideMark/>
          </w:tcPr>
          <w:p w14:paraId="27C3207B"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12 (15.8%)</w:t>
            </w:r>
          </w:p>
        </w:tc>
        <w:tc>
          <w:tcPr>
            <w:tcW w:w="1530" w:type="dxa"/>
            <w:noWrap/>
            <w:hideMark/>
          </w:tcPr>
          <w:p w14:paraId="03C1DDBD"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28 (82.4%)</w:t>
            </w:r>
          </w:p>
        </w:tc>
        <w:tc>
          <w:tcPr>
            <w:tcW w:w="1620" w:type="dxa"/>
            <w:noWrap/>
            <w:hideMark/>
          </w:tcPr>
          <w:p w14:paraId="3F6440FA"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23 (20.0%)</w:t>
            </w:r>
          </w:p>
        </w:tc>
        <w:tc>
          <w:tcPr>
            <w:tcW w:w="1620" w:type="dxa"/>
            <w:noWrap/>
            <w:hideMark/>
          </w:tcPr>
          <w:p w14:paraId="041D7BD5"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58 (86.6%)</w:t>
            </w:r>
          </w:p>
        </w:tc>
        <w:tc>
          <w:tcPr>
            <w:tcW w:w="1080" w:type="dxa"/>
            <w:vAlign w:val="bottom"/>
          </w:tcPr>
          <w:p w14:paraId="521D02E8" w14:textId="06514D3F" w:rsidR="00980451" w:rsidRPr="0055104B" w:rsidRDefault="00980451" w:rsidP="00980451">
            <w:pPr>
              <w:rPr>
                <w:rFonts w:ascii="Arial" w:eastAsia="Times New Roman" w:hAnsi="Arial" w:cs="Arial"/>
                <w:color w:val="000000"/>
              </w:rPr>
            </w:pPr>
            <w:r w:rsidRPr="0055104B">
              <w:rPr>
                <w:rFonts w:ascii="Arial" w:hAnsi="Arial" w:cs="Arial"/>
                <w:color w:val="000000"/>
              </w:rPr>
              <w:t>&lt;0.001</w:t>
            </w:r>
          </w:p>
        </w:tc>
      </w:tr>
      <w:tr w:rsidR="00980451" w:rsidRPr="0055104B" w14:paraId="116CBD48" w14:textId="6798E02C" w:rsidTr="0055104B">
        <w:trPr>
          <w:trHeight w:val="300"/>
        </w:trPr>
        <w:tc>
          <w:tcPr>
            <w:tcW w:w="2161" w:type="dxa"/>
            <w:noWrap/>
            <w:hideMark/>
          </w:tcPr>
          <w:p w14:paraId="5F77E8F6"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Metformin</w:t>
            </w:r>
          </w:p>
        </w:tc>
        <w:tc>
          <w:tcPr>
            <w:tcW w:w="1614" w:type="dxa"/>
            <w:noWrap/>
            <w:hideMark/>
          </w:tcPr>
          <w:p w14:paraId="1630FE9C"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530" w:type="dxa"/>
            <w:noWrap/>
            <w:hideMark/>
          </w:tcPr>
          <w:p w14:paraId="70A466F5"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5 (15.2%)</w:t>
            </w:r>
          </w:p>
        </w:tc>
        <w:tc>
          <w:tcPr>
            <w:tcW w:w="1710" w:type="dxa"/>
            <w:noWrap/>
            <w:hideMark/>
          </w:tcPr>
          <w:p w14:paraId="6E0EBF5C"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 (1.3%)</w:t>
            </w:r>
          </w:p>
        </w:tc>
        <w:tc>
          <w:tcPr>
            <w:tcW w:w="1530" w:type="dxa"/>
            <w:noWrap/>
            <w:hideMark/>
          </w:tcPr>
          <w:p w14:paraId="46D01E17"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6 (17.6%)</w:t>
            </w:r>
          </w:p>
        </w:tc>
        <w:tc>
          <w:tcPr>
            <w:tcW w:w="1620" w:type="dxa"/>
            <w:noWrap/>
            <w:hideMark/>
          </w:tcPr>
          <w:p w14:paraId="391F20F6"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 (0.9%)</w:t>
            </w:r>
          </w:p>
        </w:tc>
        <w:tc>
          <w:tcPr>
            <w:tcW w:w="1620" w:type="dxa"/>
            <w:noWrap/>
            <w:hideMark/>
          </w:tcPr>
          <w:p w14:paraId="7A405794"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11 (16.4%)</w:t>
            </w:r>
          </w:p>
        </w:tc>
        <w:tc>
          <w:tcPr>
            <w:tcW w:w="1080" w:type="dxa"/>
            <w:vAlign w:val="bottom"/>
          </w:tcPr>
          <w:p w14:paraId="2A3648A2" w14:textId="2B853AF1" w:rsidR="00980451" w:rsidRPr="0055104B" w:rsidRDefault="00980451" w:rsidP="00980451">
            <w:pPr>
              <w:rPr>
                <w:rFonts w:ascii="Arial" w:eastAsia="Times New Roman" w:hAnsi="Arial" w:cs="Arial"/>
                <w:color w:val="000000"/>
              </w:rPr>
            </w:pPr>
            <w:r w:rsidRPr="0055104B">
              <w:rPr>
                <w:rFonts w:ascii="Arial" w:hAnsi="Arial" w:cs="Arial"/>
                <w:color w:val="000000"/>
              </w:rPr>
              <w:t>0.001</w:t>
            </w:r>
          </w:p>
        </w:tc>
      </w:tr>
      <w:tr w:rsidR="00980451" w:rsidRPr="0055104B" w14:paraId="73F876BE" w14:textId="67FAEFEE" w:rsidTr="0055104B">
        <w:trPr>
          <w:trHeight w:val="300"/>
        </w:trPr>
        <w:tc>
          <w:tcPr>
            <w:tcW w:w="2161" w:type="dxa"/>
            <w:noWrap/>
            <w:hideMark/>
          </w:tcPr>
          <w:p w14:paraId="13A63805"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Glimepiride</w:t>
            </w:r>
          </w:p>
        </w:tc>
        <w:tc>
          <w:tcPr>
            <w:tcW w:w="1614" w:type="dxa"/>
            <w:noWrap/>
            <w:hideMark/>
          </w:tcPr>
          <w:p w14:paraId="6ABFC884"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530" w:type="dxa"/>
            <w:noWrap/>
            <w:hideMark/>
          </w:tcPr>
          <w:p w14:paraId="5A7C72B4"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3 (9.1%)</w:t>
            </w:r>
          </w:p>
        </w:tc>
        <w:tc>
          <w:tcPr>
            <w:tcW w:w="1710" w:type="dxa"/>
            <w:noWrap/>
            <w:hideMark/>
          </w:tcPr>
          <w:p w14:paraId="73493BCE"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0 (0%)</w:t>
            </w:r>
          </w:p>
        </w:tc>
        <w:tc>
          <w:tcPr>
            <w:tcW w:w="1530" w:type="dxa"/>
            <w:noWrap/>
            <w:hideMark/>
          </w:tcPr>
          <w:p w14:paraId="5B883490"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3 (8.8%)</w:t>
            </w:r>
          </w:p>
        </w:tc>
        <w:tc>
          <w:tcPr>
            <w:tcW w:w="1620" w:type="dxa"/>
            <w:noWrap/>
            <w:hideMark/>
          </w:tcPr>
          <w:p w14:paraId="1355535A"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 (0.9%)</w:t>
            </w:r>
          </w:p>
        </w:tc>
        <w:tc>
          <w:tcPr>
            <w:tcW w:w="1620" w:type="dxa"/>
            <w:noWrap/>
            <w:hideMark/>
          </w:tcPr>
          <w:p w14:paraId="4B6B71C5"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6 (9.0%)</w:t>
            </w:r>
          </w:p>
        </w:tc>
        <w:tc>
          <w:tcPr>
            <w:tcW w:w="1080" w:type="dxa"/>
            <w:vAlign w:val="bottom"/>
          </w:tcPr>
          <w:p w14:paraId="67449115" w14:textId="08D1CE7E" w:rsidR="00980451" w:rsidRPr="0055104B" w:rsidRDefault="00980451" w:rsidP="00980451">
            <w:pPr>
              <w:rPr>
                <w:rFonts w:ascii="Arial" w:eastAsia="Times New Roman" w:hAnsi="Arial" w:cs="Arial"/>
                <w:color w:val="000000"/>
              </w:rPr>
            </w:pPr>
            <w:r w:rsidRPr="0055104B">
              <w:rPr>
                <w:rFonts w:ascii="Arial" w:hAnsi="Arial" w:cs="Arial"/>
                <w:color w:val="000000"/>
              </w:rPr>
              <w:t>0.047</w:t>
            </w:r>
          </w:p>
        </w:tc>
      </w:tr>
      <w:tr w:rsidR="00980451" w:rsidRPr="0055104B" w14:paraId="62FA91EE" w14:textId="5A22BC6D" w:rsidTr="0055104B">
        <w:trPr>
          <w:trHeight w:val="300"/>
        </w:trPr>
        <w:tc>
          <w:tcPr>
            <w:tcW w:w="2161" w:type="dxa"/>
            <w:noWrap/>
            <w:hideMark/>
          </w:tcPr>
          <w:p w14:paraId="1DF0519C"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Glipizide</w:t>
            </w:r>
          </w:p>
        </w:tc>
        <w:tc>
          <w:tcPr>
            <w:tcW w:w="1614" w:type="dxa"/>
            <w:noWrap/>
            <w:hideMark/>
          </w:tcPr>
          <w:p w14:paraId="27778772"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530" w:type="dxa"/>
            <w:noWrap/>
            <w:hideMark/>
          </w:tcPr>
          <w:p w14:paraId="2F93D59D"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2 (6.1%)</w:t>
            </w:r>
          </w:p>
        </w:tc>
        <w:tc>
          <w:tcPr>
            <w:tcW w:w="1710" w:type="dxa"/>
            <w:noWrap/>
            <w:hideMark/>
          </w:tcPr>
          <w:p w14:paraId="5576C086"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0 (0%)</w:t>
            </w:r>
          </w:p>
        </w:tc>
        <w:tc>
          <w:tcPr>
            <w:tcW w:w="1530" w:type="dxa"/>
            <w:noWrap/>
            <w:hideMark/>
          </w:tcPr>
          <w:p w14:paraId="47C4C260"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3 (8.8%)</w:t>
            </w:r>
          </w:p>
        </w:tc>
        <w:tc>
          <w:tcPr>
            <w:tcW w:w="1620" w:type="dxa"/>
            <w:noWrap/>
            <w:hideMark/>
          </w:tcPr>
          <w:p w14:paraId="6261B3B7"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0 (0%)</w:t>
            </w:r>
          </w:p>
        </w:tc>
        <w:tc>
          <w:tcPr>
            <w:tcW w:w="1620" w:type="dxa"/>
            <w:noWrap/>
            <w:hideMark/>
          </w:tcPr>
          <w:p w14:paraId="59386153"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5 (7.5%)</w:t>
            </w:r>
          </w:p>
        </w:tc>
        <w:tc>
          <w:tcPr>
            <w:tcW w:w="1080" w:type="dxa"/>
            <w:vAlign w:val="bottom"/>
          </w:tcPr>
          <w:p w14:paraId="7AE26567" w14:textId="2BCE6D48" w:rsidR="00980451" w:rsidRPr="0055104B" w:rsidRDefault="00980451" w:rsidP="00980451">
            <w:pPr>
              <w:rPr>
                <w:rFonts w:ascii="Arial" w:eastAsia="Times New Roman" w:hAnsi="Arial" w:cs="Arial"/>
                <w:color w:val="000000"/>
              </w:rPr>
            </w:pPr>
            <w:r w:rsidRPr="0055104B">
              <w:rPr>
                <w:rFonts w:ascii="Arial" w:hAnsi="Arial" w:cs="Arial"/>
                <w:color w:val="000000"/>
              </w:rPr>
              <w:t>0.026</w:t>
            </w:r>
          </w:p>
        </w:tc>
      </w:tr>
      <w:tr w:rsidR="00980451" w:rsidRPr="0055104B" w14:paraId="24C908A7" w14:textId="17DD91AC" w:rsidTr="0055104B">
        <w:trPr>
          <w:trHeight w:val="300"/>
        </w:trPr>
        <w:tc>
          <w:tcPr>
            <w:tcW w:w="2161" w:type="dxa"/>
            <w:noWrap/>
            <w:hideMark/>
          </w:tcPr>
          <w:p w14:paraId="41BD3D10"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Sitagliptin</w:t>
            </w:r>
          </w:p>
        </w:tc>
        <w:tc>
          <w:tcPr>
            <w:tcW w:w="1614" w:type="dxa"/>
            <w:noWrap/>
            <w:hideMark/>
          </w:tcPr>
          <w:p w14:paraId="13DC7458"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530" w:type="dxa"/>
            <w:noWrap/>
            <w:hideMark/>
          </w:tcPr>
          <w:p w14:paraId="0B680C2B"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3 (9.1%)</w:t>
            </w:r>
          </w:p>
        </w:tc>
        <w:tc>
          <w:tcPr>
            <w:tcW w:w="1710" w:type="dxa"/>
            <w:noWrap/>
            <w:hideMark/>
          </w:tcPr>
          <w:p w14:paraId="31A789F1"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0 (0%)</w:t>
            </w:r>
          </w:p>
        </w:tc>
        <w:tc>
          <w:tcPr>
            <w:tcW w:w="1530" w:type="dxa"/>
            <w:noWrap/>
            <w:hideMark/>
          </w:tcPr>
          <w:p w14:paraId="03639E7F"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4 (11.8%)</w:t>
            </w:r>
          </w:p>
        </w:tc>
        <w:tc>
          <w:tcPr>
            <w:tcW w:w="1620" w:type="dxa"/>
            <w:noWrap/>
            <w:hideMark/>
          </w:tcPr>
          <w:p w14:paraId="1FC42D9A"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0 (0%)</w:t>
            </w:r>
          </w:p>
        </w:tc>
        <w:tc>
          <w:tcPr>
            <w:tcW w:w="1620" w:type="dxa"/>
            <w:noWrap/>
            <w:hideMark/>
          </w:tcPr>
          <w:p w14:paraId="44164104"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7 (10.4%)</w:t>
            </w:r>
          </w:p>
        </w:tc>
        <w:tc>
          <w:tcPr>
            <w:tcW w:w="1080" w:type="dxa"/>
            <w:vAlign w:val="bottom"/>
          </w:tcPr>
          <w:p w14:paraId="3202508D" w14:textId="12B8DDA0" w:rsidR="00980451" w:rsidRPr="0055104B" w:rsidRDefault="00980451" w:rsidP="00980451">
            <w:pPr>
              <w:rPr>
                <w:rFonts w:ascii="Arial" w:eastAsia="Times New Roman" w:hAnsi="Arial" w:cs="Arial"/>
                <w:color w:val="000000"/>
              </w:rPr>
            </w:pPr>
            <w:r w:rsidRPr="0055104B">
              <w:rPr>
                <w:rFonts w:ascii="Arial" w:hAnsi="Arial" w:cs="Arial"/>
                <w:color w:val="000000"/>
              </w:rPr>
              <w:t>0.005</w:t>
            </w:r>
          </w:p>
        </w:tc>
      </w:tr>
      <w:tr w:rsidR="00980451" w:rsidRPr="0055104B" w14:paraId="404CBC37" w14:textId="544C7E78" w:rsidTr="0055104B">
        <w:trPr>
          <w:trHeight w:val="300"/>
        </w:trPr>
        <w:tc>
          <w:tcPr>
            <w:tcW w:w="2161" w:type="dxa"/>
            <w:noWrap/>
            <w:hideMark/>
          </w:tcPr>
          <w:p w14:paraId="4F5DAC1C"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Full Dose Anticoagulation</w:t>
            </w:r>
          </w:p>
        </w:tc>
        <w:tc>
          <w:tcPr>
            <w:tcW w:w="1614" w:type="dxa"/>
            <w:noWrap/>
            <w:hideMark/>
          </w:tcPr>
          <w:p w14:paraId="57A085E9"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25 (64.1%)</w:t>
            </w:r>
          </w:p>
        </w:tc>
        <w:tc>
          <w:tcPr>
            <w:tcW w:w="1530" w:type="dxa"/>
            <w:noWrap/>
            <w:hideMark/>
          </w:tcPr>
          <w:p w14:paraId="443E3062"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27 (81.8%)</w:t>
            </w:r>
          </w:p>
        </w:tc>
        <w:tc>
          <w:tcPr>
            <w:tcW w:w="1710" w:type="dxa"/>
            <w:noWrap/>
            <w:hideMark/>
          </w:tcPr>
          <w:p w14:paraId="20D2F94B"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61 (80.3%)</w:t>
            </w:r>
          </w:p>
        </w:tc>
        <w:tc>
          <w:tcPr>
            <w:tcW w:w="1530" w:type="dxa"/>
            <w:noWrap/>
            <w:hideMark/>
          </w:tcPr>
          <w:p w14:paraId="58B275FB"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29 (85.3%)</w:t>
            </w:r>
          </w:p>
        </w:tc>
        <w:tc>
          <w:tcPr>
            <w:tcW w:w="1620" w:type="dxa"/>
            <w:noWrap/>
            <w:hideMark/>
          </w:tcPr>
          <w:p w14:paraId="5164FFD0"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86 (74.8%)</w:t>
            </w:r>
          </w:p>
        </w:tc>
        <w:tc>
          <w:tcPr>
            <w:tcW w:w="1620" w:type="dxa"/>
            <w:noWrap/>
            <w:hideMark/>
          </w:tcPr>
          <w:p w14:paraId="2AB6C267"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56 (83.6%)</w:t>
            </w:r>
          </w:p>
        </w:tc>
        <w:tc>
          <w:tcPr>
            <w:tcW w:w="1080" w:type="dxa"/>
            <w:vAlign w:val="bottom"/>
          </w:tcPr>
          <w:p w14:paraId="3348EB67" w14:textId="78DB15FA" w:rsidR="00980451" w:rsidRPr="0055104B" w:rsidRDefault="00980451" w:rsidP="00980451">
            <w:pPr>
              <w:rPr>
                <w:rFonts w:ascii="Arial" w:eastAsia="Times New Roman" w:hAnsi="Arial" w:cs="Arial"/>
                <w:color w:val="000000"/>
              </w:rPr>
            </w:pPr>
            <w:r w:rsidRPr="0055104B">
              <w:rPr>
                <w:rFonts w:ascii="Arial" w:hAnsi="Arial" w:cs="Arial"/>
                <w:color w:val="000000"/>
              </w:rPr>
              <w:t>0.114</w:t>
            </w:r>
          </w:p>
        </w:tc>
      </w:tr>
      <w:tr w:rsidR="00980451" w:rsidRPr="0055104B" w14:paraId="1E288EAD" w14:textId="26422E56" w:rsidTr="0055104B">
        <w:trPr>
          <w:trHeight w:val="300"/>
        </w:trPr>
        <w:tc>
          <w:tcPr>
            <w:tcW w:w="2161" w:type="dxa"/>
            <w:noWrap/>
            <w:hideMark/>
          </w:tcPr>
          <w:p w14:paraId="5ADD58CE"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Prophylactic Anticoagulation</w:t>
            </w:r>
          </w:p>
        </w:tc>
        <w:tc>
          <w:tcPr>
            <w:tcW w:w="1614" w:type="dxa"/>
            <w:noWrap/>
            <w:hideMark/>
          </w:tcPr>
          <w:p w14:paraId="78A4B3F8"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21 (53.8%)</w:t>
            </w:r>
          </w:p>
        </w:tc>
        <w:tc>
          <w:tcPr>
            <w:tcW w:w="1530" w:type="dxa"/>
            <w:noWrap/>
            <w:hideMark/>
          </w:tcPr>
          <w:p w14:paraId="619928D4"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16 (48.5%)</w:t>
            </w:r>
          </w:p>
        </w:tc>
        <w:tc>
          <w:tcPr>
            <w:tcW w:w="1710" w:type="dxa"/>
            <w:noWrap/>
            <w:hideMark/>
          </w:tcPr>
          <w:p w14:paraId="4BC0310B"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66 (86.8%)</w:t>
            </w:r>
          </w:p>
        </w:tc>
        <w:tc>
          <w:tcPr>
            <w:tcW w:w="1530" w:type="dxa"/>
            <w:noWrap/>
            <w:hideMark/>
          </w:tcPr>
          <w:p w14:paraId="27265FA5"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28 (82.4%)</w:t>
            </w:r>
          </w:p>
        </w:tc>
        <w:tc>
          <w:tcPr>
            <w:tcW w:w="1620" w:type="dxa"/>
            <w:noWrap/>
            <w:hideMark/>
          </w:tcPr>
          <w:p w14:paraId="062FFEF5"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87 (75.7%)</w:t>
            </w:r>
          </w:p>
        </w:tc>
        <w:tc>
          <w:tcPr>
            <w:tcW w:w="1620" w:type="dxa"/>
            <w:noWrap/>
            <w:hideMark/>
          </w:tcPr>
          <w:p w14:paraId="7A54B173"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44 (65.7%)</w:t>
            </w:r>
          </w:p>
        </w:tc>
        <w:tc>
          <w:tcPr>
            <w:tcW w:w="1080" w:type="dxa"/>
            <w:vAlign w:val="bottom"/>
          </w:tcPr>
          <w:p w14:paraId="7ACE9C0B" w14:textId="48F5DFE4" w:rsidR="00980451" w:rsidRPr="0055104B" w:rsidRDefault="00980451" w:rsidP="00980451">
            <w:pPr>
              <w:rPr>
                <w:rFonts w:ascii="Arial" w:eastAsia="Times New Roman" w:hAnsi="Arial" w:cs="Arial"/>
                <w:color w:val="000000"/>
              </w:rPr>
            </w:pPr>
            <w:r w:rsidRPr="0055104B">
              <w:rPr>
                <w:rFonts w:ascii="Arial" w:hAnsi="Arial" w:cs="Arial"/>
                <w:color w:val="000000"/>
              </w:rPr>
              <w:t>&lt;0.001</w:t>
            </w:r>
          </w:p>
        </w:tc>
      </w:tr>
    </w:tbl>
    <w:p w14:paraId="2CA50488" w14:textId="77777777" w:rsidR="0053206A" w:rsidRPr="0055104B" w:rsidRDefault="0053206A" w:rsidP="00D837DC">
      <w:pPr>
        <w:jc w:val="both"/>
        <w:rPr>
          <w:rFonts w:ascii="Arial" w:hAnsi="Arial" w:cs="Arial"/>
        </w:rPr>
      </w:pPr>
    </w:p>
    <w:p w14:paraId="068AC55B" w14:textId="77777777" w:rsidR="0064728B" w:rsidRPr="0055104B" w:rsidRDefault="0064728B">
      <w:pPr>
        <w:rPr>
          <w:rFonts w:ascii="Arial" w:hAnsi="Arial" w:cs="Arial"/>
        </w:rPr>
      </w:pPr>
      <w:r w:rsidRPr="0055104B">
        <w:rPr>
          <w:rFonts w:ascii="Arial" w:hAnsi="Arial" w:cs="Arial"/>
        </w:rPr>
        <w:br w:type="page"/>
      </w:r>
    </w:p>
    <w:tbl>
      <w:tblPr>
        <w:tblStyle w:val="GridTable1Light"/>
        <w:tblW w:w="7064" w:type="dxa"/>
        <w:tblLook w:val="04A0" w:firstRow="1" w:lastRow="0" w:firstColumn="1" w:lastColumn="0" w:noHBand="0" w:noVBand="1"/>
      </w:tblPr>
      <w:tblGrid>
        <w:gridCol w:w="1452"/>
        <w:gridCol w:w="1522"/>
        <w:gridCol w:w="1324"/>
        <w:gridCol w:w="1816"/>
        <w:gridCol w:w="1073"/>
      </w:tblGrid>
      <w:tr w:rsidR="0064728B" w:rsidRPr="0055104B" w14:paraId="2CB63BF1" w14:textId="77777777" w:rsidTr="00D84FB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64" w:type="dxa"/>
            <w:gridSpan w:val="5"/>
            <w:noWrap/>
          </w:tcPr>
          <w:p w14:paraId="2309094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lastRenderedPageBreak/>
              <w:t>Table 4.  Differentially expressed genes in hospitalized patients with COVID-19 versus hospitalized patient admitted for other acute illnesses</w:t>
            </w:r>
          </w:p>
        </w:tc>
      </w:tr>
      <w:tr w:rsidR="0064728B" w:rsidRPr="0055104B" w14:paraId="4E99CEB6"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6626612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Gene</w:t>
            </w:r>
          </w:p>
        </w:tc>
        <w:tc>
          <w:tcPr>
            <w:tcW w:w="1522" w:type="dxa"/>
            <w:noWrap/>
            <w:hideMark/>
          </w:tcPr>
          <w:p w14:paraId="6969A50D" w14:textId="77777777" w:rsidR="0064728B" w:rsidRPr="0055104B" w:rsidRDefault="0064728B" w:rsidP="00D84FB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kern w:val="0"/>
                <w14:ligatures w14:val="none"/>
              </w:rPr>
            </w:pPr>
            <w:r w:rsidRPr="0055104B">
              <w:rPr>
                <w:rFonts w:ascii="Arial" w:eastAsia="Times New Roman" w:hAnsi="Arial" w:cs="Arial"/>
                <w:color w:val="000000"/>
              </w:rPr>
              <w:t xml:space="preserve">Median hits </w:t>
            </w:r>
          </w:p>
          <w:p w14:paraId="14EDD10C" w14:textId="77777777" w:rsidR="0064728B" w:rsidRPr="0055104B" w:rsidRDefault="0064728B" w:rsidP="00D84FB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in non-COVID</w:t>
            </w:r>
          </w:p>
        </w:tc>
        <w:tc>
          <w:tcPr>
            <w:tcW w:w="1324" w:type="dxa"/>
            <w:noWrap/>
            <w:hideMark/>
          </w:tcPr>
          <w:p w14:paraId="02796D5D" w14:textId="77777777" w:rsidR="0064728B" w:rsidRPr="0055104B" w:rsidRDefault="0064728B" w:rsidP="00D84FB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kern w:val="0"/>
                <w14:ligatures w14:val="none"/>
              </w:rPr>
            </w:pPr>
            <w:r w:rsidRPr="0055104B">
              <w:rPr>
                <w:rFonts w:ascii="Arial" w:eastAsia="Times New Roman" w:hAnsi="Arial" w:cs="Arial"/>
                <w:color w:val="000000"/>
              </w:rPr>
              <w:t xml:space="preserve">Median hits </w:t>
            </w:r>
          </w:p>
          <w:p w14:paraId="07653E83" w14:textId="77777777" w:rsidR="0064728B" w:rsidRPr="0055104B" w:rsidRDefault="0064728B" w:rsidP="00D84FB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in COVID</w:t>
            </w:r>
          </w:p>
        </w:tc>
        <w:tc>
          <w:tcPr>
            <w:tcW w:w="1816" w:type="dxa"/>
            <w:noWrap/>
            <w:hideMark/>
          </w:tcPr>
          <w:p w14:paraId="521BE422" w14:textId="77777777" w:rsidR="0064728B" w:rsidRPr="0055104B" w:rsidRDefault="0064728B" w:rsidP="00D84FB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Log2 Fold Change (SE)</w:t>
            </w:r>
          </w:p>
        </w:tc>
        <w:tc>
          <w:tcPr>
            <w:tcW w:w="1047" w:type="dxa"/>
            <w:noWrap/>
            <w:hideMark/>
          </w:tcPr>
          <w:p w14:paraId="130BD432" w14:textId="77777777" w:rsidR="0064728B" w:rsidRPr="0055104B" w:rsidRDefault="0064728B" w:rsidP="00D84FB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kern w:val="0"/>
                <w14:ligatures w14:val="none"/>
              </w:rPr>
            </w:pPr>
            <w:r w:rsidRPr="0055104B">
              <w:rPr>
                <w:rFonts w:ascii="Arial" w:eastAsia="Times New Roman" w:hAnsi="Arial" w:cs="Arial"/>
                <w:color w:val="000000"/>
              </w:rPr>
              <w:t>Adjusted</w:t>
            </w:r>
          </w:p>
          <w:p w14:paraId="47D84347" w14:textId="77777777" w:rsidR="0064728B" w:rsidRPr="0055104B" w:rsidRDefault="0064728B" w:rsidP="00D84FB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 xml:space="preserve"> p-Value</w:t>
            </w:r>
          </w:p>
        </w:tc>
      </w:tr>
      <w:tr w:rsidR="0064728B" w:rsidRPr="0055104B" w14:paraId="6A5F1FDD"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7D9C06B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AC233755.2</w:t>
            </w:r>
          </w:p>
        </w:tc>
        <w:tc>
          <w:tcPr>
            <w:tcW w:w="1522" w:type="dxa"/>
            <w:noWrap/>
            <w:hideMark/>
          </w:tcPr>
          <w:p w14:paraId="65BB6CB4"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w:t>
            </w:r>
          </w:p>
        </w:tc>
        <w:tc>
          <w:tcPr>
            <w:tcW w:w="1324" w:type="dxa"/>
            <w:noWrap/>
            <w:hideMark/>
          </w:tcPr>
          <w:p w14:paraId="624632BE"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2</w:t>
            </w:r>
          </w:p>
        </w:tc>
        <w:tc>
          <w:tcPr>
            <w:tcW w:w="1816" w:type="dxa"/>
            <w:noWrap/>
            <w:hideMark/>
          </w:tcPr>
          <w:p w14:paraId="3A159ECE"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3.43 (0.79)</w:t>
            </w:r>
          </w:p>
        </w:tc>
        <w:tc>
          <w:tcPr>
            <w:tcW w:w="1047" w:type="dxa"/>
            <w:noWrap/>
            <w:hideMark/>
          </w:tcPr>
          <w:p w14:paraId="6A7A215F"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0.016</w:t>
            </w:r>
          </w:p>
        </w:tc>
      </w:tr>
      <w:tr w:rsidR="0064728B" w:rsidRPr="0055104B" w14:paraId="5F207CD5"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5E563FC5" w14:textId="77777777" w:rsidR="0064728B" w:rsidRPr="0055104B" w:rsidRDefault="0064728B" w:rsidP="00D84FBB">
            <w:pPr>
              <w:rPr>
                <w:rFonts w:ascii="Arial" w:eastAsia="Times New Roman" w:hAnsi="Arial" w:cs="Arial"/>
                <w:b w:val="0"/>
                <w:bCs w:val="0"/>
                <w:color w:val="000000"/>
                <w:kern w:val="0"/>
                <w14:ligatures w14:val="none"/>
              </w:rPr>
            </w:pPr>
            <w:r w:rsidRPr="0055104B">
              <w:rPr>
                <w:rFonts w:ascii="Arial" w:eastAsia="Times New Roman" w:hAnsi="Arial" w:cs="Arial"/>
                <w:color w:val="000000"/>
              </w:rPr>
              <w:t>ALKAL2</w:t>
            </w:r>
          </w:p>
        </w:tc>
        <w:tc>
          <w:tcPr>
            <w:tcW w:w="1522" w:type="dxa"/>
            <w:noWrap/>
            <w:hideMark/>
          </w:tcPr>
          <w:p w14:paraId="2DD94448"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w:t>
            </w:r>
          </w:p>
        </w:tc>
        <w:tc>
          <w:tcPr>
            <w:tcW w:w="1324" w:type="dxa"/>
            <w:noWrap/>
            <w:hideMark/>
          </w:tcPr>
          <w:p w14:paraId="031D3E39"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9.5</w:t>
            </w:r>
          </w:p>
        </w:tc>
        <w:tc>
          <w:tcPr>
            <w:tcW w:w="1816" w:type="dxa"/>
            <w:noWrap/>
            <w:hideMark/>
          </w:tcPr>
          <w:p w14:paraId="13E8CFCD"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1.91 (0.46)</w:t>
            </w:r>
          </w:p>
        </w:tc>
        <w:tc>
          <w:tcPr>
            <w:tcW w:w="1047" w:type="dxa"/>
            <w:noWrap/>
            <w:hideMark/>
          </w:tcPr>
          <w:p w14:paraId="65789CB3"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0.028</w:t>
            </w:r>
          </w:p>
        </w:tc>
      </w:tr>
      <w:tr w:rsidR="0064728B" w:rsidRPr="0055104B" w14:paraId="1BBAB045"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7C61D03E" w14:textId="77777777" w:rsidR="0064728B" w:rsidRPr="0055104B" w:rsidRDefault="0064728B" w:rsidP="00D84FBB">
            <w:pPr>
              <w:rPr>
                <w:rFonts w:ascii="Arial" w:eastAsia="Times New Roman" w:hAnsi="Arial" w:cs="Arial"/>
                <w:b w:val="0"/>
                <w:bCs w:val="0"/>
                <w:color w:val="000000"/>
                <w:kern w:val="0"/>
                <w14:ligatures w14:val="none"/>
              </w:rPr>
            </w:pPr>
            <w:r w:rsidRPr="0055104B">
              <w:rPr>
                <w:rFonts w:ascii="Arial" w:eastAsia="Times New Roman" w:hAnsi="Arial" w:cs="Arial"/>
                <w:color w:val="000000"/>
              </w:rPr>
              <w:t>AXL</w:t>
            </w:r>
          </w:p>
        </w:tc>
        <w:tc>
          <w:tcPr>
            <w:tcW w:w="1522" w:type="dxa"/>
            <w:noWrap/>
            <w:hideMark/>
          </w:tcPr>
          <w:p w14:paraId="4F7EC4B2"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w:t>
            </w:r>
          </w:p>
        </w:tc>
        <w:tc>
          <w:tcPr>
            <w:tcW w:w="1324" w:type="dxa"/>
            <w:noWrap/>
            <w:hideMark/>
          </w:tcPr>
          <w:p w14:paraId="4D4CC957"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8.5</w:t>
            </w:r>
          </w:p>
        </w:tc>
        <w:tc>
          <w:tcPr>
            <w:tcW w:w="1816" w:type="dxa"/>
            <w:noWrap/>
            <w:hideMark/>
          </w:tcPr>
          <w:p w14:paraId="15D4DEEE"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2.36 (0.52)</w:t>
            </w:r>
          </w:p>
        </w:tc>
        <w:tc>
          <w:tcPr>
            <w:tcW w:w="1047" w:type="dxa"/>
            <w:noWrap/>
            <w:hideMark/>
          </w:tcPr>
          <w:p w14:paraId="22791F83"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0.015</w:t>
            </w:r>
          </w:p>
        </w:tc>
      </w:tr>
      <w:tr w:rsidR="0064728B" w:rsidRPr="0055104B" w14:paraId="549D23CB"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64090C13" w14:textId="77777777" w:rsidR="0064728B" w:rsidRPr="0055104B" w:rsidRDefault="0064728B" w:rsidP="00D84FBB">
            <w:pPr>
              <w:rPr>
                <w:rFonts w:ascii="Arial" w:eastAsia="Times New Roman" w:hAnsi="Arial" w:cs="Arial"/>
                <w:b w:val="0"/>
                <w:bCs w:val="0"/>
                <w:color w:val="000000"/>
                <w:kern w:val="0"/>
                <w14:ligatures w14:val="none"/>
              </w:rPr>
            </w:pPr>
            <w:r w:rsidRPr="0055104B">
              <w:rPr>
                <w:rFonts w:ascii="Arial" w:eastAsia="Times New Roman" w:hAnsi="Arial" w:cs="Arial"/>
                <w:color w:val="000000"/>
              </w:rPr>
              <w:t>BAMBI</w:t>
            </w:r>
          </w:p>
        </w:tc>
        <w:tc>
          <w:tcPr>
            <w:tcW w:w="1522" w:type="dxa"/>
            <w:noWrap/>
            <w:hideMark/>
          </w:tcPr>
          <w:p w14:paraId="4A2119E8"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10</w:t>
            </w:r>
          </w:p>
        </w:tc>
        <w:tc>
          <w:tcPr>
            <w:tcW w:w="1324" w:type="dxa"/>
            <w:noWrap/>
            <w:hideMark/>
          </w:tcPr>
          <w:p w14:paraId="72EBAD6C"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51</w:t>
            </w:r>
          </w:p>
        </w:tc>
        <w:tc>
          <w:tcPr>
            <w:tcW w:w="1816" w:type="dxa"/>
            <w:noWrap/>
            <w:hideMark/>
          </w:tcPr>
          <w:p w14:paraId="566907C3"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1.42 (0.33)</w:t>
            </w:r>
          </w:p>
        </w:tc>
        <w:tc>
          <w:tcPr>
            <w:tcW w:w="1047" w:type="dxa"/>
            <w:noWrap/>
            <w:hideMark/>
          </w:tcPr>
          <w:p w14:paraId="165BA387"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0.016</w:t>
            </w:r>
          </w:p>
        </w:tc>
      </w:tr>
      <w:tr w:rsidR="0064728B" w:rsidRPr="0055104B" w14:paraId="7729E892"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2B7313F7" w14:textId="77777777" w:rsidR="0064728B" w:rsidRPr="0055104B" w:rsidRDefault="0064728B" w:rsidP="00D84FBB">
            <w:pPr>
              <w:rPr>
                <w:rFonts w:ascii="Arial" w:eastAsia="Times New Roman" w:hAnsi="Arial" w:cs="Arial"/>
                <w:b w:val="0"/>
                <w:bCs w:val="0"/>
                <w:color w:val="000000"/>
                <w:kern w:val="0"/>
                <w14:ligatures w14:val="none"/>
              </w:rPr>
            </w:pPr>
            <w:r w:rsidRPr="0055104B">
              <w:rPr>
                <w:rFonts w:ascii="Arial" w:eastAsia="Times New Roman" w:hAnsi="Arial" w:cs="Arial"/>
                <w:color w:val="000000"/>
              </w:rPr>
              <w:t>BFSP2</w:t>
            </w:r>
          </w:p>
        </w:tc>
        <w:tc>
          <w:tcPr>
            <w:tcW w:w="1522" w:type="dxa"/>
            <w:noWrap/>
            <w:hideMark/>
          </w:tcPr>
          <w:p w14:paraId="78D1AFD0"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w:t>
            </w:r>
          </w:p>
        </w:tc>
        <w:tc>
          <w:tcPr>
            <w:tcW w:w="1324" w:type="dxa"/>
            <w:noWrap/>
            <w:hideMark/>
          </w:tcPr>
          <w:p w14:paraId="1F52AA89"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9</w:t>
            </w:r>
          </w:p>
        </w:tc>
        <w:tc>
          <w:tcPr>
            <w:tcW w:w="1816" w:type="dxa"/>
            <w:noWrap/>
            <w:hideMark/>
          </w:tcPr>
          <w:p w14:paraId="416519DE"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1.81 (0.41)</w:t>
            </w:r>
          </w:p>
        </w:tc>
        <w:tc>
          <w:tcPr>
            <w:tcW w:w="1047" w:type="dxa"/>
            <w:noWrap/>
            <w:hideMark/>
          </w:tcPr>
          <w:p w14:paraId="5E9E3A28"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0.016</w:t>
            </w:r>
          </w:p>
        </w:tc>
      </w:tr>
      <w:tr w:rsidR="0064728B" w:rsidRPr="0055104B" w14:paraId="4AC117D1"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1DCC134A" w14:textId="77777777" w:rsidR="0064728B" w:rsidRPr="0055104B" w:rsidRDefault="0064728B" w:rsidP="00D84FBB">
            <w:pPr>
              <w:rPr>
                <w:rFonts w:ascii="Arial" w:eastAsia="Times New Roman" w:hAnsi="Arial" w:cs="Arial"/>
                <w:b w:val="0"/>
                <w:bCs w:val="0"/>
                <w:color w:val="000000"/>
                <w:kern w:val="0"/>
                <w14:ligatures w14:val="none"/>
              </w:rPr>
            </w:pPr>
            <w:r w:rsidRPr="0055104B">
              <w:rPr>
                <w:rFonts w:ascii="Arial" w:eastAsia="Times New Roman" w:hAnsi="Arial" w:cs="Arial"/>
                <w:color w:val="000000"/>
              </w:rPr>
              <w:t>BMP6</w:t>
            </w:r>
          </w:p>
        </w:tc>
        <w:tc>
          <w:tcPr>
            <w:tcW w:w="1522" w:type="dxa"/>
            <w:noWrap/>
            <w:hideMark/>
          </w:tcPr>
          <w:p w14:paraId="390CC717"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124</w:t>
            </w:r>
          </w:p>
        </w:tc>
        <w:tc>
          <w:tcPr>
            <w:tcW w:w="1324" w:type="dxa"/>
            <w:noWrap/>
            <w:hideMark/>
          </w:tcPr>
          <w:p w14:paraId="3A3E8297"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421</w:t>
            </w:r>
          </w:p>
        </w:tc>
        <w:tc>
          <w:tcPr>
            <w:tcW w:w="1816" w:type="dxa"/>
            <w:noWrap/>
            <w:hideMark/>
          </w:tcPr>
          <w:p w14:paraId="0B24AE67"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1.10 (0.25)</w:t>
            </w:r>
          </w:p>
        </w:tc>
        <w:tc>
          <w:tcPr>
            <w:tcW w:w="1047" w:type="dxa"/>
            <w:noWrap/>
            <w:hideMark/>
          </w:tcPr>
          <w:p w14:paraId="19436D34"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0.016</w:t>
            </w:r>
          </w:p>
        </w:tc>
      </w:tr>
      <w:tr w:rsidR="0064728B" w:rsidRPr="0055104B" w14:paraId="3B8FEB72"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6CBB820B" w14:textId="77777777" w:rsidR="0064728B" w:rsidRPr="0055104B" w:rsidRDefault="0064728B" w:rsidP="00D84FBB">
            <w:pPr>
              <w:rPr>
                <w:rFonts w:ascii="Arial" w:eastAsia="Times New Roman" w:hAnsi="Arial" w:cs="Arial"/>
                <w:b w:val="0"/>
                <w:bCs w:val="0"/>
                <w:color w:val="000000"/>
                <w:kern w:val="0"/>
                <w14:ligatures w14:val="none"/>
              </w:rPr>
            </w:pPr>
            <w:r w:rsidRPr="0055104B">
              <w:rPr>
                <w:rFonts w:ascii="Arial" w:eastAsia="Times New Roman" w:hAnsi="Arial" w:cs="Arial"/>
                <w:color w:val="000000"/>
              </w:rPr>
              <w:t>CLEC6A</w:t>
            </w:r>
          </w:p>
        </w:tc>
        <w:tc>
          <w:tcPr>
            <w:tcW w:w="1522" w:type="dxa"/>
            <w:noWrap/>
            <w:hideMark/>
          </w:tcPr>
          <w:p w14:paraId="7078C705"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73.5</w:t>
            </w:r>
          </w:p>
        </w:tc>
        <w:tc>
          <w:tcPr>
            <w:tcW w:w="1324" w:type="dxa"/>
            <w:noWrap/>
            <w:hideMark/>
          </w:tcPr>
          <w:p w14:paraId="647801BA"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17</w:t>
            </w:r>
          </w:p>
        </w:tc>
        <w:tc>
          <w:tcPr>
            <w:tcW w:w="1816" w:type="dxa"/>
            <w:noWrap/>
            <w:hideMark/>
          </w:tcPr>
          <w:p w14:paraId="6AE72099"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-1.46 (0.35)</w:t>
            </w:r>
          </w:p>
        </w:tc>
        <w:tc>
          <w:tcPr>
            <w:tcW w:w="1047" w:type="dxa"/>
            <w:noWrap/>
            <w:hideMark/>
          </w:tcPr>
          <w:p w14:paraId="3FDA7A3A"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0.028</w:t>
            </w:r>
          </w:p>
        </w:tc>
      </w:tr>
      <w:tr w:rsidR="0064728B" w:rsidRPr="0055104B" w14:paraId="172388F8"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1B484F3B" w14:textId="77777777" w:rsidR="0064728B" w:rsidRPr="0055104B" w:rsidRDefault="0064728B" w:rsidP="00D84FBB">
            <w:pPr>
              <w:rPr>
                <w:rFonts w:ascii="Arial" w:eastAsia="Times New Roman" w:hAnsi="Arial" w:cs="Arial"/>
                <w:b w:val="0"/>
                <w:bCs w:val="0"/>
                <w:color w:val="000000"/>
                <w:kern w:val="0"/>
                <w14:ligatures w14:val="none"/>
              </w:rPr>
            </w:pPr>
            <w:r w:rsidRPr="0055104B">
              <w:rPr>
                <w:rFonts w:ascii="Arial" w:eastAsia="Times New Roman" w:hAnsi="Arial" w:cs="Arial"/>
                <w:color w:val="000000"/>
              </w:rPr>
              <w:t>CRYM</w:t>
            </w:r>
          </w:p>
        </w:tc>
        <w:tc>
          <w:tcPr>
            <w:tcW w:w="1522" w:type="dxa"/>
            <w:noWrap/>
            <w:hideMark/>
          </w:tcPr>
          <w:p w14:paraId="4014439B"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5</w:t>
            </w:r>
          </w:p>
        </w:tc>
        <w:tc>
          <w:tcPr>
            <w:tcW w:w="1324" w:type="dxa"/>
            <w:noWrap/>
            <w:hideMark/>
          </w:tcPr>
          <w:p w14:paraId="64725B7C"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39</w:t>
            </w:r>
          </w:p>
        </w:tc>
        <w:tc>
          <w:tcPr>
            <w:tcW w:w="1816" w:type="dxa"/>
            <w:noWrap/>
            <w:hideMark/>
          </w:tcPr>
          <w:p w14:paraId="122C9D82"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1.82 (0.43)</w:t>
            </w:r>
          </w:p>
        </w:tc>
        <w:tc>
          <w:tcPr>
            <w:tcW w:w="1047" w:type="dxa"/>
            <w:noWrap/>
            <w:hideMark/>
          </w:tcPr>
          <w:p w14:paraId="54A3488F"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0.024</w:t>
            </w:r>
          </w:p>
        </w:tc>
      </w:tr>
      <w:tr w:rsidR="0064728B" w:rsidRPr="0055104B" w14:paraId="504B46DE"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494A3E9A" w14:textId="77777777" w:rsidR="0064728B" w:rsidRPr="0055104B" w:rsidRDefault="0064728B" w:rsidP="00D84FBB">
            <w:pPr>
              <w:rPr>
                <w:rFonts w:ascii="Arial" w:eastAsia="Times New Roman" w:hAnsi="Arial" w:cs="Arial"/>
                <w:b w:val="0"/>
                <w:bCs w:val="0"/>
                <w:color w:val="000000"/>
                <w:kern w:val="0"/>
                <w14:ligatures w14:val="none"/>
              </w:rPr>
            </w:pPr>
            <w:r w:rsidRPr="0055104B">
              <w:rPr>
                <w:rFonts w:ascii="Arial" w:eastAsia="Times New Roman" w:hAnsi="Arial" w:cs="Arial"/>
                <w:color w:val="000000"/>
              </w:rPr>
              <w:t>GRASP</w:t>
            </w:r>
          </w:p>
        </w:tc>
        <w:tc>
          <w:tcPr>
            <w:tcW w:w="1522" w:type="dxa"/>
            <w:noWrap/>
            <w:hideMark/>
          </w:tcPr>
          <w:p w14:paraId="40506FBD"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112</w:t>
            </w:r>
          </w:p>
        </w:tc>
        <w:tc>
          <w:tcPr>
            <w:tcW w:w="1324" w:type="dxa"/>
            <w:noWrap/>
            <w:hideMark/>
          </w:tcPr>
          <w:p w14:paraId="68DB7EAC"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312</w:t>
            </w:r>
          </w:p>
        </w:tc>
        <w:tc>
          <w:tcPr>
            <w:tcW w:w="1816" w:type="dxa"/>
            <w:noWrap/>
            <w:hideMark/>
          </w:tcPr>
          <w:p w14:paraId="47978498"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1.57 (0.33)</w:t>
            </w:r>
          </w:p>
        </w:tc>
        <w:tc>
          <w:tcPr>
            <w:tcW w:w="1047" w:type="dxa"/>
            <w:noWrap/>
            <w:hideMark/>
          </w:tcPr>
          <w:p w14:paraId="1AC69B94"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0.010</w:t>
            </w:r>
          </w:p>
        </w:tc>
      </w:tr>
      <w:tr w:rsidR="0064728B" w:rsidRPr="0055104B" w14:paraId="485A1D26"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72EAA523" w14:textId="77777777" w:rsidR="0064728B" w:rsidRPr="0055104B" w:rsidRDefault="0064728B" w:rsidP="00D84FBB">
            <w:pPr>
              <w:rPr>
                <w:rFonts w:ascii="Arial" w:eastAsia="Times New Roman" w:hAnsi="Arial" w:cs="Arial"/>
                <w:b w:val="0"/>
                <w:bCs w:val="0"/>
                <w:color w:val="000000"/>
                <w:kern w:val="0"/>
                <w14:ligatures w14:val="none"/>
              </w:rPr>
            </w:pPr>
            <w:r w:rsidRPr="0055104B">
              <w:rPr>
                <w:rFonts w:ascii="Arial" w:eastAsia="Times New Roman" w:hAnsi="Arial" w:cs="Arial"/>
                <w:color w:val="000000"/>
              </w:rPr>
              <w:t>IFI27</w:t>
            </w:r>
          </w:p>
        </w:tc>
        <w:tc>
          <w:tcPr>
            <w:tcW w:w="1522" w:type="dxa"/>
            <w:noWrap/>
            <w:hideMark/>
          </w:tcPr>
          <w:p w14:paraId="2ECE1E89"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310</w:t>
            </w:r>
          </w:p>
        </w:tc>
        <w:tc>
          <w:tcPr>
            <w:tcW w:w="1324" w:type="dxa"/>
            <w:noWrap/>
            <w:hideMark/>
          </w:tcPr>
          <w:p w14:paraId="34763A1F"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22806</w:t>
            </w:r>
          </w:p>
        </w:tc>
        <w:tc>
          <w:tcPr>
            <w:tcW w:w="1816" w:type="dxa"/>
            <w:noWrap/>
            <w:hideMark/>
          </w:tcPr>
          <w:p w14:paraId="36A094A0"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2.37 (0.49)</w:t>
            </w:r>
          </w:p>
        </w:tc>
        <w:tc>
          <w:tcPr>
            <w:tcW w:w="1047" w:type="dxa"/>
            <w:noWrap/>
            <w:hideMark/>
          </w:tcPr>
          <w:p w14:paraId="49727E0A"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0.007</w:t>
            </w:r>
          </w:p>
        </w:tc>
      </w:tr>
      <w:tr w:rsidR="0064728B" w:rsidRPr="0055104B" w14:paraId="548C2646"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441D1AA3" w14:textId="77777777" w:rsidR="0064728B" w:rsidRPr="0055104B" w:rsidRDefault="0064728B" w:rsidP="00D84FBB">
            <w:pPr>
              <w:rPr>
                <w:rFonts w:ascii="Arial" w:eastAsia="Times New Roman" w:hAnsi="Arial" w:cs="Arial"/>
                <w:b w:val="0"/>
                <w:bCs w:val="0"/>
                <w:color w:val="000000"/>
                <w:kern w:val="0"/>
                <w14:ligatures w14:val="none"/>
              </w:rPr>
            </w:pPr>
            <w:r w:rsidRPr="0055104B">
              <w:rPr>
                <w:rFonts w:ascii="Arial" w:eastAsia="Times New Roman" w:hAnsi="Arial" w:cs="Arial"/>
                <w:color w:val="000000"/>
              </w:rPr>
              <w:t>KRT8</w:t>
            </w:r>
          </w:p>
        </w:tc>
        <w:tc>
          <w:tcPr>
            <w:tcW w:w="1522" w:type="dxa"/>
            <w:noWrap/>
            <w:hideMark/>
          </w:tcPr>
          <w:p w14:paraId="2B93C545"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5</w:t>
            </w:r>
          </w:p>
        </w:tc>
        <w:tc>
          <w:tcPr>
            <w:tcW w:w="1324" w:type="dxa"/>
            <w:noWrap/>
            <w:hideMark/>
          </w:tcPr>
          <w:p w14:paraId="5F03AAAD"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17</w:t>
            </w:r>
          </w:p>
        </w:tc>
        <w:tc>
          <w:tcPr>
            <w:tcW w:w="1816" w:type="dxa"/>
            <w:noWrap/>
            <w:hideMark/>
          </w:tcPr>
          <w:p w14:paraId="2AB79B0C"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1.24 (0.31)</w:t>
            </w:r>
          </w:p>
        </w:tc>
        <w:tc>
          <w:tcPr>
            <w:tcW w:w="1047" w:type="dxa"/>
            <w:noWrap/>
            <w:hideMark/>
          </w:tcPr>
          <w:p w14:paraId="60C3D9EC"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0.040</w:t>
            </w:r>
          </w:p>
        </w:tc>
      </w:tr>
      <w:tr w:rsidR="0064728B" w:rsidRPr="0055104B" w14:paraId="4CE42794"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1FA528B8" w14:textId="77777777" w:rsidR="0064728B" w:rsidRPr="0055104B" w:rsidRDefault="0064728B" w:rsidP="00D84FBB">
            <w:pPr>
              <w:rPr>
                <w:rFonts w:ascii="Arial" w:eastAsia="Times New Roman" w:hAnsi="Arial" w:cs="Arial"/>
                <w:b w:val="0"/>
                <w:bCs w:val="0"/>
                <w:color w:val="000000"/>
                <w:kern w:val="0"/>
                <w14:ligatures w14:val="none"/>
              </w:rPr>
            </w:pPr>
            <w:r w:rsidRPr="0055104B">
              <w:rPr>
                <w:rFonts w:ascii="Arial" w:eastAsia="Times New Roman" w:hAnsi="Arial" w:cs="Arial"/>
                <w:color w:val="000000"/>
              </w:rPr>
              <w:t>LIPN</w:t>
            </w:r>
          </w:p>
        </w:tc>
        <w:tc>
          <w:tcPr>
            <w:tcW w:w="1522" w:type="dxa"/>
            <w:noWrap/>
            <w:hideMark/>
          </w:tcPr>
          <w:p w14:paraId="1E17D3CB"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294</w:t>
            </w:r>
          </w:p>
        </w:tc>
        <w:tc>
          <w:tcPr>
            <w:tcW w:w="1324" w:type="dxa"/>
            <w:noWrap/>
            <w:hideMark/>
          </w:tcPr>
          <w:p w14:paraId="1324C806"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95.5</w:t>
            </w:r>
          </w:p>
        </w:tc>
        <w:tc>
          <w:tcPr>
            <w:tcW w:w="1816" w:type="dxa"/>
            <w:noWrap/>
            <w:hideMark/>
          </w:tcPr>
          <w:p w14:paraId="051A4747"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-1.36 (0.32)</w:t>
            </w:r>
          </w:p>
        </w:tc>
        <w:tc>
          <w:tcPr>
            <w:tcW w:w="1047" w:type="dxa"/>
            <w:noWrap/>
            <w:hideMark/>
          </w:tcPr>
          <w:p w14:paraId="5C2D3201"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0.019</w:t>
            </w:r>
          </w:p>
        </w:tc>
      </w:tr>
      <w:tr w:rsidR="0064728B" w:rsidRPr="0055104B" w14:paraId="199321EC"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67CF4316" w14:textId="77777777" w:rsidR="0064728B" w:rsidRPr="0055104B" w:rsidRDefault="0064728B" w:rsidP="00D84FBB">
            <w:pPr>
              <w:rPr>
                <w:rFonts w:ascii="Arial" w:eastAsia="Times New Roman" w:hAnsi="Arial" w:cs="Arial"/>
                <w:b w:val="0"/>
                <w:bCs w:val="0"/>
                <w:color w:val="000000"/>
                <w:kern w:val="0"/>
                <w14:ligatures w14:val="none"/>
              </w:rPr>
            </w:pPr>
            <w:r w:rsidRPr="0055104B">
              <w:rPr>
                <w:rFonts w:ascii="Arial" w:eastAsia="Times New Roman" w:hAnsi="Arial" w:cs="Arial"/>
                <w:color w:val="000000"/>
              </w:rPr>
              <w:t>MYZAP</w:t>
            </w:r>
          </w:p>
        </w:tc>
        <w:tc>
          <w:tcPr>
            <w:tcW w:w="1522" w:type="dxa"/>
            <w:noWrap/>
            <w:hideMark/>
          </w:tcPr>
          <w:p w14:paraId="154D9988"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7.5</w:t>
            </w:r>
          </w:p>
        </w:tc>
        <w:tc>
          <w:tcPr>
            <w:tcW w:w="1324" w:type="dxa"/>
            <w:noWrap/>
            <w:hideMark/>
          </w:tcPr>
          <w:p w14:paraId="5D07B784"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62.5</w:t>
            </w:r>
          </w:p>
        </w:tc>
        <w:tc>
          <w:tcPr>
            <w:tcW w:w="1816" w:type="dxa"/>
            <w:noWrap/>
            <w:hideMark/>
          </w:tcPr>
          <w:p w14:paraId="0C183D3D"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1.42 (0.35)</w:t>
            </w:r>
          </w:p>
        </w:tc>
        <w:tc>
          <w:tcPr>
            <w:tcW w:w="1047" w:type="dxa"/>
            <w:noWrap/>
            <w:hideMark/>
          </w:tcPr>
          <w:p w14:paraId="18F2116C"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0.040</w:t>
            </w:r>
          </w:p>
        </w:tc>
      </w:tr>
      <w:tr w:rsidR="0064728B" w:rsidRPr="0055104B" w14:paraId="1C7A4072"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3C890B5D" w14:textId="77777777" w:rsidR="0064728B" w:rsidRPr="0055104B" w:rsidRDefault="0064728B" w:rsidP="00D84FBB">
            <w:pPr>
              <w:rPr>
                <w:rFonts w:ascii="Arial" w:eastAsia="Times New Roman" w:hAnsi="Arial" w:cs="Arial"/>
                <w:b w:val="0"/>
                <w:bCs w:val="0"/>
                <w:color w:val="000000"/>
                <w:kern w:val="0"/>
                <w14:ligatures w14:val="none"/>
              </w:rPr>
            </w:pPr>
            <w:r w:rsidRPr="0055104B">
              <w:rPr>
                <w:rFonts w:ascii="Arial" w:eastAsia="Times New Roman" w:hAnsi="Arial" w:cs="Arial"/>
                <w:color w:val="000000"/>
              </w:rPr>
              <w:t>NECTIN2</w:t>
            </w:r>
          </w:p>
        </w:tc>
        <w:tc>
          <w:tcPr>
            <w:tcW w:w="1522" w:type="dxa"/>
            <w:noWrap/>
            <w:hideMark/>
          </w:tcPr>
          <w:p w14:paraId="7085C433"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191</w:t>
            </w:r>
          </w:p>
        </w:tc>
        <w:tc>
          <w:tcPr>
            <w:tcW w:w="1324" w:type="dxa"/>
            <w:noWrap/>
            <w:hideMark/>
          </w:tcPr>
          <w:p w14:paraId="56C4DB6D"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499</w:t>
            </w:r>
          </w:p>
        </w:tc>
        <w:tc>
          <w:tcPr>
            <w:tcW w:w="1816" w:type="dxa"/>
            <w:noWrap/>
            <w:hideMark/>
          </w:tcPr>
          <w:p w14:paraId="5922CB06"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1.18 (0.28)</w:t>
            </w:r>
          </w:p>
        </w:tc>
        <w:tc>
          <w:tcPr>
            <w:tcW w:w="1047" w:type="dxa"/>
            <w:noWrap/>
            <w:hideMark/>
          </w:tcPr>
          <w:p w14:paraId="26D38AA2"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0.024</w:t>
            </w:r>
          </w:p>
        </w:tc>
      </w:tr>
      <w:tr w:rsidR="0064728B" w:rsidRPr="0055104B" w14:paraId="0F79D6E6"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190715DB" w14:textId="77777777" w:rsidR="0064728B" w:rsidRPr="0055104B" w:rsidRDefault="0064728B" w:rsidP="00D84FBB">
            <w:pPr>
              <w:rPr>
                <w:rFonts w:ascii="Arial" w:eastAsia="Times New Roman" w:hAnsi="Arial" w:cs="Arial"/>
                <w:b w:val="0"/>
                <w:bCs w:val="0"/>
                <w:color w:val="000000"/>
                <w:kern w:val="0"/>
                <w14:ligatures w14:val="none"/>
              </w:rPr>
            </w:pPr>
            <w:r w:rsidRPr="0055104B">
              <w:rPr>
                <w:rFonts w:ascii="Arial" w:eastAsia="Times New Roman" w:hAnsi="Arial" w:cs="Arial"/>
                <w:color w:val="000000"/>
              </w:rPr>
              <w:t>PDE2A</w:t>
            </w:r>
          </w:p>
        </w:tc>
        <w:tc>
          <w:tcPr>
            <w:tcW w:w="1522" w:type="dxa"/>
            <w:noWrap/>
            <w:hideMark/>
          </w:tcPr>
          <w:p w14:paraId="3FDE2E20"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42.5</w:t>
            </w:r>
          </w:p>
        </w:tc>
        <w:tc>
          <w:tcPr>
            <w:tcW w:w="1324" w:type="dxa"/>
            <w:noWrap/>
            <w:hideMark/>
          </w:tcPr>
          <w:p w14:paraId="499C6AF9"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149.5</w:t>
            </w:r>
          </w:p>
        </w:tc>
        <w:tc>
          <w:tcPr>
            <w:tcW w:w="1816" w:type="dxa"/>
            <w:noWrap/>
            <w:hideMark/>
          </w:tcPr>
          <w:p w14:paraId="10C0BB23"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1.41 (0.29)</w:t>
            </w:r>
          </w:p>
        </w:tc>
        <w:tc>
          <w:tcPr>
            <w:tcW w:w="1047" w:type="dxa"/>
            <w:noWrap/>
            <w:hideMark/>
          </w:tcPr>
          <w:p w14:paraId="4CD7D7AD"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0.007</w:t>
            </w:r>
          </w:p>
        </w:tc>
      </w:tr>
      <w:tr w:rsidR="0064728B" w:rsidRPr="0055104B" w14:paraId="7ADCFC30"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5036013B" w14:textId="77777777" w:rsidR="0064728B" w:rsidRPr="0055104B" w:rsidRDefault="0064728B" w:rsidP="00D84FBB">
            <w:pPr>
              <w:rPr>
                <w:rFonts w:ascii="Arial" w:eastAsia="Times New Roman" w:hAnsi="Arial" w:cs="Arial"/>
                <w:b w:val="0"/>
                <w:bCs w:val="0"/>
                <w:color w:val="000000"/>
                <w:kern w:val="0"/>
                <w14:ligatures w14:val="none"/>
              </w:rPr>
            </w:pPr>
            <w:r w:rsidRPr="0055104B">
              <w:rPr>
                <w:rFonts w:ascii="Arial" w:eastAsia="Times New Roman" w:hAnsi="Arial" w:cs="Arial"/>
                <w:color w:val="000000"/>
              </w:rPr>
              <w:t>PRKG1</w:t>
            </w:r>
          </w:p>
        </w:tc>
        <w:tc>
          <w:tcPr>
            <w:tcW w:w="1522" w:type="dxa"/>
            <w:noWrap/>
            <w:hideMark/>
          </w:tcPr>
          <w:p w14:paraId="42DA1FCE"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4.5</w:t>
            </w:r>
          </w:p>
        </w:tc>
        <w:tc>
          <w:tcPr>
            <w:tcW w:w="1324" w:type="dxa"/>
            <w:noWrap/>
            <w:hideMark/>
          </w:tcPr>
          <w:p w14:paraId="450306D7"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18</w:t>
            </w:r>
          </w:p>
        </w:tc>
        <w:tc>
          <w:tcPr>
            <w:tcW w:w="1816" w:type="dxa"/>
            <w:noWrap/>
            <w:hideMark/>
          </w:tcPr>
          <w:p w14:paraId="202A3A41"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1.53 (0.38)</w:t>
            </w:r>
          </w:p>
        </w:tc>
        <w:tc>
          <w:tcPr>
            <w:tcW w:w="1047" w:type="dxa"/>
            <w:noWrap/>
            <w:hideMark/>
          </w:tcPr>
          <w:p w14:paraId="0F09826B"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0.041</w:t>
            </w:r>
          </w:p>
        </w:tc>
      </w:tr>
      <w:tr w:rsidR="0064728B" w:rsidRPr="0055104B" w14:paraId="1C1EF2FD"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0AC3BBEC" w14:textId="77777777" w:rsidR="0064728B" w:rsidRPr="0055104B" w:rsidRDefault="0064728B" w:rsidP="00D84FBB">
            <w:pPr>
              <w:rPr>
                <w:rFonts w:ascii="Arial" w:eastAsia="Times New Roman" w:hAnsi="Arial" w:cs="Arial"/>
                <w:b w:val="0"/>
                <w:bCs w:val="0"/>
                <w:color w:val="000000"/>
                <w:kern w:val="0"/>
                <w14:ligatures w14:val="none"/>
              </w:rPr>
            </w:pPr>
            <w:r w:rsidRPr="0055104B">
              <w:rPr>
                <w:rFonts w:ascii="Arial" w:eastAsia="Times New Roman" w:hAnsi="Arial" w:cs="Arial"/>
                <w:color w:val="000000"/>
              </w:rPr>
              <w:t>SMIM24</w:t>
            </w:r>
          </w:p>
        </w:tc>
        <w:tc>
          <w:tcPr>
            <w:tcW w:w="1522" w:type="dxa"/>
            <w:noWrap/>
            <w:hideMark/>
          </w:tcPr>
          <w:p w14:paraId="120CF13A"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122</w:t>
            </w:r>
          </w:p>
        </w:tc>
        <w:tc>
          <w:tcPr>
            <w:tcW w:w="1324" w:type="dxa"/>
            <w:noWrap/>
            <w:hideMark/>
          </w:tcPr>
          <w:p w14:paraId="158F0328"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315</w:t>
            </w:r>
          </w:p>
        </w:tc>
        <w:tc>
          <w:tcPr>
            <w:tcW w:w="1816" w:type="dxa"/>
            <w:noWrap/>
            <w:hideMark/>
          </w:tcPr>
          <w:p w14:paraId="2A78DB24"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1.58 (0.39)</w:t>
            </w:r>
          </w:p>
        </w:tc>
        <w:tc>
          <w:tcPr>
            <w:tcW w:w="1047" w:type="dxa"/>
            <w:noWrap/>
            <w:hideMark/>
          </w:tcPr>
          <w:p w14:paraId="797BC419"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0.040</w:t>
            </w:r>
          </w:p>
        </w:tc>
      </w:tr>
      <w:tr w:rsidR="0064728B" w:rsidRPr="0055104B" w14:paraId="6BCAC68D"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6A5C89C8" w14:textId="77777777" w:rsidR="0064728B" w:rsidRPr="0055104B" w:rsidRDefault="0064728B" w:rsidP="00D84FBB">
            <w:pPr>
              <w:rPr>
                <w:rFonts w:ascii="Arial" w:eastAsia="Times New Roman" w:hAnsi="Arial" w:cs="Arial"/>
                <w:b w:val="0"/>
                <w:bCs w:val="0"/>
                <w:color w:val="000000"/>
                <w:kern w:val="0"/>
                <w14:ligatures w14:val="none"/>
              </w:rPr>
            </w:pPr>
            <w:r w:rsidRPr="0055104B">
              <w:rPr>
                <w:rFonts w:ascii="Arial" w:eastAsia="Times New Roman" w:hAnsi="Arial" w:cs="Arial"/>
                <w:color w:val="000000"/>
              </w:rPr>
              <w:t>TXNDC5</w:t>
            </w:r>
          </w:p>
        </w:tc>
        <w:tc>
          <w:tcPr>
            <w:tcW w:w="1522" w:type="dxa"/>
            <w:noWrap/>
            <w:hideMark/>
          </w:tcPr>
          <w:p w14:paraId="7B1EAE7F"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25.5</w:t>
            </w:r>
          </w:p>
        </w:tc>
        <w:tc>
          <w:tcPr>
            <w:tcW w:w="1324" w:type="dxa"/>
            <w:noWrap/>
            <w:hideMark/>
          </w:tcPr>
          <w:p w14:paraId="63192D1B"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207.5</w:t>
            </w:r>
          </w:p>
        </w:tc>
        <w:tc>
          <w:tcPr>
            <w:tcW w:w="1816" w:type="dxa"/>
            <w:noWrap/>
            <w:hideMark/>
          </w:tcPr>
          <w:p w14:paraId="57E43F19"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1.63 (0.37)</w:t>
            </w:r>
          </w:p>
        </w:tc>
        <w:tc>
          <w:tcPr>
            <w:tcW w:w="1047" w:type="dxa"/>
            <w:noWrap/>
            <w:hideMark/>
          </w:tcPr>
          <w:p w14:paraId="6A557733"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0.016</w:t>
            </w:r>
          </w:p>
        </w:tc>
      </w:tr>
    </w:tbl>
    <w:p w14:paraId="235D6E76" w14:textId="77777777" w:rsidR="0064728B" w:rsidRPr="0055104B" w:rsidRDefault="0064728B" w:rsidP="00D837DC">
      <w:pPr>
        <w:jc w:val="both"/>
        <w:rPr>
          <w:rFonts w:ascii="Arial" w:hAnsi="Arial" w:cs="Arial"/>
        </w:rPr>
      </w:pPr>
    </w:p>
    <w:p w14:paraId="49B1E0E3" w14:textId="77777777" w:rsidR="0064728B" w:rsidRPr="0055104B" w:rsidRDefault="0064728B">
      <w:pPr>
        <w:rPr>
          <w:rFonts w:ascii="Arial" w:hAnsi="Arial" w:cs="Arial"/>
        </w:rPr>
      </w:pPr>
      <w:r w:rsidRPr="0055104B">
        <w:rPr>
          <w:rFonts w:ascii="Arial" w:hAnsi="Arial" w:cs="Arial"/>
        </w:rPr>
        <w:br w:type="page"/>
      </w:r>
    </w:p>
    <w:p w14:paraId="3855E7CE" w14:textId="77777777" w:rsidR="0064728B" w:rsidRPr="0055104B" w:rsidRDefault="0064728B" w:rsidP="0064728B">
      <w:pPr>
        <w:jc w:val="both"/>
        <w:rPr>
          <w:rFonts w:ascii="Arial" w:hAnsi="Arial" w:cs="Arial"/>
        </w:rPr>
      </w:pPr>
    </w:p>
    <w:tbl>
      <w:tblPr>
        <w:tblStyle w:val="GridTable1Light"/>
        <w:tblW w:w="13405" w:type="dxa"/>
        <w:tblLook w:val="0620" w:firstRow="1" w:lastRow="0" w:firstColumn="0" w:lastColumn="0" w:noHBand="1" w:noVBand="1"/>
      </w:tblPr>
      <w:tblGrid>
        <w:gridCol w:w="2012"/>
        <w:gridCol w:w="1750"/>
        <w:gridCol w:w="1750"/>
        <w:gridCol w:w="1600"/>
        <w:gridCol w:w="1750"/>
        <w:gridCol w:w="1600"/>
        <w:gridCol w:w="1750"/>
        <w:gridCol w:w="1193"/>
      </w:tblGrid>
      <w:tr w:rsidR="0064728B" w:rsidRPr="0055104B" w14:paraId="74E351B6" w14:textId="77777777" w:rsidTr="0055104B">
        <w:trPr>
          <w:cnfStyle w:val="100000000000" w:firstRow="1" w:lastRow="0" w:firstColumn="0" w:lastColumn="0" w:oddVBand="0" w:evenVBand="0" w:oddHBand="0" w:evenHBand="0" w:firstRowFirstColumn="0" w:firstRowLastColumn="0" w:lastRowFirstColumn="0" w:lastRowLastColumn="0"/>
          <w:trHeight w:val="300"/>
        </w:trPr>
        <w:tc>
          <w:tcPr>
            <w:tcW w:w="13405" w:type="dxa"/>
            <w:gridSpan w:val="8"/>
            <w:noWrap/>
          </w:tcPr>
          <w:p w14:paraId="52AA9357" w14:textId="77777777" w:rsidR="0064728B" w:rsidRPr="0055104B" w:rsidRDefault="0064728B" w:rsidP="00D84FBB">
            <w:pPr>
              <w:rPr>
                <w:rFonts w:ascii="Arial" w:eastAsia="Times New Roman" w:hAnsi="Arial" w:cs="Arial"/>
                <w:color w:val="000000"/>
              </w:rPr>
            </w:pPr>
            <w:r w:rsidRPr="0055104B">
              <w:rPr>
                <w:rFonts w:ascii="Arial" w:eastAsia="Times New Roman" w:hAnsi="Arial" w:cs="Arial"/>
                <w:color w:val="000000"/>
              </w:rPr>
              <w:t>Table 5. Plasma inflammatory cytokine and chemokine comparison between subjects with and without COVID-19 and diabetes mellitus</w:t>
            </w:r>
          </w:p>
        </w:tc>
      </w:tr>
      <w:tr w:rsidR="0064728B" w:rsidRPr="0055104B" w14:paraId="713993BA" w14:textId="77777777" w:rsidTr="0055104B">
        <w:trPr>
          <w:trHeight w:val="300"/>
        </w:trPr>
        <w:tc>
          <w:tcPr>
            <w:tcW w:w="2012" w:type="dxa"/>
            <w:vMerge w:val="restart"/>
            <w:noWrap/>
          </w:tcPr>
          <w:p w14:paraId="4FC29C8A" w14:textId="77777777" w:rsidR="0064728B" w:rsidRPr="0055104B" w:rsidRDefault="0064728B" w:rsidP="00D84FBB">
            <w:pPr>
              <w:jc w:val="center"/>
              <w:rPr>
                <w:rFonts w:ascii="Arial" w:eastAsia="Times New Roman" w:hAnsi="Arial" w:cs="Arial"/>
                <w:color w:val="000000"/>
                <w:kern w:val="0"/>
                <w14:ligatures w14:val="none"/>
              </w:rPr>
            </w:pPr>
          </w:p>
        </w:tc>
        <w:tc>
          <w:tcPr>
            <w:tcW w:w="3500" w:type="dxa"/>
            <w:gridSpan w:val="2"/>
            <w:noWrap/>
            <w:hideMark/>
          </w:tcPr>
          <w:p w14:paraId="77FC49D9" w14:textId="77777777" w:rsidR="0064728B" w:rsidRPr="0055104B" w:rsidRDefault="0064728B" w:rsidP="00D84FB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No Covid</w:t>
            </w:r>
          </w:p>
        </w:tc>
        <w:tc>
          <w:tcPr>
            <w:tcW w:w="3350" w:type="dxa"/>
            <w:gridSpan w:val="2"/>
            <w:noWrap/>
            <w:hideMark/>
          </w:tcPr>
          <w:p w14:paraId="24AA035E" w14:textId="77777777" w:rsidR="0064728B" w:rsidRPr="0055104B" w:rsidRDefault="0064728B" w:rsidP="00D84FB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COVID</w:t>
            </w:r>
          </w:p>
        </w:tc>
        <w:tc>
          <w:tcPr>
            <w:tcW w:w="3350" w:type="dxa"/>
            <w:gridSpan w:val="2"/>
            <w:noWrap/>
            <w:hideMark/>
          </w:tcPr>
          <w:p w14:paraId="294FF874" w14:textId="77777777" w:rsidR="0064728B" w:rsidRPr="0055104B" w:rsidRDefault="0064728B" w:rsidP="00D84FB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Overall</w:t>
            </w:r>
          </w:p>
        </w:tc>
        <w:tc>
          <w:tcPr>
            <w:tcW w:w="1193" w:type="dxa"/>
            <w:vMerge w:val="restart"/>
          </w:tcPr>
          <w:p w14:paraId="7BFB42AB" w14:textId="77777777" w:rsidR="0064728B" w:rsidRPr="0055104B" w:rsidRDefault="0064728B" w:rsidP="00D84FBB">
            <w:pPr>
              <w:jc w:val="center"/>
              <w:rPr>
                <w:rFonts w:ascii="Arial" w:eastAsia="Times New Roman" w:hAnsi="Arial" w:cs="Arial"/>
                <w:b/>
                <w:bCs/>
                <w:color w:val="000000"/>
              </w:rPr>
            </w:pPr>
            <w:r w:rsidRPr="0055104B">
              <w:rPr>
                <w:rFonts w:ascii="Arial" w:eastAsia="Times New Roman" w:hAnsi="Arial" w:cs="Arial"/>
                <w:b/>
                <w:bCs/>
                <w:color w:val="000000"/>
              </w:rPr>
              <w:t>p-Value</w:t>
            </w:r>
          </w:p>
        </w:tc>
      </w:tr>
      <w:tr w:rsidR="0064728B" w:rsidRPr="0055104B" w14:paraId="25CF4FB5" w14:textId="77777777" w:rsidTr="0055104B">
        <w:trPr>
          <w:trHeight w:val="300"/>
        </w:trPr>
        <w:tc>
          <w:tcPr>
            <w:tcW w:w="2012" w:type="dxa"/>
            <w:vMerge/>
            <w:noWrap/>
            <w:hideMark/>
          </w:tcPr>
          <w:p w14:paraId="48E53F48" w14:textId="77777777" w:rsidR="0064728B" w:rsidRPr="0055104B" w:rsidRDefault="0064728B" w:rsidP="00D84FBB">
            <w:pPr>
              <w:jc w:val="center"/>
              <w:rPr>
                <w:rFonts w:ascii="Arial" w:eastAsia="Times New Roman" w:hAnsi="Arial" w:cs="Arial"/>
                <w:color w:val="000000"/>
                <w:kern w:val="0"/>
                <w14:ligatures w14:val="none"/>
              </w:rPr>
            </w:pPr>
          </w:p>
        </w:tc>
        <w:tc>
          <w:tcPr>
            <w:tcW w:w="1750" w:type="dxa"/>
            <w:noWrap/>
            <w:hideMark/>
          </w:tcPr>
          <w:p w14:paraId="1DB9789D" w14:textId="77777777" w:rsidR="0064728B" w:rsidRPr="0055104B" w:rsidRDefault="0064728B" w:rsidP="00D84FBB">
            <w:pPr>
              <w:jc w:val="center"/>
              <w:rPr>
                <w:rFonts w:ascii="Arial" w:eastAsia="Times New Roman" w:hAnsi="Arial" w:cs="Arial"/>
                <w:color w:val="000000"/>
                <w:kern w:val="0"/>
                <w14:ligatures w14:val="none"/>
              </w:rPr>
            </w:pPr>
            <w:r w:rsidRPr="0055104B">
              <w:rPr>
                <w:rFonts w:ascii="Arial" w:eastAsia="Times New Roman" w:hAnsi="Arial" w:cs="Arial"/>
                <w:color w:val="000000"/>
              </w:rPr>
              <w:t>No DM</w:t>
            </w:r>
          </w:p>
          <w:p w14:paraId="6F54CF23" w14:textId="77777777" w:rsidR="0064728B" w:rsidRPr="0055104B" w:rsidRDefault="0064728B" w:rsidP="00D84FB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(N=39)</w:t>
            </w:r>
          </w:p>
        </w:tc>
        <w:tc>
          <w:tcPr>
            <w:tcW w:w="1750" w:type="dxa"/>
            <w:noWrap/>
            <w:hideMark/>
          </w:tcPr>
          <w:p w14:paraId="239B6315" w14:textId="77777777" w:rsidR="0064728B" w:rsidRPr="0055104B" w:rsidRDefault="0064728B" w:rsidP="00D84FBB">
            <w:pPr>
              <w:jc w:val="center"/>
              <w:rPr>
                <w:rFonts w:ascii="Arial" w:eastAsia="Times New Roman" w:hAnsi="Arial" w:cs="Arial"/>
                <w:color w:val="000000"/>
                <w:kern w:val="0"/>
                <w14:ligatures w14:val="none"/>
              </w:rPr>
            </w:pPr>
            <w:r w:rsidRPr="0055104B">
              <w:rPr>
                <w:rFonts w:ascii="Arial" w:eastAsia="Times New Roman" w:hAnsi="Arial" w:cs="Arial"/>
                <w:color w:val="000000"/>
              </w:rPr>
              <w:t>Any DM</w:t>
            </w:r>
          </w:p>
          <w:p w14:paraId="1B34EFBA" w14:textId="77777777" w:rsidR="0064728B" w:rsidRPr="0055104B" w:rsidRDefault="0064728B" w:rsidP="00D84FB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(N=33)</w:t>
            </w:r>
          </w:p>
        </w:tc>
        <w:tc>
          <w:tcPr>
            <w:tcW w:w="1600" w:type="dxa"/>
            <w:noWrap/>
            <w:hideMark/>
          </w:tcPr>
          <w:p w14:paraId="58DD76E7" w14:textId="77777777" w:rsidR="0064728B" w:rsidRPr="0055104B" w:rsidRDefault="0064728B" w:rsidP="00D84FBB">
            <w:pPr>
              <w:jc w:val="center"/>
              <w:rPr>
                <w:rFonts w:ascii="Arial" w:eastAsia="Times New Roman" w:hAnsi="Arial" w:cs="Arial"/>
                <w:color w:val="000000"/>
                <w:kern w:val="0"/>
                <w14:ligatures w14:val="none"/>
              </w:rPr>
            </w:pPr>
            <w:r w:rsidRPr="0055104B">
              <w:rPr>
                <w:rFonts w:ascii="Arial" w:eastAsia="Times New Roman" w:hAnsi="Arial" w:cs="Arial"/>
                <w:color w:val="000000"/>
              </w:rPr>
              <w:t>No DM</w:t>
            </w:r>
          </w:p>
          <w:p w14:paraId="43276EEF" w14:textId="77777777" w:rsidR="0064728B" w:rsidRPr="0055104B" w:rsidRDefault="0064728B" w:rsidP="00D84FB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(N=76)</w:t>
            </w:r>
          </w:p>
        </w:tc>
        <w:tc>
          <w:tcPr>
            <w:tcW w:w="1750" w:type="dxa"/>
            <w:noWrap/>
            <w:hideMark/>
          </w:tcPr>
          <w:p w14:paraId="5AD799B2" w14:textId="77777777" w:rsidR="0064728B" w:rsidRPr="0055104B" w:rsidRDefault="0064728B" w:rsidP="00D84FBB">
            <w:pPr>
              <w:jc w:val="center"/>
              <w:rPr>
                <w:rFonts w:ascii="Arial" w:eastAsia="Times New Roman" w:hAnsi="Arial" w:cs="Arial"/>
                <w:color w:val="000000"/>
                <w:kern w:val="0"/>
                <w14:ligatures w14:val="none"/>
              </w:rPr>
            </w:pPr>
            <w:r w:rsidRPr="0055104B">
              <w:rPr>
                <w:rFonts w:ascii="Arial" w:eastAsia="Times New Roman" w:hAnsi="Arial" w:cs="Arial"/>
                <w:color w:val="000000"/>
              </w:rPr>
              <w:t>Any DM</w:t>
            </w:r>
          </w:p>
          <w:p w14:paraId="1C301776" w14:textId="77777777" w:rsidR="0064728B" w:rsidRPr="0055104B" w:rsidRDefault="0064728B" w:rsidP="00D84FB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(N=34)</w:t>
            </w:r>
          </w:p>
        </w:tc>
        <w:tc>
          <w:tcPr>
            <w:tcW w:w="1600" w:type="dxa"/>
            <w:noWrap/>
            <w:hideMark/>
          </w:tcPr>
          <w:p w14:paraId="7C00BC84" w14:textId="77777777" w:rsidR="0064728B" w:rsidRPr="0055104B" w:rsidRDefault="0064728B" w:rsidP="00D84FBB">
            <w:pPr>
              <w:jc w:val="center"/>
              <w:rPr>
                <w:rFonts w:ascii="Arial" w:eastAsia="Times New Roman" w:hAnsi="Arial" w:cs="Arial"/>
                <w:color w:val="000000"/>
                <w:kern w:val="0"/>
                <w14:ligatures w14:val="none"/>
              </w:rPr>
            </w:pPr>
            <w:r w:rsidRPr="0055104B">
              <w:rPr>
                <w:rFonts w:ascii="Arial" w:eastAsia="Times New Roman" w:hAnsi="Arial" w:cs="Arial"/>
                <w:color w:val="000000"/>
              </w:rPr>
              <w:t>No DM</w:t>
            </w:r>
          </w:p>
          <w:p w14:paraId="434D0C10" w14:textId="77777777" w:rsidR="0064728B" w:rsidRPr="0055104B" w:rsidRDefault="0064728B" w:rsidP="00D84FB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(N=115)</w:t>
            </w:r>
          </w:p>
        </w:tc>
        <w:tc>
          <w:tcPr>
            <w:tcW w:w="1750" w:type="dxa"/>
            <w:noWrap/>
            <w:hideMark/>
          </w:tcPr>
          <w:p w14:paraId="7DD4A23E" w14:textId="77777777" w:rsidR="0064728B" w:rsidRPr="0055104B" w:rsidRDefault="0064728B" w:rsidP="00D84FBB">
            <w:pPr>
              <w:jc w:val="center"/>
              <w:rPr>
                <w:rFonts w:ascii="Arial" w:eastAsia="Times New Roman" w:hAnsi="Arial" w:cs="Arial"/>
                <w:color w:val="000000"/>
                <w:kern w:val="0"/>
                <w14:ligatures w14:val="none"/>
              </w:rPr>
            </w:pPr>
            <w:r w:rsidRPr="0055104B">
              <w:rPr>
                <w:rFonts w:ascii="Arial" w:eastAsia="Times New Roman" w:hAnsi="Arial" w:cs="Arial"/>
                <w:color w:val="000000"/>
              </w:rPr>
              <w:t>Any DM</w:t>
            </w:r>
          </w:p>
          <w:p w14:paraId="61611BF5" w14:textId="77777777" w:rsidR="0064728B" w:rsidRPr="0055104B" w:rsidRDefault="0064728B" w:rsidP="00D84FB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(N=67)</w:t>
            </w:r>
          </w:p>
        </w:tc>
        <w:tc>
          <w:tcPr>
            <w:tcW w:w="1193" w:type="dxa"/>
            <w:vMerge/>
          </w:tcPr>
          <w:p w14:paraId="657A745F" w14:textId="77777777" w:rsidR="0064728B" w:rsidRPr="0055104B" w:rsidRDefault="0064728B" w:rsidP="00D84FBB">
            <w:pPr>
              <w:jc w:val="center"/>
              <w:rPr>
                <w:rFonts w:ascii="Arial" w:eastAsia="Times New Roman" w:hAnsi="Arial" w:cs="Arial"/>
                <w:color w:val="000000"/>
              </w:rPr>
            </w:pPr>
          </w:p>
        </w:tc>
      </w:tr>
      <w:tr w:rsidR="0064728B" w:rsidRPr="0055104B" w14:paraId="6A03E61C" w14:textId="77777777" w:rsidTr="0055104B">
        <w:trPr>
          <w:trHeight w:val="300"/>
        </w:trPr>
        <w:tc>
          <w:tcPr>
            <w:tcW w:w="2012" w:type="dxa"/>
            <w:noWrap/>
            <w:hideMark/>
          </w:tcPr>
          <w:p w14:paraId="1D319B8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G-CSF (CSF-3)</w:t>
            </w:r>
          </w:p>
        </w:tc>
        <w:tc>
          <w:tcPr>
            <w:tcW w:w="1750" w:type="dxa"/>
            <w:noWrap/>
            <w:hideMark/>
          </w:tcPr>
          <w:p w14:paraId="1327B261"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74F2F925"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284CEC57"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2A138EAA"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4B54C70E"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0E653FE0" w14:textId="77777777" w:rsidR="0064728B" w:rsidRPr="0055104B" w:rsidRDefault="0064728B" w:rsidP="00D84FBB">
            <w:pPr>
              <w:rPr>
                <w:rFonts w:ascii="Arial" w:eastAsia="Times New Roman" w:hAnsi="Arial" w:cs="Arial"/>
                <w:kern w:val="0"/>
                <w14:ligatures w14:val="none"/>
              </w:rPr>
            </w:pPr>
          </w:p>
        </w:tc>
        <w:tc>
          <w:tcPr>
            <w:tcW w:w="1193" w:type="dxa"/>
          </w:tcPr>
          <w:p w14:paraId="5D503B68" w14:textId="77777777" w:rsidR="0064728B" w:rsidRPr="0055104B" w:rsidRDefault="0064728B" w:rsidP="00D84FBB">
            <w:pPr>
              <w:rPr>
                <w:rFonts w:ascii="Arial" w:eastAsia="Times New Roman" w:hAnsi="Arial" w:cs="Arial"/>
              </w:rPr>
            </w:pPr>
            <w:r w:rsidRPr="0055104B">
              <w:rPr>
                <w:rFonts w:ascii="Arial" w:eastAsia="Times New Roman" w:hAnsi="Arial" w:cs="Arial"/>
              </w:rPr>
              <w:t>0.203</w:t>
            </w:r>
          </w:p>
        </w:tc>
      </w:tr>
      <w:tr w:rsidR="0064728B" w:rsidRPr="0055104B" w14:paraId="2F214FDB" w14:textId="77777777" w:rsidTr="0055104B">
        <w:trPr>
          <w:trHeight w:val="300"/>
        </w:trPr>
        <w:tc>
          <w:tcPr>
            <w:tcW w:w="2012" w:type="dxa"/>
            <w:noWrap/>
            <w:hideMark/>
          </w:tcPr>
          <w:p w14:paraId="329FBE8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355C17C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1.83 (2.65)</w:t>
            </w:r>
          </w:p>
        </w:tc>
        <w:tc>
          <w:tcPr>
            <w:tcW w:w="1750" w:type="dxa"/>
            <w:noWrap/>
            <w:hideMark/>
          </w:tcPr>
          <w:p w14:paraId="290920F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1.10 (1.28)</w:t>
            </w:r>
          </w:p>
        </w:tc>
        <w:tc>
          <w:tcPr>
            <w:tcW w:w="1600" w:type="dxa"/>
            <w:noWrap/>
            <w:hideMark/>
          </w:tcPr>
          <w:p w14:paraId="5E43286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2.17 (2.85)</w:t>
            </w:r>
          </w:p>
        </w:tc>
        <w:tc>
          <w:tcPr>
            <w:tcW w:w="1750" w:type="dxa"/>
            <w:noWrap/>
            <w:hideMark/>
          </w:tcPr>
          <w:p w14:paraId="5171F4D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1.97 (1.77)</w:t>
            </w:r>
          </w:p>
        </w:tc>
        <w:tc>
          <w:tcPr>
            <w:tcW w:w="1600" w:type="dxa"/>
            <w:noWrap/>
            <w:hideMark/>
          </w:tcPr>
          <w:p w14:paraId="1BCB053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1.99 (2.73)</w:t>
            </w:r>
          </w:p>
        </w:tc>
        <w:tc>
          <w:tcPr>
            <w:tcW w:w="1750" w:type="dxa"/>
            <w:noWrap/>
            <w:hideMark/>
          </w:tcPr>
          <w:p w14:paraId="56940DC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1.44 (1.53)</w:t>
            </w:r>
          </w:p>
        </w:tc>
        <w:tc>
          <w:tcPr>
            <w:tcW w:w="1193" w:type="dxa"/>
          </w:tcPr>
          <w:p w14:paraId="08E0B235" w14:textId="77777777" w:rsidR="0064728B" w:rsidRPr="0055104B" w:rsidRDefault="0064728B" w:rsidP="00D84FBB">
            <w:pPr>
              <w:rPr>
                <w:rFonts w:ascii="Arial" w:eastAsia="Times New Roman" w:hAnsi="Arial" w:cs="Arial"/>
                <w:color w:val="000000"/>
              </w:rPr>
            </w:pPr>
          </w:p>
        </w:tc>
      </w:tr>
      <w:tr w:rsidR="0064728B" w:rsidRPr="0055104B" w14:paraId="234DA8FD" w14:textId="77777777" w:rsidTr="0055104B">
        <w:trPr>
          <w:trHeight w:val="300"/>
        </w:trPr>
        <w:tc>
          <w:tcPr>
            <w:tcW w:w="2012" w:type="dxa"/>
            <w:noWrap/>
            <w:hideMark/>
          </w:tcPr>
          <w:p w14:paraId="2C014BA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48C0A10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1.04 [0, 11.6]</w:t>
            </w:r>
          </w:p>
        </w:tc>
        <w:tc>
          <w:tcPr>
            <w:tcW w:w="1750" w:type="dxa"/>
            <w:noWrap/>
            <w:hideMark/>
          </w:tcPr>
          <w:p w14:paraId="20EF904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0.880 [0, 5.04]</w:t>
            </w:r>
          </w:p>
        </w:tc>
        <w:tc>
          <w:tcPr>
            <w:tcW w:w="1600" w:type="dxa"/>
            <w:noWrap/>
            <w:hideMark/>
          </w:tcPr>
          <w:p w14:paraId="217F70E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1.19 [0, 10.5]</w:t>
            </w:r>
          </w:p>
        </w:tc>
        <w:tc>
          <w:tcPr>
            <w:tcW w:w="1750" w:type="dxa"/>
            <w:noWrap/>
            <w:hideMark/>
          </w:tcPr>
          <w:p w14:paraId="311B17B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1.83 [0, 6.11]</w:t>
            </w:r>
          </w:p>
        </w:tc>
        <w:tc>
          <w:tcPr>
            <w:tcW w:w="1600" w:type="dxa"/>
            <w:noWrap/>
            <w:hideMark/>
          </w:tcPr>
          <w:p w14:paraId="7769EAD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1.19 [0, 11.6]</w:t>
            </w:r>
          </w:p>
        </w:tc>
        <w:tc>
          <w:tcPr>
            <w:tcW w:w="1750" w:type="dxa"/>
            <w:noWrap/>
            <w:hideMark/>
          </w:tcPr>
          <w:p w14:paraId="3562799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1.04 [0, 6.11]</w:t>
            </w:r>
          </w:p>
        </w:tc>
        <w:tc>
          <w:tcPr>
            <w:tcW w:w="1193" w:type="dxa"/>
          </w:tcPr>
          <w:p w14:paraId="1DDF8713" w14:textId="77777777" w:rsidR="0064728B" w:rsidRPr="0055104B" w:rsidRDefault="0064728B" w:rsidP="00D84FBB">
            <w:pPr>
              <w:rPr>
                <w:rFonts w:ascii="Arial" w:eastAsia="Times New Roman" w:hAnsi="Arial" w:cs="Arial"/>
                <w:color w:val="000000"/>
              </w:rPr>
            </w:pPr>
          </w:p>
        </w:tc>
      </w:tr>
      <w:tr w:rsidR="0064728B" w:rsidRPr="0055104B" w14:paraId="11515343" w14:textId="77777777" w:rsidTr="0055104B">
        <w:trPr>
          <w:trHeight w:val="300"/>
        </w:trPr>
        <w:tc>
          <w:tcPr>
            <w:tcW w:w="2012" w:type="dxa"/>
            <w:noWrap/>
            <w:hideMark/>
          </w:tcPr>
          <w:p w14:paraId="7558B78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6785395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7CF5982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74DA9F9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0229C0D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16D7051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51EB242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44D743D0" w14:textId="77777777" w:rsidR="0064728B" w:rsidRPr="0055104B" w:rsidRDefault="0064728B" w:rsidP="00D84FBB">
            <w:pPr>
              <w:rPr>
                <w:rFonts w:ascii="Arial" w:eastAsia="Times New Roman" w:hAnsi="Arial" w:cs="Arial"/>
                <w:color w:val="000000"/>
              </w:rPr>
            </w:pPr>
          </w:p>
        </w:tc>
      </w:tr>
      <w:tr w:rsidR="0064728B" w:rsidRPr="0055104B" w14:paraId="0AB7E920" w14:textId="77777777" w:rsidTr="0055104B">
        <w:trPr>
          <w:trHeight w:val="300"/>
        </w:trPr>
        <w:tc>
          <w:tcPr>
            <w:tcW w:w="2012" w:type="dxa"/>
            <w:noWrap/>
            <w:hideMark/>
          </w:tcPr>
          <w:p w14:paraId="77F3FCD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GM-CSF</w:t>
            </w:r>
          </w:p>
        </w:tc>
        <w:tc>
          <w:tcPr>
            <w:tcW w:w="1750" w:type="dxa"/>
            <w:noWrap/>
            <w:hideMark/>
          </w:tcPr>
          <w:p w14:paraId="6638AE15"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277B48F3"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3FAA6CA4"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0816ABAB"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68C47BA9"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54C8F99B" w14:textId="77777777" w:rsidR="0064728B" w:rsidRPr="0055104B" w:rsidRDefault="0064728B" w:rsidP="00D84FBB">
            <w:pPr>
              <w:rPr>
                <w:rFonts w:ascii="Arial" w:eastAsia="Times New Roman" w:hAnsi="Arial" w:cs="Arial"/>
                <w:kern w:val="0"/>
                <w14:ligatures w14:val="none"/>
              </w:rPr>
            </w:pPr>
          </w:p>
        </w:tc>
        <w:tc>
          <w:tcPr>
            <w:tcW w:w="1193" w:type="dxa"/>
          </w:tcPr>
          <w:p w14:paraId="3D1C88C6" w14:textId="77777777" w:rsidR="0064728B" w:rsidRPr="0055104B" w:rsidRDefault="0064728B" w:rsidP="00D84FBB">
            <w:pPr>
              <w:rPr>
                <w:rFonts w:ascii="Arial" w:eastAsia="Times New Roman" w:hAnsi="Arial" w:cs="Arial"/>
              </w:rPr>
            </w:pPr>
            <w:r w:rsidRPr="0055104B">
              <w:rPr>
                <w:rFonts w:ascii="Arial" w:eastAsia="Times New Roman" w:hAnsi="Arial" w:cs="Arial"/>
              </w:rPr>
              <w:t>0.196</w:t>
            </w:r>
          </w:p>
        </w:tc>
      </w:tr>
      <w:tr w:rsidR="0064728B" w:rsidRPr="0055104B" w14:paraId="465C4A48" w14:textId="77777777" w:rsidTr="0055104B">
        <w:trPr>
          <w:trHeight w:val="300"/>
        </w:trPr>
        <w:tc>
          <w:tcPr>
            <w:tcW w:w="2012" w:type="dxa"/>
            <w:noWrap/>
            <w:hideMark/>
          </w:tcPr>
          <w:p w14:paraId="4C77384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14B6085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4.38 (15.6)</w:t>
            </w:r>
          </w:p>
        </w:tc>
        <w:tc>
          <w:tcPr>
            <w:tcW w:w="1750" w:type="dxa"/>
            <w:noWrap/>
            <w:hideMark/>
          </w:tcPr>
          <w:p w14:paraId="266A5BE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1.30 (4.26)</w:t>
            </w:r>
          </w:p>
        </w:tc>
        <w:tc>
          <w:tcPr>
            <w:tcW w:w="1600" w:type="dxa"/>
            <w:noWrap/>
            <w:hideMark/>
          </w:tcPr>
          <w:p w14:paraId="595386A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2.54 (6.67)</w:t>
            </w:r>
          </w:p>
        </w:tc>
        <w:tc>
          <w:tcPr>
            <w:tcW w:w="1750" w:type="dxa"/>
            <w:noWrap/>
            <w:hideMark/>
          </w:tcPr>
          <w:p w14:paraId="74618C2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1.12 (2.25)</w:t>
            </w:r>
          </w:p>
        </w:tc>
        <w:tc>
          <w:tcPr>
            <w:tcW w:w="1600" w:type="dxa"/>
            <w:noWrap/>
            <w:hideMark/>
          </w:tcPr>
          <w:p w14:paraId="5D4BC6E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3.50 (12.1)</w:t>
            </w:r>
          </w:p>
        </w:tc>
        <w:tc>
          <w:tcPr>
            <w:tcW w:w="1750" w:type="dxa"/>
            <w:noWrap/>
            <w:hideMark/>
          </w:tcPr>
          <w:p w14:paraId="3F1A986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1.23 (3.59)</w:t>
            </w:r>
          </w:p>
        </w:tc>
        <w:tc>
          <w:tcPr>
            <w:tcW w:w="1193" w:type="dxa"/>
          </w:tcPr>
          <w:p w14:paraId="7A55BDB9" w14:textId="77777777" w:rsidR="0064728B" w:rsidRPr="0055104B" w:rsidRDefault="0064728B" w:rsidP="00D84FBB">
            <w:pPr>
              <w:rPr>
                <w:rFonts w:ascii="Arial" w:eastAsia="Times New Roman" w:hAnsi="Arial" w:cs="Arial"/>
                <w:color w:val="000000"/>
              </w:rPr>
            </w:pPr>
          </w:p>
        </w:tc>
      </w:tr>
      <w:tr w:rsidR="0064728B" w:rsidRPr="0055104B" w14:paraId="4BD16EA9" w14:textId="77777777" w:rsidTr="0055104B">
        <w:trPr>
          <w:trHeight w:val="300"/>
        </w:trPr>
        <w:tc>
          <w:tcPr>
            <w:tcW w:w="2012" w:type="dxa"/>
            <w:noWrap/>
            <w:hideMark/>
          </w:tcPr>
          <w:p w14:paraId="5D9A918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0DCE056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77.1]</w:t>
            </w:r>
          </w:p>
        </w:tc>
        <w:tc>
          <w:tcPr>
            <w:tcW w:w="1750" w:type="dxa"/>
            <w:noWrap/>
            <w:hideMark/>
          </w:tcPr>
          <w:p w14:paraId="33B1B84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19.1]</w:t>
            </w:r>
          </w:p>
        </w:tc>
        <w:tc>
          <w:tcPr>
            <w:tcW w:w="1600" w:type="dxa"/>
            <w:noWrap/>
            <w:hideMark/>
          </w:tcPr>
          <w:p w14:paraId="43F650C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25.7]</w:t>
            </w:r>
          </w:p>
        </w:tc>
        <w:tc>
          <w:tcPr>
            <w:tcW w:w="1750" w:type="dxa"/>
            <w:noWrap/>
            <w:hideMark/>
          </w:tcPr>
          <w:p w14:paraId="5B86DBB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6.59]</w:t>
            </w:r>
          </w:p>
        </w:tc>
        <w:tc>
          <w:tcPr>
            <w:tcW w:w="1600" w:type="dxa"/>
            <w:noWrap/>
            <w:hideMark/>
          </w:tcPr>
          <w:p w14:paraId="5FA785A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77.1]</w:t>
            </w:r>
          </w:p>
        </w:tc>
        <w:tc>
          <w:tcPr>
            <w:tcW w:w="1750" w:type="dxa"/>
            <w:noWrap/>
            <w:hideMark/>
          </w:tcPr>
          <w:p w14:paraId="38BFE5E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19.1]</w:t>
            </w:r>
          </w:p>
        </w:tc>
        <w:tc>
          <w:tcPr>
            <w:tcW w:w="1193" w:type="dxa"/>
          </w:tcPr>
          <w:p w14:paraId="34E4E27C" w14:textId="77777777" w:rsidR="0064728B" w:rsidRPr="0055104B" w:rsidRDefault="0064728B" w:rsidP="00D84FBB">
            <w:pPr>
              <w:rPr>
                <w:rFonts w:ascii="Arial" w:eastAsia="Times New Roman" w:hAnsi="Arial" w:cs="Arial"/>
                <w:color w:val="000000"/>
              </w:rPr>
            </w:pPr>
          </w:p>
        </w:tc>
      </w:tr>
      <w:tr w:rsidR="0064728B" w:rsidRPr="0055104B" w14:paraId="33D53C7E" w14:textId="77777777" w:rsidTr="0055104B">
        <w:trPr>
          <w:trHeight w:val="300"/>
        </w:trPr>
        <w:tc>
          <w:tcPr>
            <w:tcW w:w="2012" w:type="dxa"/>
            <w:noWrap/>
            <w:hideMark/>
          </w:tcPr>
          <w:p w14:paraId="3C8F2B6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5B80D85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78F9991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1A71F1E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2058E9F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0E15003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56B673D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30868626" w14:textId="77777777" w:rsidR="0064728B" w:rsidRPr="0055104B" w:rsidRDefault="0064728B" w:rsidP="00D84FBB">
            <w:pPr>
              <w:rPr>
                <w:rFonts w:ascii="Arial" w:eastAsia="Times New Roman" w:hAnsi="Arial" w:cs="Arial"/>
                <w:color w:val="000000"/>
              </w:rPr>
            </w:pPr>
          </w:p>
        </w:tc>
      </w:tr>
      <w:tr w:rsidR="0064728B" w:rsidRPr="0055104B" w14:paraId="5CECCC4E" w14:textId="77777777" w:rsidTr="0055104B">
        <w:trPr>
          <w:trHeight w:val="300"/>
        </w:trPr>
        <w:tc>
          <w:tcPr>
            <w:tcW w:w="2012" w:type="dxa"/>
            <w:noWrap/>
            <w:hideMark/>
          </w:tcPr>
          <w:p w14:paraId="167E7BB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IFN alpha</w:t>
            </w:r>
          </w:p>
        </w:tc>
        <w:tc>
          <w:tcPr>
            <w:tcW w:w="1750" w:type="dxa"/>
            <w:noWrap/>
            <w:hideMark/>
          </w:tcPr>
          <w:p w14:paraId="0D5C5846"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2AB32B88"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3699B96D"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426B6D34"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2E493F3B"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4B0B7E05" w14:textId="77777777" w:rsidR="0064728B" w:rsidRPr="0055104B" w:rsidRDefault="0064728B" w:rsidP="00D84FBB">
            <w:pPr>
              <w:rPr>
                <w:rFonts w:ascii="Arial" w:eastAsia="Times New Roman" w:hAnsi="Arial" w:cs="Arial"/>
                <w:kern w:val="0"/>
                <w14:ligatures w14:val="none"/>
              </w:rPr>
            </w:pPr>
          </w:p>
        </w:tc>
        <w:tc>
          <w:tcPr>
            <w:tcW w:w="1193" w:type="dxa"/>
          </w:tcPr>
          <w:p w14:paraId="12EE5984" w14:textId="77777777" w:rsidR="0064728B" w:rsidRPr="0055104B" w:rsidRDefault="0064728B" w:rsidP="00D84FBB">
            <w:pPr>
              <w:rPr>
                <w:rFonts w:ascii="Arial" w:eastAsia="Times New Roman" w:hAnsi="Arial" w:cs="Arial"/>
              </w:rPr>
            </w:pPr>
            <w:r w:rsidRPr="0055104B">
              <w:rPr>
                <w:rFonts w:ascii="Arial" w:eastAsia="Times New Roman" w:hAnsi="Arial" w:cs="Arial"/>
              </w:rPr>
              <w:t>0.975</w:t>
            </w:r>
          </w:p>
        </w:tc>
      </w:tr>
      <w:tr w:rsidR="0064728B" w:rsidRPr="0055104B" w14:paraId="3DCECC71" w14:textId="77777777" w:rsidTr="0055104B">
        <w:trPr>
          <w:trHeight w:val="300"/>
        </w:trPr>
        <w:tc>
          <w:tcPr>
            <w:tcW w:w="2012" w:type="dxa"/>
            <w:noWrap/>
            <w:hideMark/>
          </w:tcPr>
          <w:p w14:paraId="0366C4C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1896A94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0.0754 (0.236)</w:t>
            </w:r>
          </w:p>
        </w:tc>
        <w:tc>
          <w:tcPr>
            <w:tcW w:w="1750" w:type="dxa"/>
            <w:noWrap/>
            <w:hideMark/>
          </w:tcPr>
          <w:p w14:paraId="66E8029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0.0648 (0.156)</w:t>
            </w:r>
          </w:p>
        </w:tc>
        <w:tc>
          <w:tcPr>
            <w:tcW w:w="1600" w:type="dxa"/>
            <w:noWrap/>
            <w:hideMark/>
          </w:tcPr>
          <w:p w14:paraId="6DB8753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1.28 (2.57)</w:t>
            </w:r>
          </w:p>
        </w:tc>
        <w:tc>
          <w:tcPr>
            <w:tcW w:w="1750" w:type="dxa"/>
            <w:noWrap/>
            <w:hideMark/>
          </w:tcPr>
          <w:p w14:paraId="587552F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0.242 (0.565)</w:t>
            </w:r>
          </w:p>
        </w:tc>
        <w:tc>
          <w:tcPr>
            <w:tcW w:w="1600" w:type="dxa"/>
            <w:noWrap/>
            <w:hideMark/>
          </w:tcPr>
          <w:p w14:paraId="27FD7A9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0.652 (1.88)</w:t>
            </w:r>
          </w:p>
        </w:tc>
        <w:tc>
          <w:tcPr>
            <w:tcW w:w="1750" w:type="dxa"/>
            <w:noWrap/>
            <w:hideMark/>
          </w:tcPr>
          <w:p w14:paraId="4253F18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0.133 (0.377)</w:t>
            </w:r>
          </w:p>
        </w:tc>
        <w:tc>
          <w:tcPr>
            <w:tcW w:w="1193" w:type="dxa"/>
          </w:tcPr>
          <w:p w14:paraId="2965B49E" w14:textId="77777777" w:rsidR="0064728B" w:rsidRPr="0055104B" w:rsidRDefault="0064728B" w:rsidP="00D84FBB">
            <w:pPr>
              <w:rPr>
                <w:rFonts w:ascii="Arial" w:eastAsia="Times New Roman" w:hAnsi="Arial" w:cs="Arial"/>
                <w:color w:val="000000"/>
              </w:rPr>
            </w:pPr>
          </w:p>
        </w:tc>
      </w:tr>
      <w:tr w:rsidR="0064728B" w:rsidRPr="0055104B" w14:paraId="479D7245" w14:textId="77777777" w:rsidTr="0055104B">
        <w:trPr>
          <w:trHeight w:val="300"/>
        </w:trPr>
        <w:tc>
          <w:tcPr>
            <w:tcW w:w="2012" w:type="dxa"/>
            <w:noWrap/>
            <w:hideMark/>
          </w:tcPr>
          <w:p w14:paraId="4185E9F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496E47B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1.30]</w:t>
            </w:r>
          </w:p>
        </w:tc>
        <w:tc>
          <w:tcPr>
            <w:tcW w:w="1750" w:type="dxa"/>
            <w:noWrap/>
            <w:hideMark/>
          </w:tcPr>
          <w:p w14:paraId="26C1B87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0.743]</w:t>
            </w:r>
          </w:p>
        </w:tc>
        <w:tc>
          <w:tcPr>
            <w:tcW w:w="1600" w:type="dxa"/>
            <w:noWrap/>
            <w:hideMark/>
          </w:tcPr>
          <w:p w14:paraId="70CE21D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0.390 [0, 11.7]</w:t>
            </w:r>
          </w:p>
        </w:tc>
        <w:tc>
          <w:tcPr>
            <w:tcW w:w="1750" w:type="dxa"/>
            <w:noWrap/>
            <w:hideMark/>
          </w:tcPr>
          <w:p w14:paraId="2EF51DE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0.0650 [0, 2.42]</w:t>
            </w:r>
          </w:p>
        </w:tc>
        <w:tc>
          <w:tcPr>
            <w:tcW w:w="1600" w:type="dxa"/>
            <w:noWrap/>
            <w:hideMark/>
          </w:tcPr>
          <w:p w14:paraId="0C8A11C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11.7]</w:t>
            </w:r>
          </w:p>
        </w:tc>
        <w:tc>
          <w:tcPr>
            <w:tcW w:w="1750" w:type="dxa"/>
            <w:noWrap/>
            <w:hideMark/>
          </w:tcPr>
          <w:p w14:paraId="27D98CE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2.42]</w:t>
            </w:r>
          </w:p>
        </w:tc>
        <w:tc>
          <w:tcPr>
            <w:tcW w:w="1193" w:type="dxa"/>
          </w:tcPr>
          <w:p w14:paraId="5FFEA8C5" w14:textId="77777777" w:rsidR="0064728B" w:rsidRPr="0055104B" w:rsidRDefault="0064728B" w:rsidP="00D84FBB">
            <w:pPr>
              <w:rPr>
                <w:rFonts w:ascii="Arial" w:eastAsia="Times New Roman" w:hAnsi="Arial" w:cs="Arial"/>
                <w:color w:val="000000"/>
              </w:rPr>
            </w:pPr>
          </w:p>
        </w:tc>
      </w:tr>
      <w:tr w:rsidR="0064728B" w:rsidRPr="0055104B" w14:paraId="12566365" w14:textId="77777777" w:rsidTr="0055104B">
        <w:trPr>
          <w:trHeight w:val="300"/>
        </w:trPr>
        <w:tc>
          <w:tcPr>
            <w:tcW w:w="2012" w:type="dxa"/>
            <w:noWrap/>
            <w:hideMark/>
          </w:tcPr>
          <w:p w14:paraId="7E359FB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6A3C7FA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2DFAEE0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0E8A8F1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74A0F5B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5DFF77C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2CA3B2C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1F0EB585" w14:textId="77777777" w:rsidR="0064728B" w:rsidRPr="0055104B" w:rsidRDefault="0064728B" w:rsidP="00D84FBB">
            <w:pPr>
              <w:rPr>
                <w:rFonts w:ascii="Arial" w:eastAsia="Times New Roman" w:hAnsi="Arial" w:cs="Arial"/>
                <w:color w:val="000000"/>
              </w:rPr>
            </w:pPr>
          </w:p>
        </w:tc>
      </w:tr>
      <w:tr w:rsidR="0064728B" w:rsidRPr="0055104B" w14:paraId="15CC7D9A" w14:textId="77777777" w:rsidTr="0055104B">
        <w:trPr>
          <w:trHeight w:val="300"/>
        </w:trPr>
        <w:tc>
          <w:tcPr>
            <w:tcW w:w="2012" w:type="dxa"/>
            <w:noWrap/>
            <w:hideMark/>
          </w:tcPr>
          <w:p w14:paraId="172FD66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IFN gamma</w:t>
            </w:r>
          </w:p>
        </w:tc>
        <w:tc>
          <w:tcPr>
            <w:tcW w:w="1750" w:type="dxa"/>
            <w:noWrap/>
            <w:hideMark/>
          </w:tcPr>
          <w:p w14:paraId="21404C63"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3ABF4330"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56815E61"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3C0E9631"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16A49F4F"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44805471" w14:textId="77777777" w:rsidR="0064728B" w:rsidRPr="0055104B" w:rsidRDefault="0064728B" w:rsidP="00D84FBB">
            <w:pPr>
              <w:rPr>
                <w:rFonts w:ascii="Arial" w:eastAsia="Times New Roman" w:hAnsi="Arial" w:cs="Arial"/>
                <w:kern w:val="0"/>
                <w14:ligatures w14:val="none"/>
              </w:rPr>
            </w:pPr>
          </w:p>
        </w:tc>
        <w:tc>
          <w:tcPr>
            <w:tcW w:w="1193" w:type="dxa"/>
          </w:tcPr>
          <w:p w14:paraId="0A345C7A" w14:textId="77777777" w:rsidR="0064728B" w:rsidRPr="0055104B" w:rsidRDefault="0064728B" w:rsidP="00D84FBB">
            <w:pPr>
              <w:rPr>
                <w:rFonts w:ascii="Arial" w:eastAsia="Times New Roman" w:hAnsi="Arial" w:cs="Arial"/>
              </w:rPr>
            </w:pPr>
            <w:r w:rsidRPr="0055104B">
              <w:rPr>
                <w:rFonts w:ascii="Arial" w:eastAsia="Times New Roman" w:hAnsi="Arial" w:cs="Arial"/>
              </w:rPr>
              <w:t>0.068</w:t>
            </w:r>
          </w:p>
        </w:tc>
      </w:tr>
      <w:tr w:rsidR="0064728B" w:rsidRPr="0055104B" w14:paraId="2E2B91A2" w14:textId="77777777" w:rsidTr="0055104B">
        <w:trPr>
          <w:trHeight w:val="300"/>
        </w:trPr>
        <w:tc>
          <w:tcPr>
            <w:tcW w:w="2012" w:type="dxa"/>
            <w:noWrap/>
            <w:hideMark/>
          </w:tcPr>
          <w:p w14:paraId="60FB492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2332063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3.12 (3.63)</w:t>
            </w:r>
          </w:p>
        </w:tc>
        <w:tc>
          <w:tcPr>
            <w:tcW w:w="1750" w:type="dxa"/>
            <w:noWrap/>
            <w:hideMark/>
          </w:tcPr>
          <w:p w14:paraId="5125CD9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1.98 (1.92)</w:t>
            </w:r>
          </w:p>
        </w:tc>
        <w:tc>
          <w:tcPr>
            <w:tcW w:w="1600" w:type="dxa"/>
            <w:noWrap/>
            <w:hideMark/>
          </w:tcPr>
          <w:p w14:paraId="324CF0A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1.92 (1.09)</w:t>
            </w:r>
          </w:p>
        </w:tc>
        <w:tc>
          <w:tcPr>
            <w:tcW w:w="1750" w:type="dxa"/>
            <w:noWrap/>
            <w:hideMark/>
          </w:tcPr>
          <w:p w14:paraId="4CB7EAA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2.41 (2.55)</w:t>
            </w:r>
          </w:p>
        </w:tc>
        <w:tc>
          <w:tcPr>
            <w:tcW w:w="1600" w:type="dxa"/>
            <w:noWrap/>
            <w:hideMark/>
          </w:tcPr>
          <w:p w14:paraId="46B1581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2.54 (2.77)</w:t>
            </w:r>
          </w:p>
        </w:tc>
        <w:tc>
          <w:tcPr>
            <w:tcW w:w="1750" w:type="dxa"/>
            <w:noWrap/>
            <w:hideMark/>
          </w:tcPr>
          <w:p w14:paraId="1C8E35C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2.15 (2.17)</w:t>
            </w:r>
          </w:p>
        </w:tc>
        <w:tc>
          <w:tcPr>
            <w:tcW w:w="1193" w:type="dxa"/>
          </w:tcPr>
          <w:p w14:paraId="16B162E4" w14:textId="77777777" w:rsidR="0064728B" w:rsidRPr="0055104B" w:rsidRDefault="0064728B" w:rsidP="00D84FBB">
            <w:pPr>
              <w:rPr>
                <w:rFonts w:ascii="Arial" w:eastAsia="Times New Roman" w:hAnsi="Arial" w:cs="Arial"/>
                <w:color w:val="000000"/>
              </w:rPr>
            </w:pPr>
          </w:p>
        </w:tc>
      </w:tr>
      <w:tr w:rsidR="0064728B" w:rsidRPr="0055104B" w14:paraId="24D45B74" w14:textId="77777777" w:rsidTr="0055104B">
        <w:trPr>
          <w:trHeight w:val="300"/>
        </w:trPr>
        <w:tc>
          <w:tcPr>
            <w:tcW w:w="2012" w:type="dxa"/>
            <w:noWrap/>
            <w:hideMark/>
          </w:tcPr>
          <w:p w14:paraId="587EAE4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0EF1672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1.34 [0.290, 14.4]</w:t>
            </w:r>
          </w:p>
        </w:tc>
        <w:tc>
          <w:tcPr>
            <w:tcW w:w="1750" w:type="dxa"/>
            <w:noWrap/>
            <w:hideMark/>
          </w:tcPr>
          <w:p w14:paraId="5E0F69A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1.26 [0.145, 8.51]</w:t>
            </w:r>
          </w:p>
        </w:tc>
        <w:tc>
          <w:tcPr>
            <w:tcW w:w="1600" w:type="dxa"/>
            <w:noWrap/>
            <w:hideMark/>
          </w:tcPr>
          <w:p w14:paraId="1055431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1.89 [0, 4.50]</w:t>
            </w:r>
          </w:p>
        </w:tc>
        <w:tc>
          <w:tcPr>
            <w:tcW w:w="1750" w:type="dxa"/>
            <w:noWrap/>
            <w:hideMark/>
          </w:tcPr>
          <w:p w14:paraId="31FBF39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1.49 [0.415, 11.6]</w:t>
            </w:r>
          </w:p>
        </w:tc>
        <w:tc>
          <w:tcPr>
            <w:tcW w:w="1600" w:type="dxa"/>
            <w:noWrap/>
            <w:hideMark/>
          </w:tcPr>
          <w:p w14:paraId="29BCDC1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1.71 [0, 14.4]</w:t>
            </w:r>
          </w:p>
        </w:tc>
        <w:tc>
          <w:tcPr>
            <w:tcW w:w="1750" w:type="dxa"/>
            <w:noWrap/>
            <w:hideMark/>
          </w:tcPr>
          <w:p w14:paraId="4D536DD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1.37 [0.145, 11.6]</w:t>
            </w:r>
          </w:p>
        </w:tc>
        <w:tc>
          <w:tcPr>
            <w:tcW w:w="1193" w:type="dxa"/>
          </w:tcPr>
          <w:p w14:paraId="14A8A526" w14:textId="77777777" w:rsidR="0064728B" w:rsidRPr="0055104B" w:rsidRDefault="0064728B" w:rsidP="00D84FBB">
            <w:pPr>
              <w:rPr>
                <w:rFonts w:ascii="Arial" w:eastAsia="Times New Roman" w:hAnsi="Arial" w:cs="Arial"/>
                <w:color w:val="000000"/>
              </w:rPr>
            </w:pPr>
          </w:p>
        </w:tc>
      </w:tr>
      <w:tr w:rsidR="0064728B" w:rsidRPr="0055104B" w14:paraId="473B0259" w14:textId="77777777" w:rsidTr="0055104B">
        <w:trPr>
          <w:trHeight w:val="300"/>
        </w:trPr>
        <w:tc>
          <w:tcPr>
            <w:tcW w:w="2012" w:type="dxa"/>
            <w:noWrap/>
            <w:hideMark/>
          </w:tcPr>
          <w:p w14:paraId="01C530E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04F1FDD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52A4C90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16BFDAF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593F087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6235CBC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44D74A6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124DA18B" w14:textId="77777777" w:rsidR="0064728B" w:rsidRPr="0055104B" w:rsidRDefault="0064728B" w:rsidP="00D84FBB">
            <w:pPr>
              <w:rPr>
                <w:rFonts w:ascii="Arial" w:eastAsia="Times New Roman" w:hAnsi="Arial" w:cs="Arial"/>
                <w:color w:val="000000"/>
              </w:rPr>
            </w:pPr>
          </w:p>
        </w:tc>
      </w:tr>
      <w:tr w:rsidR="0064728B" w:rsidRPr="0055104B" w14:paraId="7C49A59E" w14:textId="77777777" w:rsidTr="0055104B">
        <w:trPr>
          <w:trHeight w:val="300"/>
        </w:trPr>
        <w:tc>
          <w:tcPr>
            <w:tcW w:w="2012" w:type="dxa"/>
            <w:noWrap/>
            <w:hideMark/>
          </w:tcPr>
          <w:p w14:paraId="3DD5FAA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IL-1 beta</w:t>
            </w:r>
          </w:p>
        </w:tc>
        <w:tc>
          <w:tcPr>
            <w:tcW w:w="1750" w:type="dxa"/>
            <w:noWrap/>
            <w:hideMark/>
          </w:tcPr>
          <w:p w14:paraId="54FDCF34"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2802E55E"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12261B12"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5AE945CC"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42278F28"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02ABC887" w14:textId="77777777" w:rsidR="0064728B" w:rsidRPr="0055104B" w:rsidRDefault="0064728B" w:rsidP="00D84FBB">
            <w:pPr>
              <w:rPr>
                <w:rFonts w:ascii="Arial" w:eastAsia="Times New Roman" w:hAnsi="Arial" w:cs="Arial"/>
                <w:kern w:val="0"/>
                <w14:ligatures w14:val="none"/>
              </w:rPr>
            </w:pPr>
          </w:p>
        </w:tc>
        <w:tc>
          <w:tcPr>
            <w:tcW w:w="1193" w:type="dxa"/>
          </w:tcPr>
          <w:p w14:paraId="1338921A" w14:textId="77777777" w:rsidR="0064728B" w:rsidRPr="0055104B" w:rsidRDefault="0064728B" w:rsidP="00D84FBB">
            <w:pPr>
              <w:rPr>
                <w:rFonts w:ascii="Arial" w:eastAsia="Times New Roman" w:hAnsi="Arial" w:cs="Arial"/>
              </w:rPr>
            </w:pPr>
            <w:r w:rsidRPr="0055104B">
              <w:rPr>
                <w:rFonts w:ascii="Arial" w:eastAsia="Times New Roman" w:hAnsi="Arial" w:cs="Arial"/>
              </w:rPr>
              <w:t>0.373</w:t>
            </w:r>
          </w:p>
        </w:tc>
      </w:tr>
      <w:tr w:rsidR="0064728B" w:rsidRPr="0055104B" w14:paraId="61531231" w14:textId="77777777" w:rsidTr="0055104B">
        <w:trPr>
          <w:trHeight w:val="300"/>
        </w:trPr>
        <w:tc>
          <w:tcPr>
            <w:tcW w:w="2012" w:type="dxa"/>
            <w:noWrap/>
            <w:hideMark/>
          </w:tcPr>
          <w:p w14:paraId="30639BC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785B109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0.859 (1.58)</w:t>
            </w:r>
          </w:p>
        </w:tc>
        <w:tc>
          <w:tcPr>
            <w:tcW w:w="1750" w:type="dxa"/>
            <w:noWrap/>
            <w:hideMark/>
          </w:tcPr>
          <w:p w14:paraId="5898EDD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0.544 (0.935)</w:t>
            </w:r>
          </w:p>
        </w:tc>
        <w:tc>
          <w:tcPr>
            <w:tcW w:w="1600" w:type="dxa"/>
            <w:noWrap/>
            <w:hideMark/>
          </w:tcPr>
          <w:p w14:paraId="7DE826C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1.18 (1.78)</w:t>
            </w:r>
          </w:p>
        </w:tc>
        <w:tc>
          <w:tcPr>
            <w:tcW w:w="1750" w:type="dxa"/>
            <w:noWrap/>
            <w:hideMark/>
          </w:tcPr>
          <w:p w14:paraId="4E25189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0.988 (1.05)</w:t>
            </w:r>
          </w:p>
        </w:tc>
        <w:tc>
          <w:tcPr>
            <w:tcW w:w="1600" w:type="dxa"/>
            <w:noWrap/>
            <w:hideMark/>
          </w:tcPr>
          <w:p w14:paraId="002DCA8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1.01 (1.67)</w:t>
            </w:r>
          </w:p>
        </w:tc>
        <w:tc>
          <w:tcPr>
            <w:tcW w:w="1750" w:type="dxa"/>
            <w:noWrap/>
            <w:hideMark/>
          </w:tcPr>
          <w:p w14:paraId="77BE625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0.716 (0.996)</w:t>
            </w:r>
          </w:p>
        </w:tc>
        <w:tc>
          <w:tcPr>
            <w:tcW w:w="1193" w:type="dxa"/>
          </w:tcPr>
          <w:p w14:paraId="5DCECB1D" w14:textId="77777777" w:rsidR="0064728B" w:rsidRPr="0055104B" w:rsidRDefault="0064728B" w:rsidP="00D84FBB">
            <w:pPr>
              <w:rPr>
                <w:rFonts w:ascii="Arial" w:eastAsia="Times New Roman" w:hAnsi="Arial" w:cs="Arial"/>
                <w:color w:val="000000"/>
              </w:rPr>
            </w:pPr>
          </w:p>
        </w:tc>
      </w:tr>
      <w:tr w:rsidR="0064728B" w:rsidRPr="0055104B" w14:paraId="141F08DC" w14:textId="77777777" w:rsidTr="0055104B">
        <w:trPr>
          <w:trHeight w:val="300"/>
        </w:trPr>
        <w:tc>
          <w:tcPr>
            <w:tcW w:w="2012" w:type="dxa"/>
            <w:noWrap/>
            <w:hideMark/>
          </w:tcPr>
          <w:p w14:paraId="4AEDC8E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1F411D5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0.418 [0, 6.67]</w:t>
            </w:r>
          </w:p>
        </w:tc>
        <w:tc>
          <w:tcPr>
            <w:tcW w:w="1750" w:type="dxa"/>
            <w:noWrap/>
            <w:hideMark/>
          </w:tcPr>
          <w:p w14:paraId="20102B4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3.74]</w:t>
            </w:r>
          </w:p>
        </w:tc>
        <w:tc>
          <w:tcPr>
            <w:tcW w:w="1600" w:type="dxa"/>
            <w:noWrap/>
            <w:hideMark/>
          </w:tcPr>
          <w:p w14:paraId="275979B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0.435 [0, 7.66]</w:t>
            </w:r>
          </w:p>
        </w:tc>
        <w:tc>
          <w:tcPr>
            <w:tcW w:w="1750" w:type="dxa"/>
            <w:noWrap/>
            <w:hideMark/>
          </w:tcPr>
          <w:p w14:paraId="2E9E63E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0.720 [0, 3.73]</w:t>
            </w:r>
          </w:p>
        </w:tc>
        <w:tc>
          <w:tcPr>
            <w:tcW w:w="1600" w:type="dxa"/>
            <w:noWrap/>
            <w:hideMark/>
          </w:tcPr>
          <w:p w14:paraId="0D6B5E4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0.435 [0, 7.66]</w:t>
            </w:r>
          </w:p>
        </w:tc>
        <w:tc>
          <w:tcPr>
            <w:tcW w:w="1750" w:type="dxa"/>
            <w:noWrap/>
            <w:hideMark/>
          </w:tcPr>
          <w:p w14:paraId="6B0C769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0.290 [0, 3.74]</w:t>
            </w:r>
          </w:p>
        </w:tc>
        <w:tc>
          <w:tcPr>
            <w:tcW w:w="1193" w:type="dxa"/>
          </w:tcPr>
          <w:p w14:paraId="582EBD3F" w14:textId="77777777" w:rsidR="0064728B" w:rsidRPr="0055104B" w:rsidRDefault="0064728B" w:rsidP="00D84FBB">
            <w:pPr>
              <w:rPr>
                <w:rFonts w:ascii="Arial" w:eastAsia="Times New Roman" w:hAnsi="Arial" w:cs="Arial"/>
                <w:color w:val="000000"/>
              </w:rPr>
            </w:pPr>
          </w:p>
        </w:tc>
      </w:tr>
      <w:tr w:rsidR="0064728B" w:rsidRPr="0055104B" w14:paraId="108F0491" w14:textId="77777777" w:rsidTr="0055104B">
        <w:trPr>
          <w:trHeight w:val="300"/>
        </w:trPr>
        <w:tc>
          <w:tcPr>
            <w:tcW w:w="2012" w:type="dxa"/>
            <w:noWrap/>
            <w:hideMark/>
          </w:tcPr>
          <w:p w14:paraId="05A393C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6F68E11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258FA76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13165D9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5C11E3D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355DA0F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63F50DF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4B261F63" w14:textId="77777777" w:rsidR="0064728B" w:rsidRPr="0055104B" w:rsidRDefault="0064728B" w:rsidP="00D84FBB">
            <w:pPr>
              <w:rPr>
                <w:rFonts w:ascii="Arial" w:eastAsia="Times New Roman" w:hAnsi="Arial" w:cs="Arial"/>
                <w:color w:val="000000"/>
              </w:rPr>
            </w:pPr>
          </w:p>
        </w:tc>
      </w:tr>
      <w:tr w:rsidR="0064728B" w:rsidRPr="0055104B" w14:paraId="3DEB7FEF" w14:textId="77777777" w:rsidTr="0055104B">
        <w:trPr>
          <w:trHeight w:val="300"/>
        </w:trPr>
        <w:tc>
          <w:tcPr>
            <w:tcW w:w="2012" w:type="dxa"/>
            <w:noWrap/>
            <w:hideMark/>
          </w:tcPr>
          <w:p w14:paraId="59AEDBD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IL-2</w:t>
            </w:r>
          </w:p>
        </w:tc>
        <w:tc>
          <w:tcPr>
            <w:tcW w:w="1750" w:type="dxa"/>
            <w:noWrap/>
            <w:hideMark/>
          </w:tcPr>
          <w:p w14:paraId="24354EB5"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2C1929AE"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5C60CD54"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08B1F68C"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2E4C02F8"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351AC115" w14:textId="77777777" w:rsidR="0064728B" w:rsidRPr="0055104B" w:rsidRDefault="0064728B" w:rsidP="00D84FBB">
            <w:pPr>
              <w:rPr>
                <w:rFonts w:ascii="Arial" w:eastAsia="Times New Roman" w:hAnsi="Arial" w:cs="Arial"/>
                <w:kern w:val="0"/>
                <w14:ligatures w14:val="none"/>
              </w:rPr>
            </w:pPr>
          </w:p>
        </w:tc>
        <w:tc>
          <w:tcPr>
            <w:tcW w:w="1193" w:type="dxa"/>
          </w:tcPr>
          <w:p w14:paraId="5E6E0610" w14:textId="77777777" w:rsidR="0064728B" w:rsidRPr="0055104B" w:rsidRDefault="0064728B" w:rsidP="00D84FBB">
            <w:pPr>
              <w:rPr>
                <w:rFonts w:ascii="Arial" w:eastAsia="Times New Roman" w:hAnsi="Arial" w:cs="Arial"/>
              </w:rPr>
            </w:pPr>
            <w:r w:rsidRPr="0055104B">
              <w:rPr>
                <w:rFonts w:ascii="Arial" w:eastAsia="Times New Roman" w:hAnsi="Arial" w:cs="Arial"/>
              </w:rPr>
              <w:t>0.778</w:t>
            </w:r>
          </w:p>
        </w:tc>
      </w:tr>
      <w:tr w:rsidR="0064728B" w:rsidRPr="0055104B" w14:paraId="0319EB39" w14:textId="77777777" w:rsidTr="0055104B">
        <w:trPr>
          <w:trHeight w:val="300"/>
        </w:trPr>
        <w:tc>
          <w:tcPr>
            <w:tcW w:w="2012" w:type="dxa"/>
            <w:noWrap/>
            <w:hideMark/>
          </w:tcPr>
          <w:p w14:paraId="0E97D1C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7157DD5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1.13 (4.41)</w:t>
            </w:r>
          </w:p>
        </w:tc>
        <w:tc>
          <w:tcPr>
            <w:tcW w:w="1750" w:type="dxa"/>
            <w:noWrap/>
            <w:hideMark/>
          </w:tcPr>
          <w:p w14:paraId="52D2495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1.52 (4.12)</w:t>
            </w:r>
          </w:p>
        </w:tc>
        <w:tc>
          <w:tcPr>
            <w:tcW w:w="1600" w:type="dxa"/>
            <w:noWrap/>
            <w:hideMark/>
          </w:tcPr>
          <w:p w14:paraId="68544B1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3.18 (8.47)</w:t>
            </w:r>
          </w:p>
        </w:tc>
        <w:tc>
          <w:tcPr>
            <w:tcW w:w="1750" w:type="dxa"/>
            <w:noWrap/>
            <w:hideMark/>
          </w:tcPr>
          <w:p w14:paraId="04D0E1C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1.90 (2.81)</w:t>
            </w:r>
          </w:p>
        </w:tc>
        <w:tc>
          <w:tcPr>
            <w:tcW w:w="1600" w:type="dxa"/>
            <w:noWrap/>
            <w:hideMark/>
          </w:tcPr>
          <w:p w14:paraId="5C72933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2.11 (6.70)</w:t>
            </w:r>
          </w:p>
        </w:tc>
        <w:tc>
          <w:tcPr>
            <w:tcW w:w="1750" w:type="dxa"/>
            <w:noWrap/>
            <w:hideMark/>
          </w:tcPr>
          <w:p w14:paraId="3287865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1.67 (3.64)</w:t>
            </w:r>
          </w:p>
        </w:tc>
        <w:tc>
          <w:tcPr>
            <w:tcW w:w="1193" w:type="dxa"/>
          </w:tcPr>
          <w:p w14:paraId="1439A920" w14:textId="77777777" w:rsidR="0064728B" w:rsidRPr="0055104B" w:rsidRDefault="0064728B" w:rsidP="00D84FBB">
            <w:pPr>
              <w:rPr>
                <w:rFonts w:ascii="Arial" w:eastAsia="Times New Roman" w:hAnsi="Arial" w:cs="Arial"/>
                <w:color w:val="000000"/>
              </w:rPr>
            </w:pPr>
          </w:p>
        </w:tc>
      </w:tr>
      <w:tr w:rsidR="0064728B" w:rsidRPr="0055104B" w14:paraId="6EF9985E" w14:textId="77777777" w:rsidTr="0055104B">
        <w:trPr>
          <w:trHeight w:val="300"/>
        </w:trPr>
        <w:tc>
          <w:tcPr>
            <w:tcW w:w="2012" w:type="dxa"/>
            <w:noWrap/>
            <w:hideMark/>
          </w:tcPr>
          <w:p w14:paraId="14619ED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001722E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26.0]</w:t>
            </w:r>
          </w:p>
        </w:tc>
        <w:tc>
          <w:tcPr>
            <w:tcW w:w="1750" w:type="dxa"/>
            <w:noWrap/>
            <w:hideMark/>
          </w:tcPr>
          <w:p w14:paraId="12A2DA6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19.5]</w:t>
            </w:r>
          </w:p>
        </w:tc>
        <w:tc>
          <w:tcPr>
            <w:tcW w:w="1600" w:type="dxa"/>
            <w:noWrap/>
            <w:hideMark/>
          </w:tcPr>
          <w:p w14:paraId="0CA0624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35.1]</w:t>
            </w:r>
          </w:p>
        </w:tc>
        <w:tc>
          <w:tcPr>
            <w:tcW w:w="1750" w:type="dxa"/>
            <w:noWrap/>
            <w:hideMark/>
          </w:tcPr>
          <w:p w14:paraId="7FE7174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0.725 [0, 9.05]</w:t>
            </w:r>
          </w:p>
        </w:tc>
        <w:tc>
          <w:tcPr>
            <w:tcW w:w="1600" w:type="dxa"/>
            <w:noWrap/>
            <w:hideMark/>
          </w:tcPr>
          <w:p w14:paraId="5F74CC2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35.1]</w:t>
            </w:r>
          </w:p>
        </w:tc>
        <w:tc>
          <w:tcPr>
            <w:tcW w:w="1750" w:type="dxa"/>
            <w:noWrap/>
            <w:hideMark/>
          </w:tcPr>
          <w:p w14:paraId="1EC83E2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19.5]</w:t>
            </w:r>
          </w:p>
        </w:tc>
        <w:tc>
          <w:tcPr>
            <w:tcW w:w="1193" w:type="dxa"/>
          </w:tcPr>
          <w:p w14:paraId="0304ECB5" w14:textId="77777777" w:rsidR="0064728B" w:rsidRPr="0055104B" w:rsidRDefault="0064728B" w:rsidP="00D84FBB">
            <w:pPr>
              <w:rPr>
                <w:rFonts w:ascii="Arial" w:eastAsia="Times New Roman" w:hAnsi="Arial" w:cs="Arial"/>
                <w:color w:val="000000"/>
              </w:rPr>
            </w:pPr>
          </w:p>
        </w:tc>
      </w:tr>
      <w:tr w:rsidR="0064728B" w:rsidRPr="0055104B" w14:paraId="0C5E311D" w14:textId="77777777" w:rsidTr="0055104B">
        <w:trPr>
          <w:trHeight w:val="300"/>
        </w:trPr>
        <w:tc>
          <w:tcPr>
            <w:tcW w:w="2012" w:type="dxa"/>
            <w:noWrap/>
            <w:hideMark/>
          </w:tcPr>
          <w:p w14:paraId="78574C5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lastRenderedPageBreak/>
              <w:t xml:space="preserve">  Missing</w:t>
            </w:r>
          </w:p>
        </w:tc>
        <w:tc>
          <w:tcPr>
            <w:tcW w:w="1750" w:type="dxa"/>
            <w:noWrap/>
            <w:hideMark/>
          </w:tcPr>
          <w:p w14:paraId="48181EC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6061F0F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2867104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14E90D2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4BAA46F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5E715B9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3DD41609" w14:textId="77777777" w:rsidR="0064728B" w:rsidRPr="0055104B" w:rsidRDefault="0064728B" w:rsidP="00D84FBB">
            <w:pPr>
              <w:rPr>
                <w:rFonts w:ascii="Arial" w:eastAsia="Times New Roman" w:hAnsi="Arial" w:cs="Arial"/>
                <w:color w:val="000000"/>
              </w:rPr>
            </w:pPr>
          </w:p>
        </w:tc>
      </w:tr>
      <w:tr w:rsidR="0064728B" w:rsidRPr="0055104B" w14:paraId="4AAC80CF" w14:textId="77777777" w:rsidTr="0055104B">
        <w:trPr>
          <w:trHeight w:val="300"/>
        </w:trPr>
        <w:tc>
          <w:tcPr>
            <w:tcW w:w="2012" w:type="dxa"/>
            <w:noWrap/>
            <w:hideMark/>
          </w:tcPr>
          <w:p w14:paraId="148ED0D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IL-4</w:t>
            </w:r>
          </w:p>
        </w:tc>
        <w:tc>
          <w:tcPr>
            <w:tcW w:w="1750" w:type="dxa"/>
            <w:noWrap/>
            <w:hideMark/>
          </w:tcPr>
          <w:p w14:paraId="45EEC7DC"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74761125"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707CAA8E"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79A7FC00"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3C7B73ED"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671B2289" w14:textId="77777777" w:rsidR="0064728B" w:rsidRPr="0055104B" w:rsidRDefault="0064728B" w:rsidP="00D84FBB">
            <w:pPr>
              <w:rPr>
                <w:rFonts w:ascii="Arial" w:eastAsia="Times New Roman" w:hAnsi="Arial" w:cs="Arial"/>
                <w:kern w:val="0"/>
                <w14:ligatures w14:val="none"/>
              </w:rPr>
            </w:pPr>
          </w:p>
        </w:tc>
        <w:tc>
          <w:tcPr>
            <w:tcW w:w="1193" w:type="dxa"/>
          </w:tcPr>
          <w:p w14:paraId="1708E100" w14:textId="77777777" w:rsidR="0064728B" w:rsidRPr="0055104B" w:rsidRDefault="0064728B" w:rsidP="00D84FBB">
            <w:pPr>
              <w:rPr>
                <w:rFonts w:ascii="Arial" w:eastAsia="Times New Roman" w:hAnsi="Arial" w:cs="Arial"/>
              </w:rPr>
            </w:pPr>
            <w:r w:rsidRPr="0055104B">
              <w:rPr>
                <w:rFonts w:ascii="Arial" w:eastAsia="Times New Roman" w:hAnsi="Arial" w:cs="Arial"/>
              </w:rPr>
              <w:t>0.829</w:t>
            </w:r>
          </w:p>
        </w:tc>
      </w:tr>
      <w:tr w:rsidR="0064728B" w:rsidRPr="0055104B" w14:paraId="6B03CFE2" w14:textId="77777777" w:rsidTr="0055104B">
        <w:trPr>
          <w:trHeight w:val="300"/>
        </w:trPr>
        <w:tc>
          <w:tcPr>
            <w:tcW w:w="2012" w:type="dxa"/>
            <w:noWrap/>
            <w:hideMark/>
          </w:tcPr>
          <w:p w14:paraId="56D66DC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7B3F1AD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7.61 (9.95)</w:t>
            </w:r>
          </w:p>
        </w:tc>
        <w:tc>
          <w:tcPr>
            <w:tcW w:w="1750" w:type="dxa"/>
            <w:noWrap/>
            <w:hideMark/>
          </w:tcPr>
          <w:p w14:paraId="3EF50A3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7.10 (9.53)</w:t>
            </w:r>
          </w:p>
        </w:tc>
        <w:tc>
          <w:tcPr>
            <w:tcW w:w="1600" w:type="dxa"/>
            <w:noWrap/>
            <w:hideMark/>
          </w:tcPr>
          <w:p w14:paraId="59949EB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13.1 (9.06)</w:t>
            </w:r>
          </w:p>
        </w:tc>
        <w:tc>
          <w:tcPr>
            <w:tcW w:w="1750" w:type="dxa"/>
            <w:noWrap/>
            <w:hideMark/>
          </w:tcPr>
          <w:p w14:paraId="359AA78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13.5 (10.1)</w:t>
            </w:r>
          </w:p>
        </w:tc>
        <w:tc>
          <w:tcPr>
            <w:tcW w:w="1600" w:type="dxa"/>
            <w:noWrap/>
            <w:hideMark/>
          </w:tcPr>
          <w:p w14:paraId="091AC5D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10.3 (9.87)</w:t>
            </w:r>
          </w:p>
        </w:tc>
        <w:tc>
          <w:tcPr>
            <w:tcW w:w="1750" w:type="dxa"/>
            <w:noWrap/>
            <w:hideMark/>
          </w:tcPr>
          <w:p w14:paraId="63244EA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9.58 (10.1)</w:t>
            </w:r>
          </w:p>
        </w:tc>
        <w:tc>
          <w:tcPr>
            <w:tcW w:w="1193" w:type="dxa"/>
          </w:tcPr>
          <w:p w14:paraId="02EA2115" w14:textId="77777777" w:rsidR="0064728B" w:rsidRPr="0055104B" w:rsidRDefault="0064728B" w:rsidP="00D84FBB">
            <w:pPr>
              <w:rPr>
                <w:rFonts w:ascii="Arial" w:eastAsia="Times New Roman" w:hAnsi="Arial" w:cs="Arial"/>
                <w:color w:val="000000"/>
              </w:rPr>
            </w:pPr>
          </w:p>
        </w:tc>
      </w:tr>
      <w:tr w:rsidR="0064728B" w:rsidRPr="0055104B" w14:paraId="640FFBCB" w14:textId="77777777" w:rsidTr="0055104B">
        <w:trPr>
          <w:trHeight w:val="300"/>
        </w:trPr>
        <w:tc>
          <w:tcPr>
            <w:tcW w:w="2012" w:type="dxa"/>
            <w:noWrap/>
            <w:hideMark/>
          </w:tcPr>
          <w:p w14:paraId="0C4B063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353A592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4.40 [0, 54.2]</w:t>
            </w:r>
          </w:p>
        </w:tc>
        <w:tc>
          <w:tcPr>
            <w:tcW w:w="1750" w:type="dxa"/>
            <w:noWrap/>
            <w:hideMark/>
          </w:tcPr>
          <w:p w14:paraId="1A7AF99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4.24 [0.415, 48.5]</w:t>
            </w:r>
          </w:p>
        </w:tc>
        <w:tc>
          <w:tcPr>
            <w:tcW w:w="1600" w:type="dxa"/>
            <w:noWrap/>
            <w:hideMark/>
          </w:tcPr>
          <w:p w14:paraId="7AC6208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9.64 [0, 41.0]</w:t>
            </w:r>
          </w:p>
        </w:tc>
        <w:tc>
          <w:tcPr>
            <w:tcW w:w="1750" w:type="dxa"/>
            <w:noWrap/>
            <w:hideMark/>
          </w:tcPr>
          <w:p w14:paraId="1DDB7D0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9.82 [0.365, 34.1]</w:t>
            </w:r>
          </w:p>
        </w:tc>
        <w:tc>
          <w:tcPr>
            <w:tcW w:w="1600" w:type="dxa"/>
            <w:noWrap/>
            <w:hideMark/>
          </w:tcPr>
          <w:p w14:paraId="0857DA5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7.54 [0, 54.2]</w:t>
            </w:r>
          </w:p>
        </w:tc>
        <w:tc>
          <w:tcPr>
            <w:tcW w:w="1750" w:type="dxa"/>
            <w:noWrap/>
            <w:hideMark/>
          </w:tcPr>
          <w:p w14:paraId="2D603E4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6.24 [0.365, 48.5]</w:t>
            </w:r>
          </w:p>
        </w:tc>
        <w:tc>
          <w:tcPr>
            <w:tcW w:w="1193" w:type="dxa"/>
          </w:tcPr>
          <w:p w14:paraId="6042219A" w14:textId="77777777" w:rsidR="0064728B" w:rsidRPr="0055104B" w:rsidRDefault="0064728B" w:rsidP="00D84FBB">
            <w:pPr>
              <w:rPr>
                <w:rFonts w:ascii="Arial" w:eastAsia="Times New Roman" w:hAnsi="Arial" w:cs="Arial"/>
                <w:color w:val="000000"/>
              </w:rPr>
            </w:pPr>
          </w:p>
        </w:tc>
      </w:tr>
      <w:tr w:rsidR="0064728B" w:rsidRPr="0055104B" w14:paraId="394DDCE3" w14:textId="77777777" w:rsidTr="0055104B">
        <w:trPr>
          <w:trHeight w:val="300"/>
        </w:trPr>
        <w:tc>
          <w:tcPr>
            <w:tcW w:w="2012" w:type="dxa"/>
            <w:noWrap/>
            <w:hideMark/>
          </w:tcPr>
          <w:p w14:paraId="543B755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08112EE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163FF78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2F08D48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00CF40D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29F7A8F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1D18CC7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5B67D471" w14:textId="77777777" w:rsidR="0064728B" w:rsidRPr="0055104B" w:rsidRDefault="0064728B" w:rsidP="00D84FBB">
            <w:pPr>
              <w:rPr>
                <w:rFonts w:ascii="Arial" w:eastAsia="Times New Roman" w:hAnsi="Arial" w:cs="Arial"/>
                <w:color w:val="000000"/>
              </w:rPr>
            </w:pPr>
          </w:p>
        </w:tc>
      </w:tr>
      <w:tr w:rsidR="0064728B" w:rsidRPr="0055104B" w14:paraId="49ED4AC3" w14:textId="77777777" w:rsidTr="0055104B">
        <w:trPr>
          <w:trHeight w:val="300"/>
        </w:trPr>
        <w:tc>
          <w:tcPr>
            <w:tcW w:w="2012" w:type="dxa"/>
            <w:noWrap/>
            <w:hideMark/>
          </w:tcPr>
          <w:p w14:paraId="7B1FCCE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IL-5</w:t>
            </w:r>
          </w:p>
        </w:tc>
        <w:tc>
          <w:tcPr>
            <w:tcW w:w="1750" w:type="dxa"/>
            <w:noWrap/>
            <w:hideMark/>
          </w:tcPr>
          <w:p w14:paraId="0E057F7C"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03F8745E"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6D94F617"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06B1B630"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6AA6FD37"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234D2683" w14:textId="77777777" w:rsidR="0064728B" w:rsidRPr="0055104B" w:rsidRDefault="0064728B" w:rsidP="00D84FBB">
            <w:pPr>
              <w:rPr>
                <w:rFonts w:ascii="Arial" w:eastAsia="Times New Roman" w:hAnsi="Arial" w:cs="Arial"/>
                <w:kern w:val="0"/>
                <w14:ligatures w14:val="none"/>
              </w:rPr>
            </w:pPr>
          </w:p>
        </w:tc>
        <w:tc>
          <w:tcPr>
            <w:tcW w:w="1193" w:type="dxa"/>
          </w:tcPr>
          <w:p w14:paraId="61CB28E9" w14:textId="77777777" w:rsidR="0064728B" w:rsidRPr="0055104B" w:rsidRDefault="0064728B" w:rsidP="00D84FBB">
            <w:pPr>
              <w:rPr>
                <w:rFonts w:ascii="Arial" w:eastAsia="Times New Roman" w:hAnsi="Arial" w:cs="Arial"/>
              </w:rPr>
            </w:pPr>
            <w:r w:rsidRPr="0055104B">
              <w:rPr>
                <w:rFonts w:ascii="Arial" w:eastAsia="Times New Roman" w:hAnsi="Arial" w:cs="Arial"/>
              </w:rPr>
              <w:t>0.604</w:t>
            </w:r>
          </w:p>
        </w:tc>
      </w:tr>
      <w:tr w:rsidR="0064728B" w:rsidRPr="0055104B" w14:paraId="35FAEE4A" w14:textId="77777777" w:rsidTr="0055104B">
        <w:trPr>
          <w:trHeight w:val="300"/>
        </w:trPr>
        <w:tc>
          <w:tcPr>
            <w:tcW w:w="2012" w:type="dxa"/>
            <w:noWrap/>
            <w:hideMark/>
          </w:tcPr>
          <w:p w14:paraId="2F59E5B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26CDA2C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0.599 (0.850)</w:t>
            </w:r>
          </w:p>
        </w:tc>
        <w:tc>
          <w:tcPr>
            <w:tcW w:w="1750" w:type="dxa"/>
            <w:noWrap/>
            <w:hideMark/>
          </w:tcPr>
          <w:p w14:paraId="39E9655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0.962 (1.69)</w:t>
            </w:r>
          </w:p>
        </w:tc>
        <w:tc>
          <w:tcPr>
            <w:tcW w:w="1600" w:type="dxa"/>
            <w:noWrap/>
            <w:hideMark/>
          </w:tcPr>
          <w:p w14:paraId="49E24A7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2.54 (4.85)</w:t>
            </w:r>
          </w:p>
        </w:tc>
        <w:tc>
          <w:tcPr>
            <w:tcW w:w="1750" w:type="dxa"/>
            <w:noWrap/>
            <w:hideMark/>
          </w:tcPr>
          <w:p w14:paraId="094ED0F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1.99 (1.79)</w:t>
            </w:r>
          </w:p>
        </w:tc>
        <w:tc>
          <w:tcPr>
            <w:tcW w:w="1600" w:type="dxa"/>
            <w:noWrap/>
            <w:hideMark/>
          </w:tcPr>
          <w:p w14:paraId="2FB2FCC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1.53 (3.52)</w:t>
            </w:r>
          </w:p>
        </w:tc>
        <w:tc>
          <w:tcPr>
            <w:tcW w:w="1750" w:type="dxa"/>
            <w:noWrap/>
            <w:hideMark/>
          </w:tcPr>
          <w:p w14:paraId="00992E5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1.36 (1.78)</w:t>
            </w:r>
          </w:p>
        </w:tc>
        <w:tc>
          <w:tcPr>
            <w:tcW w:w="1193" w:type="dxa"/>
          </w:tcPr>
          <w:p w14:paraId="0F93D910" w14:textId="77777777" w:rsidR="0064728B" w:rsidRPr="0055104B" w:rsidRDefault="0064728B" w:rsidP="00D84FBB">
            <w:pPr>
              <w:rPr>
                <w:rFonts w:ascii="Arial" w:eastAsia="Times New Roman" w:hAnsi="Arial" w:cs="Arial"/>
                <w:color w:val="000000"/>
              </w:rPr>
            </w:pPr>
          </w:p>
        </w:tc>
      </w:tr>
      <w:tr w:rsidR="0064728B" w:rsidRPr="0055104B" w14:paraId="756B4F97" w14:textId="77777777" w:rsidTr="0055104B">
        <w:trPr>
          <w:trHeight w:val="300"/>
        </w:trPr>
        <w:tc>
          <w:tcPr>
            <w:tcW w:w="2012" w:type="dxa"/>
            <w:noWrap/>
            <w:hideMark/>
          </w:tcPr>
          <w:p w14:paraId="76946A0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36B5832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0.113 [0, 2.81]</w:t>
            </w:r>
          </w:p>
        </w:tc>
        <w:tc>
          <w:tcPr>
            <w:tcW w:w="1750" w:type="dxa"/>
            <w:noWrap/>
            <w:hideMark/>
          </w:tcPr>
          <w:p w14:paraId="6C75A14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6.64]</w:t>
            </w:r>
          </w:p>
        </w:tc>
        <w:tc>
          <w:tcPr>
            <w:tcW w:w="1600" w:type="dxa"/>
            <w:noWrap/>
            <w:hideMark/>
          </w:tcPr>
          <w:p w14:paraId="77B8CB0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0.680 [0, 18.1]</w:t>
            </w:r>
          </w:p>
        </w:tc>
        <w:tc>
          <w:tcPr>
            <w:tcW w:w="1750" w:type="dxa"/>
            <w:noWrap/>
            <w:hideMark/>
          </w:tcPr>
          <w:p w14:paraId="07529CA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1.50 [0, 6.88]</w:t>
            </w:r>
          </w:p>
        </w:tc>
        <w:tc>
          <w:tcPr>
            <w:tcW w:w="1600" w:type="dxa"/>
            <w:noWrap/>
            <w:hideMark/>
          </w:tcPr>
          <w:p w14:paraId="0750479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0.460 [0, 18.1]</w:t>
            </w:r>
          </w:p>
        </w:tc>
        <w:tc>
          <w:tcPr>
            <w:tcW w:w="1750" w:type="dxa"/>
            <w:noWrap/>
            <w:hideMark/>
          </w:tcPr>
          <w:p w14:paraId="2DD69FE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0.490 [0, 6.88]</w:t>
            </w:r>
          </w:p>
        </w:tc>
        <w:tc>
          <w:tcPr>
            <w:tcW w:w="1193" w:type="dxa"/>
          </w:tcPr>
          <w:p w14:paraId="1DC04D89" w14:textId="77777777" w:rsidR="0064728B" w:rsidRPr="0055104B" w:rsidRDefault="0064728B" w:rsidP="00D84FBB">
            <w:pPr>
              <w:rPr>
                <w:rFonts w:ascii="Arial" w:eastAsia="Times New Roman" w:hAnsi="Arial" w:cs="Arial"/>
                <w:color w:val="000000"/>
              </w:rPr>
            </w:pPr>
          </w:p>
        </w:tc>
      </w:tr>
      <w:tr w:rsidR="0064728B" w:rsidRPr="0055104B" w14:paraId="0AE375E4" w14:textId="77777777" w:rsidTr="0055104B">
        <w:trPr>
          <w:trHeight w:val="300"/>
        </w:trPr>
        <w:tc>
          <w:tcPr>
            <w:tcW w:w="2012" w:type="dxa"/>
            <w:noWrap/>
            <w:hideMark/>
          </w:tcPr>
          <w:p w14:paraId="30D9575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1CF90F8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19D4B2B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0FD8CAB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0AE54C6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19B0222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151AB76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3CFB2C68" w14:textId="77777777" w:rsidR="0064728B" w:rsidRPr="0055104B" w:rsidRDefault="0064728B" w:rsidP="00D84FBB">
            <w:pPr>
              <w:rPr>
                <w:rFonts w:ascii="Arial" w:eastAsia="Times New Roman" w:hAnsi="Arial" w:cs="Arial"/>
                <w:color w:val="000000"/>
              </w:rPr>
            </w:pPr>
          </w:p>
        </w:tc>
      </w:tr>
      <w:tr w:rsidR="0064728B" w:rsidRPr="0055104B" w14:paraId="75C89650" w14:textId="77777777" w:rsidTr="0055104B">
        <w:trPr>
          <w:trHeight w:val="300"/>
        </w:trPr>
        <w:tc>
          <w:tcPr>
            <w:tcW w:w="2012" w:type="dxa"/>
            <w:noWrap/>
            <w:hideMark/>
          </w:tcPr>
          <w:p w14:paraId="532E52B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IL-6</w:t>
            </w:r>
          </w:p>
        </w:tc>
        <w:tc>
          <w:tcPr>
            <w:tcW w:w="1750" w:type="dxa"/>
            <w:noWrap/>
            <w:hideMark/>
          </w:tcPr>
          <w:p w14:paraId="33281ABC"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2496797D"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3BBF660F"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38BB2963"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7F2F8FEE"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5EB19CEA" w14:textId="77777777" w:rsidR="0064728B" w:rsidRPr="0055104B" w:rsidRDefault="0064728B" w:rsidP="00D84FBB">
            <w:pPr>
              <w:rPr>
                <w:rFonts w:ascii="Arial" w:eastAsia="Times New Roman" w:hAnsi="Arial" w:cs="Arial"/>
                <w:kern w:val="0"/>
                <w14:ligatures w14:val="none"/>
              </w:rPr>
            </w:pPr>
          </w:p>
        </w:tc>
        <w:tc>
          <w:tcPr>
            <w:tcW w:w="1193" w:type="dxa"/>
          </w:tcPr>
          <w:p w14:paraId="5EDD95CC" w14:textId="77777777" w:rsidR="0064728B" w:rsidRPr="0055104B" w:rsidRDefault="0064728B" w:rsidP="00D84FBB">
            <w:pPr>
              <w:rPr>
                <w:rFonts w:ascii="Arial" w:eastAsia="Times New Roman" w:hAnsi="Arial" w:cs="Arial"/>
              </w:rPr>
            </w:pPr>
            <w:r w:rsidRPr="0055104B">
              <w:rPr>
                <w:rFonts w:ascii="Arial" w:eastAsia="Times New Roman" w:hAnsi="Arial" w:cs="Arial"/>
              </w:rPr>
              <w:t>0.910</w:t>
            </w:r>
          </w:p>
        </w:tc>
      </w:tr>
      <w:tr w:rsidR="0064728B" w:rsidRPr="0055104B" w14:paraId="786FCB0B" w14:textId="77777777" w:rsidTr="0055104B">
        <w:trPr>
          <w:trHeight w:val="300"/>
        </w:trPr>
        <w:tc>
          <w:tcPr>
            <w:tcW w:w="2012" w:type="dxa"/>
            <w:noWrap/>
            <w:hideMark/>
          </w:tcPr>
          <w:p w14:paraId="2B3B67C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2109531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9.27 (14.8)</w:t>
            </w:r>
          </w:p>
        </w:tc>
        <w:tc>
          <w:tcPr>
            <w:tcW w:w="1750" w:type="dxa"/>
            <w:noWrap/>
            <w:hideMark/>
          </w:tcPr>
          <w:p w14:paraId="7DC4DD8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11.9 (19.4)</w:t>
            </w:r>
          </w:p>
        </w:tc>
        <w:tc>
          <w:tcPr>
            <w:tcW w:w="1600" w:type="dxa"/>
            <w:noWrap/>
            <w:hideMark/>
          </w:tcPr>
          <w:p w14:paraId="0474B91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9.02 (9.85)</w:t>
            </w:r>
          </w:p>
        </w:tc>
        <w:tc>
          <w:tcPr>
            <w:tcW w:w="1750" w:type="dxa"/>
            <w:noWrap/>
            <w:hideMark/>
          </w:tcPr>
          <w:p w14:paraId="0CEDE18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72.4 (245)</w:t>
            </w:r>
          </w:p>
        </w:tc>
        <w:tc>
          <w:tcPr>
            <w:tcW w:w="1600" w:type="dxa"/>
            <w:noWrap/>
            <w:hideMark/>
          </w:tcPr>
          <w:p w14:paraId="1CF2C68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9.15 (12.6)</w:t>
            </w:r>
          </w:p>
        </w:tc>
        <w:tc>
          <w:tcPr>
            <w:tcW w:w="1750" w:type="dxa"/>
            <w:noWrap/>
            <w:hideMark/>
          </w:tcPr>
          <w:p w14:paraId="28B6D68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35.4 (154)</w:t>
            </w:r>
          </w:p>
        </w:tc>
        <w:tc>
          <w:tcPr>
            <w:tcW w:w="1193" w:type="dxa"/>
          </w:tcPr>
          <w:p w14:paraId="0950B657" w14:textId="77777777" w:rsidR="0064728B" w:rsidRPr="0055104B" w:rsidRDefault="0064728B" w:rsidP="00D84FBB">
            <w:pPr>
              <w:rPr>
                <w:rFonts w:ascii="Arial" w:eastAsia="Times New Roman" w:hAnsi="Arial" w:cs="Arial"/>
                <w:color w:val="000000"/>
              </w:rPr>
            </w:pPr>
          </w:p>
        </w:tc>
      </w:tr>
      <w:tr w:rsidR="0064728B" w:rsidRPr="0055104B" w14:paraId="4ED2784B" w14:textId="77777777" w:rsidTr="0055104B">
        <w:trPr>
          <w:trHeight w:val="300"/>
        </w:trPr>
        <w:tc>
          <w:tcPr>
            <w:tcW w:w="2012" w:type="dxa"/>
            <w:noWrap/>
            <w:hideMark/>
          </w:tcPr>
          <w:p w14:paraId="73CD61F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29348CC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1.75 [0, 59.9]</w:t>
            </w:r>
          </w:p>
        </w:tc>
        <w:tc>
          <w:tcPr>
            <w:tcW w:w="1750" w:type="dxa"/>
            <w:noWrap/>
            <w:hideMark/>
          </w:tcPr>
          <w:p w14:paraId="6008DFB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3.61 [0, 86.2]</w:t>
            </w:r>
          </w:p>
        </w:tc>
        <w:tc>
          <w:tcPr>
            <w:tcW w:w="1600" w:type="dxa"/>
            <w:noWrap/>
            <w:hideMark/>
          </w:tcPr>
          <w:p w14:paraId="4F7A74B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5.28 [0, 27.5]</w:t>
            </w:r>
          </w:p>
        </w:tc>
        <w:tc>
          <w:tcPr>
            <w:tcW w:w="1750" w:type="dxa"/>
            <w:noWrap/>
            <w:hideMark/>
          </w:tcPr>
          <w:p w14:paraId="27DDAF5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3.32 [0, 1070]</w:t>
            </w:r>
          </w:p>
        </w:tc>
        <w:tc>
          <w:tcPr>
            <w:tcW w:w="1600" w:type="dxa"/>
            <w:noWrap/>
            <w:hideMark/>
          </w:tcPr>
          <w:p w14:paraId="7E9D2C7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2.88 [0, 59.9]</w:t>
            </w:r>
          </w:p>
        </w:tc>
        <w:tc>
          <w:tcPr>
            <w:tcW w:w="1750" w:type="dxa"/>
            <w:noWrap/>
            <w:hideMark/>
          </w:tcPr>
          <w:p w14:paraId="6EBEEAF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3.52 [0, 1070]</w:t>
            </w:r>
          </w:p>
        </w:tc>
        <w:tc>
          <w:tcPr>
            <w:tcW w:w="1193" w:type="dxa"/>
          </w:tcPr>
          <w:p w14:paraId="2D486EE1" w14:textId="77777777" w:rsidR="0064728B" w:rsidRPr="0055104B" w:rsidRDefault="0064728B" w:rsidP="00D84FBB">
            <w:pPr>
              <w:rPr>
                <w:rFonts w:ascii="Arial" w:eastAsia="Times New Roman" w:hAnsi="Arial" w:cs="Arial"/>
                <w:color w:val="000000"/>
              </w:rPr>
            </w:pPr>
          </w:p>
        </w:tc>
      </w:tr>
      <w:tr w:rsidR="0064728B" w:rsidRPr="0055104B" w14:paraId="4825339F" w14:textId="77777777" w:rsidTr="0055104B">
        <w:trPr>
          <w:trHeight w:val="300"/>
        </w:trPr>
        <w:tc>
          <w:tcPr>
            <w:tcW w:w="2012" w:type="dxa"/>
            <w:noWrap/>
            <w:hideMark/>
          </w:tcPr>
          <w:p w14:paraId="7B5DA4D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5288E26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6861983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0318CB2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693541F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3B31B66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7D2F1A9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131C84F4" w14:textId="77777777" w:rsidR="0064728B" w:rsidRPr="0055104B" w:rsidRDefault="0064728B" w:rsidP="00D84FBB">
            <w:pPr>
              <w:rPr>
                <w:rFonts w:ascii="Arial" w:eastAsia="Times New Roman" w:hAnsi="Arial" w:cs="Arial"/>
                <w:color w:val="000000"/>
              </w:rPr>
            </w:pPr>
          </w:p>
        </w:tc>
      </w:tr>
      <w:tr w:rsidR="0064728B" w:rsidRPr="0055104B" w14:paraId="47E29ECD" w14:textId="77777777" w:rsidTr="0055104B">
        <w:trPr>
          <w:trHeight w:val="300"/>
        </w:trPr>
        <w:tc>
          <w:tcPr>
            <w:tcW w:w="2012" w:type="dxa"/>
            <w:noWrap/>
            <w:hideMark/>
          </w:tcPr>
          <w:p w14:paraId="563A305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IL-8 (CXCL8)</w:t>
            </w:r>
          </w:p>
        </w:tc>
        <w:tc>
          <w:tcPr>
            <w:tcW w:w="1750" w:type="dxa"/>
            <w:noWrap/>
            <w:hideMark/>
          </w:tcPr>
          <w:p w14:paraId="115CF0FE"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3595F805"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5558B70D"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47734264"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2BC6D9E9"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06A2827C" w14:textId="77777777" w:rsidR="0064728B" w:rsidRPr="0055104B" w:rsidRDefault="0064728B" w:rsidP="00D84FBB">
            <w:pPr>
              <w:rPr>
                <w:rFonts w:ascii="Arial" w:eastAsia="Times New Roman" w:hAnsi="Arial" w:cs="Arial"/>
                <w:kern w:val="0"/>
                <w14:ligatures w14:val="none"/>
              </w:rPr>
            </w:pPr>
          </w:p>
        </w:tc>
        <w:tc>
          <w:tcPr>
            <w:tcW w:w="1193" w:type="dxa"/>
          </w:tcPr>
          <w:p w14:paraId="2374836C" w14:textId="77777777" w:rsidR="0064728B" w:rsidRPr="0055104B" w:rsidRDefault="0064728B" w:rsidP="00D84FBB">
            <w:pPr>
              <w:rPr>
                <w:rFonts w:ascii="Arial" w:eastAsia="Times New Roman" w:hAnsi="Arial" w:cs="Arial"/>
              </w:rPr>
            </w:pPr>
            <w:r w:rsidRPr="0055104B">
              <w:rPr>
                <w:rFonts w:ascii="Arial" w:eastAsia="Times New Roman" w:hAnsi="Arial" w:cs="Arial"/>
              </w:rPr>
              <w:t>0.512</w:t>
            </w:r>
          </w:p>
        </w:tc>
      </w:tr>
      <w:tr w:rsidR="0064728B" w:rsidRPr="0055104B" w14:paraId="1F4D11BF" w14:textId="77777777" w:rsidTr="0055104B">
        <w:trPr>
          <w:trHeight w:val="300"/>
        </w:trPr>
        <w:tc>
          <w:tcPr>
            <w:tcW w:w="2012" w:type="dxa"/>
            <w:noWrap/>
            <w:hideMark/>
          </w:tcPr>
          <w:p w14:paraId="5BF2ECC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11723AA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3.16 (6.64)</w:t>
            </w:r>
          </w:p>
        </w:tc>
        <w:tc>
          <w:tcPr>
            <w:tcW w:w="1750" w:type="dxa"/>
            <w:noWrap/>
            <w:hideMark/>
          </w:tcPr>
          <w:p w14:paraId="6640E08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2.26 (2.24)</w:t>
            </w:r>
          </w:p>
        </w:tc>
        <w:tc>
          <w:tcPr>
            <w:tcW w:w="1600" w:type="dxa"/>
            <w:noWrap/>
            <w:hideMark/>
          </w:tcPr>
          <w:p w14:paraId="61F255E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1.33 (1.17)</w:t>
            </w:r>
          </w:p>
        </w:tc>
        <w:tc>
          <w:tcPr>
            <w:tcW w:w="1750" w:type="dxa"/>
            <w:noWrap/>
            <w:hideMark/>
          </w:tcPr>
          <w:p w14:paraId="28D7A93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4.08 (10.3)</w:t>
            </w:r>
          </w:p>
        </w:tc>
        <w:tc>
          <w:tcPr>
            <w:tcW w:w="1600" w:type="dxa"/>
            <w:noWrap/>
            <w:hideMark/>
          </w:tcPr>
          <w:p w14:paraId="7482577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2.28 (4.92)</w:t>
            </w:r>
          </w:p>
        </w:tc>
        <w:tc>
          <w:tcPr>
            <w:tcW w:w="1750" w:type="dxa"/>
            <w:noWrap/>
            <w:hideMark/>
          </w:tcPr>
          <w:p w14:paraId="4762B04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2.96 (6.61)</w:t>
            </w:r>
          </w:p>
        </w:tc>
        <w:tc>
          <w:tcPr>
            <w:tcW w:w="1193" w:type="dxa"/>
          </w:tcPr>
          <w:p w14:paraId="301135E3" w14:textId="77777777" w:rsidR="0064728B" w:rsidRPr="0055104B" w:rsidRDefault="0064728B" w:rsidP="00D84FBB">
            <w:pPr>
              <w:rPr>
                <w:rFonts w:ascii="Arial" w:eastAsia="Times New Roman" w:hAnsi="Arial" w:cs="Arial"/>
                <w:color w:val="000000"/>
              </w:rPr>
            </w:pPr>
          </w:p>
        </w:tc>
      </w:tr>
      <w:tr w:rsidR="0064728B" w:rsidRPr="0055104B" w14:paraId="17CF5BB7" w14:textId="77777777" w:rsidTr="0055104B">
        <w:trPr>
          <w:trHeight w:val="300"/>
        </w:trPr>
        <w:tc>
          <w:tcPr>
            <w:tcW w:w="2012" w:type="dxa"/>
            <w:noWrap/>
            <w:hideMark/>
          </w:tcPr>
          <w:p w14:paraId="6AAE7C6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42E7D8E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0.600 [0, 30.9]</w:t>
            </w:r>
          </w:p>
        </w:tc>
        <w:tc>
          <w:tcPr>
            <w:tcW w:w="1750" w:type="dxa"/>
            <w:noWrap/>
            <w:hideMark/>
          </w:tcPr>
          <w:p w14:paraId="5379136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1.47 [0, 9.57]</w:t>
            </w:r>
          </w:p>
        </w:tc>
        <w:tc>
          <w:tcPr>
            <w:tcW w:w="1600" w:type="dxa"/>
            <w:noWrap/>
            <w:hideMark/>
          </w:tcPr>
          <w:p w14:paraId="66EAF99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1.04 [0, 4.23]</w:t>
            </w:r>
          </w:p>
        </w:tc>
        <w:tc>
          <w:tcPr>
            <w:tcW w:w="1750" w:type="dxa"/>
            <w:noWrap/>
            <w:hideMark/>
          </w:tcPr>
          <w:p w14:paraId="5F75EA2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0.940 [0, 45.8]</w:t>
            </w:r>
          </w:p>
        </w:tc>
        <w:tc>
          <w:tcPr>
            <w:tcW w:w="1600" w:type="dxa"/>
            <w:noWrap/>
            <w:hideMark/>
          </w:tcPr>
          <w:p w14:paraId="49A49AE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0.930 [0, 30.9]</w:t>
            </w:r>
          </w:p>
        </w:tc>
        <w:tc>
          <w:tcPr>
            <w:tcW w:w="1750" w:type="dxa"/>
            <w:noWrap/>
            <w:hideMark/>
          </w:tcPr>
          <w:p w14:paraId="4AD78DB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1.31 [0, 45.8]</w:t>
            </w:r>
          </w:p>
        </w:tc>
        <w:tc>
          <w:tcPr>
            <w:tcW w:w="1193" w:type="dxa"/>
          </w:tcPr>
          <w:p w14:paraId="4A64CB12" w14:textId="77777777" w:rsidR="0064728B" w:rsidRPr="0055104B" w:rsidRDefault="0064728B" w:rsidP="00D84FBB">
            <w:pPr>
              <w:rPr>
                <w:rFonts w:ascii="Arial" w:eastAsia="Times New Roman" w:hAnsi="Arial" w:cs="Arial"/>
                <w:color w:val="000000"/>
              </w:rPr>
            </w:pPr>
          </w:p>
        </w:tc>
      </w:tr>
      <w:tr w:rsidR="0064728B" w:rsidRPr="0055104B" w14:paraId="4B2EDAC1" w14:textId="77777777" w:rsidTr="0055104B">
        <w:trPr>
          <w:trHeight w:val="300"/>
        </w:trPr>
        <w:tc>
          <w:tcPr>
            <w:tcW w:w="2012" w:type="dxa"/>
            <w:noWrap/>
            <w:hideMark/>
          </w:tcPr>
          <w:p w14:paraId="08FE3DB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1C92853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3C0CC8B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517C465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27A2F36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3160D66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6B0D8C9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01D7B45C" w14:textId="77777777" w:rsidR="0064728B" w:rsidRPr="0055104B" w:rsidRDefault="0064728B" w:rsidP="00D84FBB">
            <w:pPr>
              <w:rPr>
                <w:rFonts w:ascii="Arial" w:eastAsia="Times New Roman" w:hAnsi="Arial" w:cs="Arial"/>
                <w:color w:val="000000"/>
              </w:rPr>
            </w:pPr>
          </w:p>
        </w:tc>
      </w:tr>
      <w:tr w:rsidR="0064728B" w:rsidRPr="0055104B" w14:paraId="03FE4231" w14:textId="77777777" w:rsidTr="0055104B">
        <w:trPr>
          <w:trHeight w:val="300"/>
        </w:trPr>
        <w:tc>
          <w:tcPr>
            <w:tcW w:w="2012" w:type="dxa"/>
            <w:noWrap/>
            <w:hideMark/>
          </w:tcPr>
          <w:p w14:paraId="5F8AF3D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IL-10</w:t>
            </w:r>
          </w:p>
        </w:tc>
        <w:tc>
          <w:tcPr>
            <w:tcW w:w="1750" w:type="dxa"/>
            <w:noWrap/>
            <w:hideMark/>
          </w:tcPr>
          <w:p w14:paraId="70B91B6D"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085E17C4"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1CC274B9"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6B04B1B9"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2E230237"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1018C323" w14:textId="77777777" w:rsidR="0064728B" w:rsidRPr="0055104B" w:rsidRDefault="0064728B" w:rsidP="00D84FBB">
            <w:pPr>
              <w:rPr>
                <w:rFonts w:ascii="Arial" w:eastAsia="Times New Roman" w:hAnsi="Arial" w:cs="Arial"/>
                <w:kern w:val="0"/>
                <w14:ligatures w14:val="none"/>
              </w:rPr>
            </w:pPr>
          </w:p>
        </w:tc>
        <w:tc>
          <w:tcPr>
            <w:tcW w:w="1193" w:type="dxa"/>
          </w:tcPr>
          <w:p w14:paraId="2102D050" w14:textId="77777777" w:rsidR="0064728B" w:rsidRPr="0055104B" w:rsidRDefault="0064728B" w:rsidP="00D84FBB">
            <w:pPr>
              <w:rPr>
                <w:rFonts w:ascii="Arial" w:eastAsia="Times New Roman" w:hAnsi="Arial" w:cs="Arial"/>
              </w:rPr>
            </w:pPr>
            <w:r w:rsidRPr="0055104B">
              <w:rPr>
                <w:rFonts w:ascii="Arial" w:eastAsia="Times New Roman" w:hAnsi="Arial" w:cs="Arial"/>
              </w:rPr>
              <w:t>0.164</w:t>
            </w:r>
          </w:p>
        </w:tc>
      </w:tr>
      <w:tr w:rsidR="0064728B" w:rsidRPr="0055104B" w14:paraId="0A0811FA" w14:textId="77777777" w:rsidTr="0055104B">
        <w:trPr>
          <w:trHeight w:val="300"/>
        </w:trPr>
        <w:tc>
          <w:tcPr>
            <w:tcW w:w="2012" w:type="dxa"/>
            <w:noWrap/>
            <w:hideMark/>
          </w:tcPr>
          <w:p w14:paraId="4C3DFCF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011E34D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0.204 (0.495)</w:t>
            </w:r>
          </w:p>
        </w:tc>
        <w:tc>
          <w:tcPr>
            <w:tcW w:w="1750" w:type="dxa"/>
            <w:noWrap/>
            <w:hideMark/>
          </w:tcPr>
          <w:p w14:paraId="7EDD32C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0.985 (4.02)</w:t>
            </w:r>
          </w:p>
        </w:tc>
        <w:tc>
          <w:tcPr>
            <w:tcW w:w="1600" w:type="dxa"/>
            <w:noWrap/>
            <w:hideMark/>
          </w:tcPr>
          <w:p w14:paraId="06F1077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0.751 (1.32)</w:t>
            </w:r>
          </w:p>
        </w:tc>
        <w:tc>
          <w:tcPr>
            <w:tcW w:w="1750" w:type="dxa"/>
            <w:noWrap/>
            <w:hideMark/>
          </w:tcPr>
          <w:p w14:paraId="67B8D82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0.768 (2.07)</w:t>
            </w:r>
          </w:p>
        </w:tc>
        <w:tc>
          <w:tcPr>
            <w:tcW w:w="1600" w:type="dxa"/>
            <w:noWrap/>
            <w:hideMark/>
          </w:tcPr>
          <w:p w14:paraId="3949C55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0.466 (1.01)</w:t>
            </w:r>
          </w:p>
        </w:tc>
        <w:tc>
          <w:tcPr>
            <w:tcW w:w="1750" w:type="dxa"/>
            <w:noWrap/>
            <w:hideMark/>
          </w:tcPr>
          <w:p w14:paraId="5E24344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0.901 (3.37)</w:t>
            </w:r>
          </w:p>
        </w:tc>
        <w:tc>
          <w:tcPr>
            <w:tcW w:w="1193" w:type="dxa"/>
          </w:tcPr>
          <w:p w14:paraId="2DF779CA" w14:textId="77777777" w:rsidR="0064728B" w:rsidRPr="0055104B" w:rsidRDefault="0064728B" w:rsidP="00D84FBB">
            <w:pPr>
              <w:rPr>
                <w:rFonts w:ascii="Arial" w:eastAsia="Times New Roman" w:hAnsi="Arial" w:cs="Arial"/>
                <w:color w:val="000000"/>
              </w:rPr>
            </w:pPr>
          </w:p>
        </w:tc>
      </w:tr>
      <w:tr w:rsidR="0064728B" w:rsidRPr="0055104B" w14:paraId="29FE194F" w14:textId="77777777" w:rsidTr="0055104B">
        <w:trPr>
          <w:trHeight w:val="300"/>
        </w:trPr>
        <w:tc>
          <w:tcPr>
            <w:tcW w:w="2012" w:type="dxa"/>
            <w:noWrap/>
            <w:hideMark/>
          </w:tcPr>
          <w:p w14:paraId="72A6644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746119E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2.38]</w:t>
            </w:r>
          </w:p>
        </w:tc>
        <w:tc>
          <w:tcPr>
            <w:tcW w:w="1750" w:type="dxa"/>
            <w:noWrap/>
            <w:hideMark/>
          </w:tcPr>
          <w:p w14:paraId="4C2BC2B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22.0]</w:t>
            </w:r>
          </w:p>
        </w:tc>
        <w:tc>
          <w:tcPr>
            <w:tcW w:w="1600" w:type="dxa"/>
            <w:noWrap/>
            <w:hideMark/>
          </w:tcPr>
          <w:p w14:paraId="45D9631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0.420 [0, 7.04]</w:t>
            </w:r>
          </w:p>
        </w:tc>
        <w:tc>
          <w:tcPr>
            <w:tcW w:w="1750" w:type="dxa"/>
            <w:noWrap/>
            <w:hideMark/>
          </w:tcPr>
          <w:p w14:paraId="3FBBFC5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0.0750 [0, 9.13]</w:t>
            </w:r>
          </w:p>
        </w:tc>
        <w:tc>
          <w:tcPr>
            <w:tcW w:w="1600" w:type="dxa"/>
            <w:noWrap/>
            <w:hideMark/>
          </w:tcPr>
          <w:p w14:paraId="29CC874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7.04]</w:t>
            </w:r>
          </w:p>
        </w:tc>
        <w:tc>
          <w:tcPr>
            <w:tcW w:w="1750" w:type="dxa"/>
            <w:noWrap/>
            <w:hideMark/>
          </w:tcPr>
          <w:p w14:paraId="266E50F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22.0]</w:t>
            </w:r>
          </w:p>
        </w:tc>
        <w:tc>
          <w:tcPr>
            <w:tcW w:w="1193" w:type="dxa"/>
          </w:tcPr>
          <w:p w14:paraId="7124C09C" w14:textId="77777777" w:rsidR="0064728B" w:rsidRPr="0055104B" w:rsidRDefault="0064728B" w:rsidP="00D84FBB">
            <w:pPr>
              <w:rPr>
                <w:rFonts w:ascii="Arial" w:eastAsia="Times New Roman" w:hAnsi="Arial" w:cs="Arial"/>
                <w:color w:val="000000"/>
              </w:rPr>
            </w:pPr>
          </w:p>
        </w:tc>
      </w:tr>
      <w:tr w:rsidR="0064728B" w:rsidRPr="0055104B" w14:paraId="5EA1B608" w14:textId="77777777" w:rsidTr="0055104B">
        <w:trPr>
          <w:trHeight w:val="300"/>
        </w:trPr>
        <w:tc>
          <w:tcPr>
            <w:tcW w:w="2012" w:type="dxa"/>
            <w:noWrap/>
            <w:hideMark/>
          </w:tcPr>
          <w:p w14:paraId="141DB01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51F9F5C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7D573B7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16924D4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05AC7ED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458A6E8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6ABEC68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33D3C7B8" w14:textId="77777777" w:rsidR="0064728B" w:rsidRPr="0055104B" w:rsidRDefault="0064728B" w:rsidP="00D84FBB">
            <w:pPr>
              <w:rPr>
                <w:rFonts w:ascii="Arial" w:eastAsia="Times New Roman" w:hAnsi="Arial" w:cs="Arial"/>
                <w:color w:val="000000"/>
              </w:rPr>
            </w:pPr>
          </w:p>
        </w:tc>
      </w:tr>
      <w:tr w:rsidR="0064728B" w:rsidRPr="0055104B" w14:paraId="6D1B1AD1" w14:textId="77777777" w:rsidTr="0055104B">
        <w:trPr>
          <w:trHeight w:val="300"/>
        </w:trPr>
        <w:tc>
          <w:tcPr>
            <w:tcW w:w="2012" w:type="dxa"/>
            <w:noWrap/>
            <w:hideMark/>
          </w:tcPr>
          <w:p w14:paraId="7CD1491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IL-12p70</w:t>
            </w:r>
          </w:p>
        </w:tc>
        <w:tc>
          <w:tcPr>
            <w:tcW w:w="1750" w:type="dxa"/>
            <w:noWrap/>
            <w:hideMark/>
          </w:tcPr>
          <w:p w14:paraId="03EDDEB0"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5784A5A2"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16D30B53"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39662FF7"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204AF524"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76AB3AD2" w14:textId="77777777" w:rsidR="0064728B" w:rsidRPr="0055104B" w:rsidRDefault="0064728B" w:rsidP="00D84FBB">
            <w:pPr>
              <w:rPr>
                <w:rFonts w:ascii="Arial" w:eastAsia="Times New Roman" w:hAnsi="Arial" w:cs="Arial"/>
                <w:kern w:val="0"/>
                <w14:ligatures w14:val="none"/>
              </w:rPr>
            </w:pPr>
          </w:p>
        </w:tc>
        <w:tc>
          <w:tcPr>
            <w:tcW w:w="1193" w:type="dxa"/>
          </w:tcPr>
          <w:p w14:paraId="21FC74D7" w14:textId="77777777" w:rsidR="0064728B" w:rsidRPr="0055104B" w:rsidRDefault="0064728B" w:rsidP="00D84FBB">
            <w:pPr>
              <w:rPr>
                <w:rFonts w:ascii="Arial" w:eastAsia="Times New Roman" w:hAnsi="Arial" w:cs="Arial"/>
              </w:rPr>
            </w:pPr>
            <w:r w:rsidRPr="0055104B">
              <w:rPr>
                <w:rFonts w:ascii="Arial" w:eastAsia="Times New Roman" w:hAnsi="Arial" w:cs="Arial"/>
              </w:rPr>
              <w:t>0.122</w:t>
            </w:r>
          </w:p>
        </w:tc>
      </w:tr>
      <w:tr w:rsidR="0064728B" w:rsidRPr="0055104B" w14:paraId="108637BF" w14:textId="77777777" w:rsidTr="0055104B">
        <w:trPr>
          <w:trHeight w:val="300"/>
        </w:trPr>
        <w:tc>
          <w:tcPr>
            <w:tcW w:w="2012" w:type="dxa"/>
            <w:noWrap/>
            <w:hideMark/>
          </w:tcPr>
          <w:p w14:paraId="43E0C56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2101D57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1.97 (4.09)</w:t>
            </w:r>
          </w:p>
        </w:tc>
        <w:tc>
          <w:tcPr>
            <w:tcW w:w="1750" w:type="dxa"/>
            <w:noWrap/>
            <w:hideMark/>
          </w:tcPr>
          <w:p w14:paraId="5E66EFE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0.952 (1.41)</w:t>
            </w:r>
          </w:p>
        </w:tc>
        <w:tc>
          <w:tcPr>
            <w:tcW w:w="1600" w:type="dxa"/>
            <w:noWrap/>
            <w:hideMark/>
          </w:tcPr>
          <w:p w14:paraId="2E0F2BB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1.32 (1.98)</w:t>
            </w:r>
          </w:p>
        </w:tc>
        <w:tc>
          <w:tcPr>
            <w:tcW w:w="1750" w:type="dxa"/>
            <w:noWrap/>
            <w:hideMark/>
          </w:tcPr>
          <w:p w14:paraId="170C01E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1.15 (1.28)</w:t>
            </w:r>
          </w:p>
        </w:tc>
        <w:tc>
          <w:tcPr>
            <w:tcW w:w="1600" w:type="dxa"/>
            <w:noWrap/>
            <w:hideMark/>
          </w:tcPr>
          <w:p w14:paraId="42B234F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1.66 (3.25)</w:t>
            </w:r>
          </w:p>
        </w:tc>
        <w:tc>
          <w:tcPr>
            <w:tcW w:w="1750" w:type="dxa"/>
            <w:noWrap/>
            <w:hideMark/>
          </w:tcPr>
          <w:p w14:paraId="49A6C21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1.03 (1.35)</w:t>
            </w:r>
          </w:p>
        </w:tc>
        <w:tc>
          <w:tcPr>
            <w:tcW w:w="1193" w:type="dxa"/>
          </w:tcPr>
          <w:p w14:paraId="1D70EECF" w14:textId="77777777" w:rsidR="0064728B" w:rsidRPr="0055104B" w:rsidRDefault="0064728B" w:rsidP="00D84FBB">
            <w:pPr>
              <w:rPr>
                <w:rFonts w:ascii="Arial" w:eastAsia="Times New Roman" w:hAnsi="Arial" w:cs="Arial"/>
                <w:color w:val="000000"/>
              </w:rPr>
            </w:pPr>
          </w:p>
        </w:tc>
      </w:tr>
      <w:tr w:rsidR="0064728B" w:rsidRPr="0055104B" w14:paraId="666C7CAC" w14:textId="77777777" w:rsidTr="0055104B">
        <w:trPr>
          <w:trHeight w:val="300"/>
        </w:trPr>
        <w:tc>
          <w:tcPr>
            <w:tcW w:w="2012" w:type="dxa"/>
            <w:noWrap/>
            <w:hideMark/>
          </w:tcPr>
          <w:p w14:paraId="081544E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32FFF87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0.738 [0, 17.5]</w:t>
            </w:r>
          </w:p>
        </w:tc>
        <w:tc>
          <w:tcPr>
            <w:tcW w:w="1750" w:type="dxa"/>
            <w:noWrap/>
            <w:hideMark/>
          </w:tcPr>
          <w:p w14:paraId="20EC358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0.233 [0, 5.84]</w:t>
            </w:r>
          </w:p>
        </w:tc>
        <w:tc>
          <w:tcPr>
            <w:tcW w:w="1600" w:type="dxa"/>
            <w:noWrap/>
            <w:hideMark/>
          </w:tcPr>
          <w:p w14:paraId="20CDD09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0.485 [0, 8.14]</w:t>
            </w:r>
          </w:p>
        </w:tc>
        <w:tc>
          <w:tcPr>
            <w:tcW w:w="1750" w:type="dxa"/>
            <w:noWrap/>
            <w:hideMark/>
          </w:tcPr>
          <w:p w14:paraId="12C7D6D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0.695 [0, 4.69]</w:t>
            </w:r>
          </w:p>
        </w:tc>
        <w:tc>
          <w:tcPr>
            <w:tcW w:w="1600" w:type="dxa"/>
            <w:noWrap/>
            <w:hideMark/>
          </w:tcPr>
          <w:p w14:paraId="1789F9D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0.730 [0, 17.5]</w:t>
            </w:r>
          </w:p>
        </w:tc>
        <w:tc>
          <w:tcPr>
            <w:tcW w:w="1750" w:type="dxa"/>
            <w:noWrap/>
            <w:hideMark/>
          </w:tcPr>
          <w:p w14:paraId="2342204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0.540 [0, 5.84]</w:t>
            </w:r>
          </w:p>
        </w:tc>
        <w:tc>
          <w:tcPr>
            <w:tcW w:w="1193" w:type="dxa"/>
          </w:tcPr>
          <w:p w14:paraId="3ADDB4C3" w14:textId="77777777" w:rsidR="0064728B" w:rsidRPr="0055104B" w:rsidRDefault="0064728B" w:rsidP="00D84FBB">
            <w:pPr>
              <w:rPr>
                <w:rFonts w:ascii="Arial" w:eastAsia="Times New Roman" w:hAnsi="Arial" w:cs="Arial"/>
                <w:color w:val="000000"/>
              </w:rPr>
            </w:pPr>
          </w:p>
        </w:tc>
      </w:tr>
      <w:tr w:rsidR="0064728B" w:rsidRPr="0055104B" w14:paraId="24968E07" w14:textId="77777777" w:rsidTr="0055104B">
        <w:trPr>
          <w:trHeight w:val="300"/>
        </w:trPr>
        <w:tc>
          <w:tcPr>
            <w:tcW w:w="2012" w:type="dxa"/>
            <w:noWrap/>
            <w:hideMark/>
          </w:tcPr>
          <w:p w14:paraId="6AF7B88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3C6F48B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14468D4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71A7622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3D6CEE7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17065BE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69FF5CC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0496B47B" w14:textId="77777777" w:rsidR="0064728B" w:rsidRPr="0055104B" w:rsidRDefault="0064728B" w:rsidP="00D84FBB">
            <w:pPr>
              <w:rPr>
                <w:rFonts w:ascii="Arial" w:eastAsia="Times New Roman" w:hAnsi="Arial" w:cs="Arial"/>
                <w:color w:val="000000"/>
              </w:rPr>
            </w:pPr>
          </w:p>
        </w:tc>
      </w:tr>
      <w:tr w:rsidR="0064728B" w:rsidRPr="0055104B" w14:paraId="06160221" w14:textId="77777777" w:rsidTr="0055104B">
        <w:trPr>
          <w:trHeight w:val="300"/>
        </w:trPr>
        <w:tc>
          <w:tcPr>
            <w:tcW w:w="2012" w:type="dxa"/>
            <w:noWrap/>
            <w:hideMark/>
          </w:tcPr>
          <w:p w14:paraId="3ED376F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IL-13</w:t>
            </w:r>
          </w:p>
        </w:tc>
        <w:tc>
          <w:tcPr>
            <w:tcW w:w="1750" w:type="dxa"/>
            <w:noWrap/>
            <w:hideMark/>
          </w:tcPr>
          <w:p w14:paraId="51889696"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0005C7B2"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78CAAAE9"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120BB624"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66575054"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3EB18AC5" w14:textId="77777777" w:rsidR="0064728B" w:rsidRPr="0055104B" w:rsidRDefault="0064728B" w:rsidP="00D84FBB">
            <w:pPr>
              <w:rPr>
                <w:rFonts w:ascii="Arial" w:eastAsia="Times New Roman" w:hAnsi="Arial" w:cs="Arial"/>
                <w:kern w:val="0"/>
                <w14:ligatures w14:val="none"/>
              </w:rPr>
            </w:pPr>
          </w:p>
        </w:tc>
        <w:tc>
          <w:tcPr>
            <w:tcW w:w="1193" w:type="dxa"/>
          </w:tcPr>
          <w:p w14:paraId="3C2582C1" w14:textId="77777777" w:rsidR="0064728B" w:rsidRPr="0055104B" w:rsidRDefault="0064728B" w:rsidP="00D84FBB">
            <w:pPr>
              <w:rPr>
                <w:rFonts w:ascii="Arial" w:eastAsia="Times New Roman" w:hAnsi="Arial" w:cs="Arial"/>
              </w:rPr>
            </w:pPr>
            <w:r w:rsidRPr="0055104B">
              <w:rPr>
                <w:rFonts w:ascii="Arial" w:eastAsia="Times New Roman" w:hAnsi="Arial" w:cs="Arial"/>
              </w:rPr>
              <w:t>0.067</w:t>
            </w:r>
          </w:p>
        </w:tc>
      </w:tr>
      <w:tr w:rsidR="0064728B" w:rsidRPr="0055104B" w14:paraId="113A387A" w14:textId="77777777" w:rsidTr="0055104B">
        <w:trPr>
          <w:trHeight w:val="300"/>
        </w:trPr>
        <w:tc>
          <w:tcPr>
            <w:tcW w:w="2012" w:type="dxa"/>
            <w:noWrap/>
            <w:hideMark/>
          </w:tcPr>
          <w:p w14:paraId="155C619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1417A64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4.33 (10.5)</w:t>
            </w:r>
          </w:p>
        </w:tc>
        <w:tc>
          <w:tcPr>
            <w:tcW w:w="1750" w:type="dxa"/>
            <w:noWrap/>
            <w:hideMark/>
          </w:tcPr>
          <w:p w14:paraId="6A52F13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1.44 (3.89)</w:t>
            </w:r>
          </w:p>
        </w:tc>
        <w:tc>
          <w:tcPr>
            <w:tcW w:w="1600" w:type="dxa"/>
            <w:noWrap/>
            <w:hideMark/>
          </w:tcPr>
          <w:p w14:paraId="0AFDD69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1.45 (3.06)</w:t>
            </w:r>
          </w:p>
        </w:tc>
        <w:tc>
          <w:tcPr>
            <w:tcW w:w="1750" w:type="dxa"/>
            <w:noWrap/>
            <w:hideMark/>
          </w:tcPr>
          <w:p w14:paraId="471EAE2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0.538 (0.951)</w:t>
            </w:r>
          </w:p>
        </w:tc>
        <w:tc>
          <w:tcPr>
            <w:tcW w:w="1600" w:type="dxa"/>
            <w:noWrap/>
            <w:hideMark/>
          </w:tcPr>
          <w:p w14:paraId="7F0D0B8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2.95 (7.96)</w:t>
            </w:r>
          </w:p>
        </w:tc>
        <w:tc>
          <w:tcPr>
            <w:tcW w:w="1750" w:type="dxa"/>
            <w:noWrap/>
            <w:hideMark/>
          </w:tcPr>
          <w:p w14:paraId="32810F3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1.09 (3.11)</w:t>
            </w:r>
          </w:p>
        </w:tc>
        <w:tc>
          <w:tcPr>
            <w:tcW w:w="1193" w:type="dxa"/>
          </w:tcPr>
          <w:p w14:paraId="1C30A518" w14:textId="77777777" w:rsidR="0064728B" w:rsidRPr="0055104B" w:rsidRDefault="0064728B" w:rsidP="00D84FBB">
            <w:pPr>
              <w:rPr>
                <w:rFonts w:ascii="Arial" w:eastAsia="Times New Roman" w:hAnsi="Arial" w:cs="Arial"/>
                <w:color w:val="000000"/>
              </w:rPr>
            </w:pPr>
          </w:p>
        </w:tc>
      </w:tr>
      <w:tr w:rsidR="0064728B" w:rsidRPr="0055104B" w14:paraId="469090D3" w14:textId="77777777" w:rsidTr="0055104B">
        <w:trPr>
          <w:trHeight w:val="300"/>
        </w:trPr>
        <w:tc>
          <w:tcPr>
            <w:tcW w:w="2012" w:type="dxa"/>
            <w:noWrap/>
            <w:hideMark/>
          </w:tcPr>
          <w:p w14:paraId="019560F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5AB6740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48.9]</w:t>
            </w:r>
          </w:p>
        </w:tc>
        <w:tc>
          <w:tcPr>
            <w:tcW w:w="1750" w:type="dxa"/>
            <w:noWrap/>
            <w:hideMark/>
          </w:tcPr>
          <w:p w14:paraId="248DC0C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19.7]</w:t>
            </w:r>
          </w:p>
        </w:tc>
        <w:tc>
          <w:tcPr>
            <w:tcW w:w="1600" w:type="dxa"/>
            <w:noWrap/>
            <w:hideMark/>
          </w:tcPr>
          <w:p w14:paraId="6D2A6DB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12.0]</w:t>
            </w:r>
          </w:p>
        </w:tc>
        <w:tc>
          <w:tcPr>
            <w:tcW w:w="1750" w:type="dxa"/>
            <w:noWrap/>
            <w:hideMark/>
          </w:tcPr>
          <w:p w14:paraId="0FC0A96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0.150 [0, 3.58]</w:t>
            </w:r>
          </w:p>
        </w:tc>
        <w:tc>
          <w:tcPr>
            <w:tcW w:w="1600" w:type="dxa"/>
            <w:noWrap/>
            <w:hideMark/>
          </w:tcPr>
          <w:p w14:paraId="6D2FA1A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48.9]</w:t>
            </w:r>
          </w:p>
        </w:tc>
        <w:tc>
          <w:tcPr>
            <w:tcW w:w="1750" w:type="dxa"/>
            <w:noWrap/>
            <w:hideMark/>
          </w:tcPr>
          <w:p w14:paraId="575A016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19.7]</w:t>
            </w:r>
          </w:p>
        </w:tc>
        <w:tc>
          <w:tcPr>
            <w:tcW w:w="1193" w:type="dxa"/>
          </w:tcPr>
          <w:p w14:paraId="32F39B10" w14:textId="77777777" w:rsidR="0064728B" w:rsidRPr="0055104B" w:rsidRDefault="0064728B" w:rsidP="00D84FBB">
            <w:pPr>
              <w:rPr>
                <w:rFonts w:ascii="Arial" w:eastAsia="Times New Roman" w:hAnsi="Arial" w:cs="Arial"/>
                <w:color w:val="000000"/>
              </w:rPr>
            </w:pPr>
          </w:p>
        </w:tc>
      </w:tr>
      <w:tr w:rsidR="0064728B" w:rsidRPr="0055104B" w14:paraId="58069E35" w14:textId="77777777" w:rsidTr="0055104B">
        <w:trPr>
          <w:trHeight w:val="300"/>
        </w:trPr>
        <w:tc>
          <w:tcPr>
            <w:tcW w:w="2012" w:type="dxa"/>
            <w:noWrap/>
            <w:hideMark/>
          </w:tcPr>
          <w:p w14:paraId="3310CA9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lastRenderedPageBreak/>
              <w:t xml:space="preserve">  Missing</w:t>
            </w:r>
          </w:p>
        </w:tc>
        <w:tc>
          <w:tcPr>
            <w:tcW w:w="1750" w:type="dxa"/>
            <w:noWrap/>
            <w:hideMark/>
          </w:tcPr>
          <w:p w14:paraId="2638D7D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6DBC92B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76565BB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6A0A3DE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25F56B1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531AE0B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492CD57B" w14:textId="77777777" w:rsidR="0064728B" w:rsidRPr="0055104B" w:rsidRDefault="0064728B" w:rsidP="00D84FBB">
            <w:pPr>
              <w:rPr>
                <w:rFonts w:ascii="Arial" w:eastAsia="Times New Roman" w:hAnsi="Arial" w:cs="Arial"/>
                <w:color w:val="000000"/>
              </w:rPr>
            </w:pPr>
          </w:p>
        </w:tc>
      </w:tr>
      <w:tr w:rsidR="0064728B" w:rsidRPr="0055104B" w14:paraId="0309523B" w14:textId="77777777" w:rsidTr="0055104B">
        <w:trPr>
          <w:trHeight w:val="300"/>
        </w:trPr>
        <w:tc>
          <w:tcPr>
            <w:tcW w:w="2012" w:type="dxa"/>
            <w:noWrap/>
            <w:hideMark/>
          </w:tcPr>
          <w:p w14:paraId="10F03EE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IL-17A (CTLA-8)</w:t>
            </w:r>
          </w:p>
        </w:tc>
        <w:tc>
          <w:tcPr>
            <w:tcW w:w="1750" w:type="dxa"/>
            <w:noWrap/>
            <w:hideMark/>
          </w:tcPr>
          <w:p w14:paraId="6BA91F98"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522DEC99"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46DA9674"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4ACAB70F"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5DDD88E6"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16D9C037" w14:textId="77777777" w:rsidR="0064728B" w:rsidRPr="0055104B" w:rsidRDefault="0064728B" w:rsidP="00D84FBB">
            <w:pPr>
              <w:rPr>
                <w:rFonts w:ascii="Arial" w:eastAsia="Times New Roman" w:hAnsi="Arial" w:cs="Arial"/>
                <w:kern w:val="0"/>
                <w14:ligatures w14:val="none"/>
              </w:rPr>
            </w:pPr>
          </w:p>
        </w:tc>
        <w:tc>
          <w:tcPr>
            <w:tcW w:w="1193" w:type="dxa"/>
          </w:tcPr>
          <w:p w14:paraId="3AAFBD98" w14:textId="77777777" w:rsidR="0064728B" w:rsidRPr="0055104B" w:rsidRDefault="0064728B" w:rsidP="00D84FBB">
            <w:pPr>
              <w:rPr>
                <w:rFonts w:ascii="Arial" w:eastAsia="Times New Roman" w:hAnsi="Arial" w:cs="Arial"/>
              </w:rPr>
            </w:pPr>
            <w:r w:rsidRPr="0055104B">
              <w:rPr>
                <w:rFonts w:ascii="Arial" w:eastAsia="Times New Roman" w:hAnsi="Arial" w:cs="Arial"/>
              </w:rPr>
              <w:t>0.546</w:t>
            </w:r>
          </w:p>
        </w:tc>
      </w:tr>
      <w:tr w:rsidR="0064728B" w:rsidRPr="0055104B" w14:paraId="1CFDE53E" w14:textId="77777777" w:rsidTr="0055104B">
        <w:trPr>
          <w:trHeight w:val="300"/>
        </w:trPr>
        <w:tc>
          <w:tcPr>
            <w:tcW w:w="2012" w:type="dxa"/>
            <w:noWrap/>
            <w:hideMark/>
          </w:tcPr>
          <w:p w14:paraId="17A4450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13F8DBB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0.913 (2.84)</w:t>
            </w:r>
          </w:p>
        </w:tc>
        <w:tc>
          <w:tcPr>
            <w:tcW w:w="1750" w:type="dxa"/>
            <w:noWrap/>
            <w:hideMark/>
          </w:tcPr>
          <w:p w14:paraId="4D12A2F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0.597 (0.916)</w:t>
            </w:r>
          </w:p>
        </w:tc>
        <w:tc>
          <w:tcPr>
            <w:tcW w:w="1600" w:type="dxa"/>
            <w:noWrap/>
            <w:hideMark/>
          </w:tcPr>
          <w:p w14:paraId="5F03F97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1.23 (2.42)</w:t>
            </w:r>
          </w:p>
        </w:tc>
        <w:tc>
          <w:tcPr>
            <w:tcW w:w="1750" w:type="dxa"/>
            <w:noWrap/>
            <w:hideMark/>
          </w:tcPr>
          <w:p w14:paraId="3686022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0.871 (1.01)</w:t>
            </w:r>
          </w:p>
        </w:tc>
        <w:tc>
          <w:tcPr>
            <w:tcW w:w="1600" w:type="dxa"/>
            <w:noWrap/>
            <w:hideMark/>
          </w:tcPr>
          <w:p w14:paraId="4E0C72C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1.06 (2.63)</w:t>
            </w:r>
          </w:p>
        </w:tc>
        <w:tc>
          <w:tcPr>
            <w:tcW w:w="1750" w:type="dxa"/>
            <w:noWrap/>
            <w:hideMark/>
          </w:tcPr>
          <w:p w14:paraId="4E9CC88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0.703 (0.951)</w:t>
            </w:r>
          </w:p>
        </w:tc>
        <w:tc>
          <w:tcPr>
            <w:tcW w:w="1193" w:type="dxa"/>
          </w:tcPr>
          <w:p w14:paraId="6FC61419" w14:textId="77777777" w:rsidR="0064728B" w:rsidRPr="0055104B" w:rsidRDefault="0064728B" w:rsidP="00D84FBB">
            <w:pPr>
              <w:rPr>
                <w:rFonts w:ascii="Arial" w:eastAsia="Times New Roman" w:hAnsi="Arial" w:cs="Arial"/>
                <w:color w:val="000000"/>
              </w:rPr>
            </w:pPr>
          </w:p>
        </w:tc>
      </w:tr>
      <w:tr w:rsidR="0064728B" w:rsidRPr="0055104B" w14:paraId="1721F91E" w14:textId="77777777" w:rsidTr="0055104B">
        <w:trPr>
          <w:trHeight w:val="300"/>
        </w:trPr>
        <w:tc>
          <w:tcPr>
            <w:tcW w:w="2012" w:type="dxa"/>
            <w:noWrap/>
            <w:hideMark/>
          </w:tcPr>
          <w:p w14:paraId="53502D0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45DD280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0.135 [0, 17.3]</w:t>
            </w:r>
          </w:p>
        </w:tc>
        <w:tc>
          <w:tcPr>
            <w:tcW w:w="1750" w:type="dxa"/>
            <w:noWrap/>
            <w:hideMark/>
          </w:tcPr>
          <w:p w14:paraId="5055B2B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0.190 [0, 3.90]</w:t>
            </w:r>
          </w:p>
        </w:tc>
        <w:tc>
          <w:tcPr>
            <w:tcW w:w="1600" w:type="dxa"/>
            <w:noWrap/>
            <w:hideMark/>
          </w:tcPr>
          <w:p w14:paraId="02B6015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0.350 [0, 13.2]</w:t>
            </w:r>
          </w:p>
        </w:tc>
        <w:tc>
          <w:tcPr>
            <w:tcW w:w="1750" w:type="dxa"/>
            <w:noWrap/>
            <w:hideMark/>
          </w:tcPr>
          <w:p w14:paraId="1B5DCE1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0.520 [0, 3.51]</w:t>
            </w:r>
          </w:p>
        </w:tc>
        <w:tc>
          <w:tcPr>
            <w:tcW w:w="1600" w:type="dxa"/>
            <w:noWrap/>
            <w:hideMark/>
          </w:tcPr>
          <w:p w14:paraId="78B8AC7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0.345 [0, 17.3]</w:t>
            </w:r>
          </w:p>
        </w:tc>
        <w:tc>
          <w:tcPr>
            <w:tcW w:w="1750" w:type="dxa"/>
            <w:noWrap/>
            <w:hideMark/>
          </w:tcPr>
          <w:p w14:paraId="5FBC323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0.390 [0, 3.90]</w:t>
            </w:r>
          </w:p>
        </w:tc>
        <w:tc>
          <w:tcPr>
            <w:tcW w:w="1193" w:type="dxa"/>
          </w:tcPr>
          <w:p w14:paraId="51DFF0B4" w14:textId="77777777" w:rsidR="0064728B" w:rsidRPr="0055104B" w:rsidRDefault="0064728B" w:rsidP="00D84FBB">
            <w:pPr>
              <w:rPr>
                <w:rFonts w:ascii="Arial" w:eastAsia="Times New Roman" w:hAnsi="Arial" w:cs="Arial"/>
                <w:color w:val="000000"/>
              </w:rPr>
            </w:pPr>
          </w:p>
        </w:tc>
      </w:tr>
      <w:tr w:rsidR="0064728B" w:rsidRPr="0055104B" w14:paraId="75851C4D" w14:textId="77777777" w:rsidTr="0055104B">
        <w:trPr>
          <w:trHeight w:val="300"/>
        </w:trPr>
        <w:tc>
          <w:tcPr>
            <w:tcW w:w="2012" w:type="dxa"/>
            <w:noWrap/>
            <w:hideMark/>
          </w:tcPr>
          <w:p w14:paraId="0D5EB19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04CECDF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0CC0186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40741C0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4164FE4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5A7AF42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39F575A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18AE65D3" w14:textId="77777777" w:rsidR="0064728B" w:rsidRPr="0055104B" w:rsidRDefault="0064728B" w:rsidP="00D84FBB">
            <w:pPr>
              <w:rPr>
                <w:rFonts w:ascii="Arial" w:eastAsia="Times New Roman" w:hAnsi="Arial" w:cs="Arial"/>
                <w:color w:val="000000"/>
              </w:rPr>
            </w:pPr>
          </w:p>
        </w:tc>
      </w:tr>
      <w:tr w:rsidR="0064728B" w:rsidRPr="0055104B" w14:paraId="672FC28C" w14:textId="77777777" w:rsidTr="0055104B">
        <w:trPr>
          <w:trHeight w:val="300"/>
        </w:trPr>
        <w:tc>
          <w:tcPr>
            <w:tcW w:w="2012" w:type="dxa"/>
            <w:noWrap/>
            <w:hideMark/>
          </w:tcPr>
          <w:p w14:paraId="0E9BAF3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IL-18</w:t>
            </w:r>
          </w:p>
        </w:tc>
        <w:tc>
          <w:tcPr>
            <w:tcW w:w="1750" w:type="dxa"/>
            <w:noWrap/>
            <w:hideMark/>
          </w:tcPr>
          <w:p w14:paraId="059D5A0D"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00945761"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55E8CF9F"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5F71E71E"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2FBC65D5"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699B607D" w14:textId="77777777" w:rsidR="0064728B" w:rsidRPr="0055104B" w:rsidRDefault="0064728B" w:rsidP="00D84FBB">
            <w:pPr>
              <w:rPr>
                <w:rFonts w:ascii="Arial" w:eastAsia="Times New Roman" w:hAnsi="Arial" w:cs="Arial"/>
                <w:kern w:val="0"/>
                <w14:ligatures w14:val="none"/>
              </w:rPr>
            </w:pPr>
          </w:p>
        </w:tc>
        <w:tc>
          <w:tcPr>
            <w:tcW w:w="1193" w:type="dxa"/>
          </w:tcPr>
          <w:p w14:paraId="08D17986" w14:textId="77777777" w:rsidR="0064728B" w:rsidRPr="0055104B" w:rsidRDefault="0064728B" w:rsidP="00D84FBB">
            <w:pPr>
              <w:rPr>
                <w:rFonts w:ascii="Arial" w:eastAsia="Times New Roman" w:hAnsi="Arial" w:cs="Arial"/>
              </w:rPr>
            </w:pPr>
            <w:r w:rsidRPr="0055104B">
              <w:rPr>
                <w:rFonts w:ascii="Arial" w:eastAsia="Times New Roman" w:hAnsi="Arial" w:cs="Arial"/>
              </w:rPr>
              <w:t>0.425</w:t>
            </w:r>
          </w:p>
        </w:tc>
      </w:tr>
      <w:tr w:rsidR="0064728B" w:rsidRPr="0055104B" w14:paraId="6546F36F" w14:textId="77777777" w:rsidTr="0055104B">
        <w:trPr>
          <w:trHeight w:val="300"/>
        </w:trPr>
        <w:tc>
          <w:tcPr>
            <w:tcW w:w="2012" w:type="dxa"/>
            <w:noWrap/>
            <w:hideMark/>
          </w:tcPr>
          <w:p w14:paraId="2E476FE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059C616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103 (118)</w:t>
            </w:r>
          </w:p>
        </w:tc>
        <w:tc>
          <w:tcPr>
            <w:tcW w:w="1750" w:type="dxa"/>
            <w:noWrap/>
            <w:hideMark/>
          </w:tcPr>
          <w:p w14:paraId="5B51BBF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83.3 (110)</w:t>
            </w:r>
          </w:p>
        </w:tc>
        <w:tc>
          <w:tcPr>
            <w:tcW w:w="1600" w:type="dxa"/>
            <w:noWrap/>
            <w:hideMark/>
          </w:tcPr>
          <w:p w14:paraId="69A566E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58.8 (30.8)</w:t>
            </w:r>
          </w:p>
        </w:tc>
        <w:tc>
          <w:tcPr>
            <w:tcW w:w="1750" w:type="dxa"/>
            <w:noWrap/>
            <w:hideMark/>
          </w:tcPr>
          <w:p w14:paraId="096A444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83.1 (122)</w:t>
            </w:r>
          </w:p>
        </w:tc>
        <w:tc>
          <w:tcPr>
            <w:tcW w:w="1600" w:type="dxa"/>
            <w:noWrap/>
            <w:hideMark/>
          </w:tcPr>
          <w:p w14:paraId="4CCB0C4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81.7 (89.9)</w:t>
            </w:r>
          </w:p>
        </w:tc>
        <w:tc>
          <w:tcPr>
            <w:tcW w:w="1750" w:type="dxa"/>
            <w:noWrap/>
            <w:hideMark/>
          </w:tcPr>
          <w:p w14:paraId="24A2AC2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83.2 (114)</w:t>
            </w:r>
          </w:p>
        </w:tc>
        <w:tc>
          <w:tcPr>
            <w:tcW w:w="1193" w:type="dxa"/>
          </w:tcPr>
          <w:p w14:paraId="0FB31C07" w14:textId="77777777" w:rsidR="0064728B" w:rsidRPr="0055104B" w:rsidRDefault="0064728B" w:rsidP="00D84FBB">
            <w:pPr>
              <w:rPr>
                <w:rFonts w:ascii="Arial" w:eastAsia="Times New Roman" w:hAnsi="Arial" w:cs="Arial"/>
                <w:color w:val="000000"/>
              </w:rPr>
            </w:pPr>
          </w:p>
        </w:tc>
      </w:tr>
      <w:tr w:rsidR="0064728B" w:rsidRPr="0055104B" w14:paraId="60D99E2E" w14:textId="77777777" w:rsidTr="0055104B">
        <w:trPr>
          <w:trHeight w:val="300"/>
        </w:trPr>
        <w:tc>
          <w:tcPr>
            <w:tcW w:w="2012" w:type="dxa"/>
            <w:noWrap/>
            <w:hideMark/>
          </w:tcPr>
          <w:p w14:paraId="6DF5E0A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0CB980F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51.4 [11.9, 533]</w:t>
            </w:r>
          </w:p>
        </w:tc>
        <w:tc>
          <w:tcPr>
            <w:tcW w:w="1750" w:type="dxa"/>
            <w:noWrap/>
            <w:hideMark/>
          </w:tcPr>
          <w:p w14:paraId="4395C3C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54.8 [14.1, 619]</w:t>
            </w:r>
          </w:p>
        </w:tc>
        <w:tc>
          <w:tcPr>
            <w:tcW w:w="1600" w:type="dxa"/>
            <w:noWrap/>
            <w:hideMark/>
          </w:tcPr>
          <w:p w14:paraId="63844B4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55.8 [0, 128]</w:t>
            </w:r>
          </w:p>
        </w:tc>
        <w:tc>
          <w:tcPr>
            <w:tcW w:w="1750" w:type="dxa"/>
            <w:noWrap/>
            <w:hideMark/>
          </w:tcPr>
          <w:p w14:paraId="654A015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42.5 [18.8, 551]</w:t>
            </w:r>
          </w:p>
        </w:tc>
        <w:tc>
          <w:tcPr>
            <w:tcW w:w="1600" w:type="dxa"/>
            <w:noWrap/>
            <w:hideMark/>
          </w:tcPr>
          <w:p w14:paraId="6323740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54.0 [0, 533]</w:t>
            </w:r>
          </w:p>
        </w:tc>
        <w:tc>
          <w:tcPr>
            <w:tcW w:w="1750" w:type="dxa"/>
            <w:noWrap/>
            <w:hideMark/>
          </w:tcPr>
          <w:p w14:paraId="6226F43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49.6 [14.1, 619]</w:t>
            </w:r>
          </w:p>
        </w:tc>
        <w:tc>
          <w:tcPr>
            <w:tcW w:w="1193" w:type="dxa"/>
          </w:tcPr>
          <w:p w14:paraId="0B73498F" w14:textId="77777777" w:rsidR="0064728B" w:rsidRPr="0055104B" w:rsidRDefault="0064728B" w:rsidP="00D84FBB">
            <w:pPr>
              <w:rPr>
                <w:rFonts w:ascii="Arial" w:eastAsia="Times New Roman" w:hAnsi="Arial" w:cs="Arial"/>
                <w:color w:val="000000"/>
              </w:rPr>
            </w:pPr>
          </w:p>
        </w:tc>
      </w:tr>
      <w:tr w:rsidR="0064728B" w:rsidRPr="0055104B" w14:paraId="0832739B" w14:textId="77777777" w:rsidTr="0055104B">
        <w:trPr>
          <w:trHeight w:val="300"/>
        </w:trPr>
        <w:tc>
          <w:tcPr>
            <w:tcW w:w="2012" w:type="dxa"/>
            <w:noWrap/>
            <w:hideMark/>
          </w:tcPr>
          <w:p w14:paraId="1796438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7AA8317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217F2D6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26FE7E1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0C38543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680347E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60EA29C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1252A938" w14:textId="77777777" w:rsidR="0064728B" w:rsidRPr="0055104B" w:rsidRDefault="0064728B" w:rsidP="00D84FBB">
            <w:pPr>
              <w:rPr>
                <w:rFonts w:ascii="Arial" w:eastAsia="Times New Roman" w:hAnsi="Arial" w:cs="Arial"/>
                <w:color w:val="000000"/>
              </w:rPr>
            </w:pPr>
          </w:p>
        </w:tc>
      </w:tr>
      <w:tr w:rsidR="0064728B" w:rsidRPr="0055104B" w14:paraId="2ACCB8BE" w14:textId="77777777" w:rsidTr="0055104B">
        <w:trPr>
          <w:trHeight w:val="300"/>
        </w:trPr>
        <w:tc>
          <w:tcPr>
            <w:tcW w:w="2012" w:type="dxa"/>
            <w:noWrap/>
            <w:hideMark/>
          </w:tcPr>
          <w:p w14:paraId="1289C5D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IP-10 (CXCL10)</w:t>
            </w:r>
          </w:p>
        </w:tc>
        <w:tc>
          <w:tcPr>
            <w:tcW w:w="1750" w:type="dxa"/>
            <w:noWrap/>
            <w:hideMark/>
          </w:tcPr>
          <w:p w14:paraId="4A78B734"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141932C4"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25BD39C2"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675D95ED"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0C4D85C2"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15112318" w14:textId="77777777" w:rsidR="0064728B" w:rsidRPr="0055104B" w:rsidRDefault="0064728B" w:rsidP="00D84FBB">
            <w:pPr>
              <w:rPr>
                <w:rFonts w:ascii="Arial" w:eastAsia="Times New Roman" w:hAnsi="Arial" w:cs="Arial"/>
                <w:kern w:val="0"/>
                <w14:ligatures w14:val="none"/>
              </w:rPr>
            </w:pPr>
          </w:p>
        </w:tc>
        <w:tc>
          <w:tcPr>
            <w:tcW w:w="1193" w:type="dxa"/>
          </w:tcPr>
          <w:p w14:paraId="4D7C0B5C" w14:textId="77777777" w:rsidR="0064728B" w:rsidRPr="0055104B" w:rsidRDefault="0064728B" w:rsidP="00D84FBB">
            <w:pPr>
              <w:rPr>
                <w:rFonts w:ascii="Arial" w:eastAsia="Times New Roman" w:hAnsi="Arial" w:cs="Arial"/>
              </w:rPr>
            </w:pPr>
            <w:r w:rsidRPr="0055104B">
              <w:rPr>
                <w:rFonts w:ascii="Arial" w:eastAsia="Times New Roman" w:hAnsi="Arial" w:cs="Arial"/>
              </w:rPr>
              <w:t>0.608</w:t>
            </w:r>
          </w:p>
        </w:tc>
      </w:tr>
      <w:tr w:rsidR="0064728B" w:rsidRPr="0055104B" w14:paraId="3015F604" w14:textId="77777777" w:rsidTr="0055104B">
        <w:trPr>
          <w:trHeight w:val="300"/>
        </w:trPr>
        <w:tc>
          <w:tcPr>
            <w:tcW w:w="2012" w:type="dxa"/>
            <w:noWrap/>
            <w:hideMark/>
          </w:tcPr>
          <w:p w14:paraId="0AD80F3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1DCC81A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16.4 (20.6)</w:t>
            </w:r>
          </w:p>
        </w:tc>
        <w:tc>
          <w:tcPr>
            <w:tcW w:w="1750" w:type="dxa"/>
            <w:noWrap/>
            <w:hideMark/>
          </w:tcPr>
          <w:p w14:paraId="4997BBB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18.9 (21.7)</w:t>
            </w:r>
          </w:p>
        </w:tc>
        <w:tc>
          <w:tcPr>
            <w:tcW w:w="1600" w:type="dxa"/>
            <w:noWrap/>
            <w:hideMark/>
          </w:tcPr>
          <w:p w14:paraId="5D0A1F1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27.9 (16.5)</w:t>
            </w:r>
          </w:p>
        </w:tc>
        <w:tc>
          <w:tcPr>
            <w:tcW w:w="1750" w:type="dxa"/>
            <w:noWrap/>
            <w:hideMark/>
          </w:tcPr>
          <w:p w14:paraId="6857C8F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25.6 (19.6)</w:t>
            </w:r>
          </w:p>
        </w:tc>
        <w:tc>
          <w:tcPr>
            <w:tcW w:w="1600" w:type="dxa"/>
            <w:noWrap/>
            <w:hideMark/>
          </w:tcPr>
          <w:p w14:paraId="0AC57F2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21.9 (19.5)</w:t>
            </w:r>
          </w:p>
        </w:tc>
        <w:tc>
          <w:tcPr>
            <w:tcW w:w="1750" w:type="dxa"/>
            <w:noWrap/>
            <w:hideMark/>
          </w:tcPr>
          <w:p w14:paraId="55AACED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21.5 (21.0)</w:t>
            </w:r>
          </w:p>
        </w:tc>
        <w:tc>
          <w:tcPr>
            <w:tcW w:w="1193" w:type="dxa"/>
          </w:tcPr>
          <w:p w14:paraId="14CDA3EA" w14:textId="77777777" w:rsidR="0064728B" w:rsidRPr="0055104B" w:rsidRDefault="0064728B" w:rsidP="00D84FBB">
            <w:pPr>
              <w:rPr>
                <w:rFonts w:ascii="Arial" w:eastAsia="Times New Roman" w:hAnsi="Arial" w:cs="Arial"/>
                <w:color w:val="000000"/>
              </w:rPr>
            </w:pPr>
          </w:p>
        </w:tc>
      </w:tr>
      <w:tr w:rsidR="0064728B" w:rsidRPr="0055104B" w14:paraId="4C38B46C" w14:textId="77777777" w:rsidTr="0055104B">
        <w:trPr>
          <w:trHeight w:val="300"/>
        </w:trPr>
        <w:tc>
          <w:tcPr>
            <w:tcW w:w="2012" w:type="dxa"/>
            <w:noWrap/>
            <w:hideMark/>
          </w:tcPr>
          <w:p w14:paraId="558BBF2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6D315B3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8.80 [1.58, 114]</w:t>
            </w:r>
          </w:p>
        </w:tc>
        <w:tc>
          <w:tcPr>
            <w:tcW w:w="1750" w:type="dxa"/>
            <w:noWrap/>
            <w:hideMark/>
          </w:tcPr>
          <w:p w14:paraId="1985263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13.5 [2.80, 93.0]</w:t>
            </w:r>
          </w:p>
        </w:tc>
        <w:tc>
          <w:tcPr>
            <w:tcW w:w="1600" w:type="dxa"/>
            <w:noWrap/>
            <w:hideMark/>
          </w:tcPr>
          <w:p w14:paraId="2418191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26.1 [0, 66.9]</w:t>
            </w:r>
          </w:p>
        </w:tc>
        <w:tc>
          <w:tcPr>
            <w:tcW w:w="1750" w:type="dxa"/>
            <w:noWrap/>
            <w:hideMark/>
          </w:tcPr>
          <w:p w14:paraId="4B86A28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19.8 [6.72, 85.6]</w:t>
            </w:r>
          </w:p>
        </w:tc>
        <w:tc>
          <w:tcPr>
            <w:tcW w:w="1600" w:type="dxa"/>
            <w:noWrap/>
            <w:hideMark/>
          </w:tcPr>
          <w:p w14:paraId="0714F5F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15.4 [0, 114]</w:t>
            </w:r>
          </w:p>
        </w:tc>
        <w:tc>
          <w:tcPr>
            <w:tcW w:w="1750" w:type="dxa"/>
            <w:noWrap/>
            <w:hideMark/>
          </w:tcPr>
          <w:p w14:paraId="4A2D136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14.4 [2.80, 93.0]</w:t>
            </w:r>
          </w:p>
        </w:tc>
        <w:tc>
          <w:tcPr>
            <w:tcW w:w="1193" w:type="dxa"/>
          </w:tcPr>
          <w:p w14:paraId="3E4DDD89" w14:textId="77777777" w:rsidR="0064728B" w:rsidRPr="0055104B" w:rsidRDefault="0064728B" w:rsidP="00D84FBB">
            <w:pPr>
              <w:rPr>
                <w:rFonts w:ascii="Arial" w:eastAsia="Times New Roman" w:hAnsi="Arial" w:cs="Arial"/>
                <w:color w:val="000000"/>
              </w:rPr>
            </w:pPr>
          </w:p>
        </w:tc>
      </w:tr>
      <w:tr w:rsidR="0064728B" w:rsidRPr="0055104B" w14:paraId="6A43E520" w14:textId="77777777" w:rsidTr="0055104B">
        <w:trPr>
          <w:trHeight w:val="300"/>
        </w:trPr>
        <w:tc>
          <w:tcPr>
            <w:tcW w:w="2012" w:type="dxa"/>
            <w:noWrap/>
            <w:hideMark/>
          </w:tcPr>
          <w:p w14:paraId="366E836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48B3DD0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37337B3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4D0A916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2978B42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16A4C5B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4A41CD2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5967480C" w14:textId="77777777" w:rsidR="0064728B" w:rsidRPr="0055104B" w:rsidRDefault="0064728B" w:rsidP="00D84FBB">
            <w:pPr>
              <w:rPr>
                <w:rFonts w:ascii="Arial" w:eastAsia="Times New Roman" w:hAnsi="Arial" w:cs="Arial"/>
                <w:color w:val="000000"/>
              </w:rPr>
            </w:pPr>
          </w:p>
        </w:tc>
      </w:tr>
      <w:tr w:rsidR="0064728B" w:rsidRPr="0055104B" w14:paraId="0DD3B522" w14:textId="77777777" w:rsidTr="0055104B">
        <w:trPr>
          <w:trHeight w:val="300"/>
        </w:trPr>
        <w:tc>
          <w:tcPr>
            <w:tcW w:w="2012" w:type="dxa"/>
            <w:noWrap/>
            <w:hideMark/>
          </w:tcPr>
          <w:p w14:paraId="49B9E4A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MCP-1 (CCL2)</w:t>
            </w:r>
          </w:p>
        </w:tc>
        <w:tc>
          <w:tcPr>
            <w:tcW w:w="1750" w:type="dxa"/>
            <w:noWrap/>
            <w:hideMark/>
          </w:tcPr>
          <w:p w14:paraId="7B84AC75"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2BD8F8A5"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3DC79A3F"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2D754798"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07484A7E"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7B5E870E" w14:textId="77777777" w:rsidR="0064728B" w:rsidRPr="0055104B" w:rsidRDefault="0064728B" w:rsidP="00D84FBB">
            <w:pPr>
              <w:rPr>
                <w:rFonts w:ascii="Arial" w:eastAsia="Times New Roman" w:hAnsi="Arial" w:cs="Arial"/>
                <w:kern w:val="0"/>
                <w14:ligatures w14:val="none"/>
              </w:rPr>
            </w:pPr>
          </w:p>
        </w:tc>
        <w:tc>
          <w:tcPr>
            <w:tcW w:w="1193" w:type="dxa"/>
          </w:tcPr>
          <w:p w14:paraId="747028A2" w14:textId="77777777" w:rsidR="0064728B" w:rsidRPr="0055104B" w:rsidRDefault="0064728B" w:rsidP="00D84FBB">
            <w:pPr>
              <w:rPr>
                <w:rFonts w:ascii="Arial" w:eastAsia="Times New Roman" w:hAnsi="Arial" w:cs="Arial"/>
              </w:rPr>
            </w:pPr>
            <w:r w:rsidRPr="0055104B">
              <w:rPr>
                <w:rFonts w:ascii="Arial" w:eastAsia="Times New Roman" w:hAnsi="Arial" w:cs="Arial"/>
              </w:rPr>
              <w:t>0.418</w:t>
            </w:r>
          </w:p>
        </w:tc>
      </w:tr>
      <w:tr w:rsidR="0064728B" w:rsidRPr="0055104B" w14:paraId="20DF47D2" w14:textId="77777777" w:rsidTr="0055104B">
        <w:trPr>
          <w:trHeight w:val="300"/>
        </w:trPr>
        <w:tc>
          <w:tcPr>
            <w:tcW w:w="2012" w:type="dxa"/>
            <w:noWrap/>
            <w:hideMark/>
          </w:tcPr>
          <w:p w14:paraId="0DD88A9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4749369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35.6 (30.1)</w:t>
            </w:r>
          </w:p>
        </w:tc>
        <w:tc>
          <w:tcPr>
            <w:tcW w:w="1750" w:type="dxa"/>
            <w:noWrap/>
            <w:hideMark/>
          </w:tcPr>
          <w:p w14:paraId="5EBF3A9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29.5 (21.8)</w:t>
            </w:r>
          </w:p>
        </w:tc>
        <w:tc>
          <w:tcPr>
            <w:tcW w:w="1600" w:type="dxa"/>
            <w:noWrap/>
            <w:hideMark/>
          </w:tcPr>
          <w:p w14:paraId="693835A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36.3 (27.0)</w:t>
            </w:r>
          </w:p>
        </w:tc>
        <w:tc>
          <w:tcPr>
            <w:tcW w:w="1750" w:type="dxa"/>
            <w:noWrap/>
            <w:hideMark/>
          </w:tcPr>
          <w:p w14:paraId="2C6F56B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43.8 (46.8)</w:t>
            </w:r>
          </w:p>
        </w:tc>
        <w:tc>
          <w:tcPr>
            <w:tcW w:w="1600" w:type="dxa"/>
            <w:noWrap/>
            <w:hideMark/>
          </w:tcPr>
          <w:p w14:paraId="465E2E1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36.0 (28.5)</w:t>
            </w:r>
          </w:p>
        </w:tc>
        <w:tc>
          <w:tcPr>
            <w:tcW w:w="1750" w:type="dxa"/>
            <w:noWrap/>
            <w:hideMark/>
          </w:tcPr>
          <w:p w14:paraId="261A845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35.1 (34.0)</w:t>
            </w:r>
          </w:p>
        </w:tc>
        <w:tc>
          <w:tcPr>
            <w:tcW w:w="1193" w:type="dxa"/>
          </w:tcPr>
          <w:p w14:paraId="6252E31A" w14:textId="77777777" w:rsidR="0064728B" w:rsidRPr="0055104B" w:rsidRDefault="0064728B" w:rsidP="00D84FBB">
            <w:pPr>
              <w:rPr>
                <w:rFonts w:ascii="Arial" w:eastAsia="Times New Roman" w:hAnsi="Arial" w:cs="Arial"/>
                <w:color w:val="000000"/>
              </w:rPr>
            </w:pPr>
          </w:p>
        </w:tc>
      </w:tr>
      <w:tr w:rsidR="0064728B" w:rsidRPr="0055104B" w14:paraId="57231591" w14:textId="77777777" w:rsidTr="0055104B">
        <w:trPr>
          <w:trHeight w:val="300"/>
        </w:trPr>
        <w:tc>
          <w:tcPr>
            <w:tcW w:w="2012" w:type="dxa"/>
            <w:noWrap/>
            <w:hideMark/>
          </w:tcPr>
          <w:p w14:paraId="30D301E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29FDDB9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25.2 [1.72, 110]</w:t>
            </w:r>
          </w:p>
        </w:tc>
        <w:tc>
          <w:tcPr>
            <w:tcW w:w="1750" w:type="dxa"/>
            <w:noWrap/>
            <w:hideMark/>
          </w:tcPr>
          <w:p w14:paraId="0ADEA27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20.2 [5.00, 106]</w:t>
            </w:r>
          </w:p>
        </w:tc>
        <w:tc>
          <w:tcPr>
            <w:tcW w:w="1600" w:type="dxa"/>
            <w:noWrap/>
            <w:hideMark/>
          </w:tcPr>
          <w:p w14:paraId="1A0BDBA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22.0 [0, 90.8]</w:t>
            </w:r>
          </w:p>
        </w:tc>
        <w:tc>
          <w:tcPr>
            <w:tcW w:w="1750" w:type="dxa"/>
            <w:noWrap/>
            <w:hideMark/>
          </w:tcPr>
          <w:p w14:paraId="53F5FAB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33.4 [4.71, 200]</w:t>
            </w:r>
          </w:p>
        </w:tc>
        <w:tc>
          <w:tcPr>
            <w:tcW w:w="1600" w:type="dxa"/>
            <w:noWrap/>
            <w:hideMark/>
          </w:tcPr>
          <w:p w14:paraId="1E9F498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25.1 [0, 110]</w:t>
            </w:r>
          </w:p>
        </w:tc>
        <w:tc>
          <w:tcPr>
            <w:tcW w:w="1750" w:type="dxa"/>
            <w:noWrap/>
            <w:hideMark/>
          </w:tcPr>
          <w:p w14:paraId="5FD4386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22.0 [4.71, 200]</w:t>
            </w:r>
          </w:p>
        </w:tc>
        <w:tc>
          <w:tcPr>
            <w:tcW w:w="1193" w:type="dxa"/>
          </w:tcPr>
          <w:p w14:paraId="6B848D06" w14:textId="77777777" w:rsidR="0064728B" w:rsidRPr="0055104B" w:rsidRDefault="0064728B" w:rsidP="00D84FBB">
            <w:pPr>
              <w:rPr>
                <w:rFonts w:ascii="Arial" w:eastAsia="Times New Roman" w:hAnsi="Arial" w:cs="Arial"/>
                <w:color w:val="000000"/>
              </w:rPr>
            </w:pPr>
          </w:p>
        </w:tc>
      </w:tr>
      <w:tr w:rsidR="0064728B" w:rsidRPr="0055104B" w14:paraId="7023353F" w14:textId="77777777" w:rsidTr="0055104B">
        <w:trPr>
          <w:trHeight w:val="300"/>
        </w:trPr>
        <w:tc>
          <w:tcPr>
            <w:tcW w:w="2012" w:type="dxa"/>
            <w:noWrap/>
            <w:hideMark/>
          </w:tcPr>
          <w:p w14:paraId="77FF353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14A95B2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401A5DF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4E93265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7E33BDF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220C649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507B818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2D24998B" w14:textId="77777777" w:rsidR="0064728B" w:rsidRPr="0055104B" w:rsidRDefault="0064728B" w:rsidP="00D84FBB">
            <w:pPr>
              <w:rPr>
                <w:rFonts w:ascii="Arial" w:eastAsia="Times New Roman" w:hAnsi="Arial" w:cs="Arial"/>
                <w:color w:val="000000"/>
              </w:rPr>
            </w:pPr>
          </w:p>
        </w:tc>
      </w:tr>
      <w:tr w:rsidR="0064728B" w:rsidRPr="0055104B" w14:paraId="188B9497" w14:textId="77777777" w:rsidTr="0055104B">
        <w:trPr>
          <w:trHeight w:val="300"/>
        </w:trPr>
        <w:tc>
          <w:tcPr>
            <w:tcW w:w="2012" w:type="dxa"/>
            <w:noWrap/>
            <w:hideMark/>
          </w:tcPr>
          <w:p w14:paraId="11BEA43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MIP-1 alpha (CCL3)</w:t>
            </w:r>
          </w:p>
        </w:tc>
        <w:tc>
          <w:tcPr>
            <w:tcW w:w="1750" w:type="dxa"/>
            <w:noWrap/>
            <w:hideMark/>
          </w:tcPr>
          <w:p w14:paraId="59AF25F4"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2F4FD629"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24D7B88A"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02CF5137"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666B5E9B"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40193FEB" w14:textId="77777777" w:rsidR="0064728B" w:rsidRPr="0055104B" w:rsidRDefault="0064728B" w:rsidP="00D84FBB">
            <w:pPr>
              <w:rPr>
                <w:rFonts w:ascii="Arial" w:eastAsia="Times New Roman" w:hAnsi="Arial" w:cs="Arial"/>
                <w:kern w:val="0"/>
                <w14:ligatures w14:val="none"/>
              </w:rPr>
            </w:pPr>
          </w:p>
        </w:tc>
        <w:tc>
          <w:tcPr>
            <w:tcW w:w="1193" w:type="dxa"/>
          </w:tcPr>
          <w:p w14:paraId="23B60286" w14:textId="77777777" w:rsidR="0064728B" w:rsidRPr="0055104B" w:rsidRDefault="0064728B" w:rsidP="00D84FBB">
            <w:pPr>
              <w:rPr>
                <w:rFonts w:ascii="Arial" w:eastAsia="Times New Roman" w:hAnsi="Arial" w:cs="Arial"/>
              </w:rPr>
            </w:pPr>
            <w:r w:rsidRPr="0055104B">
              <w:rPr>
                <w:rFonts w:ascii="Arial" w:eastAsia="Times New Roman" w:hAnsi="Arial" w:cs="Arial"/>
              </w:rPr>
              <w:t>0.794</w:t>
            </w:r>
          </w:p>
        </w:tc>
      </w:tr>
      <w:tr w:rsidR="0064728B" w:rsidRPr="0055104B" w14:paraId="12731F29" w14:textId="77777777" w:rsidTr="0055104B">
        <w:trPr>
          <w:trHeight w:val="300"/>
        </w:trPr>
        <w:tc>
          <w:tcPr>
            <w:tcW w:w="2012" w:type="dxa"/>
            <w:noWrap/>
            <w:hideMark/>
          </w:tcPr>
          <w:p w14:paraId="3DD02A6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75F7076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0.912 (1.45)</w:t>
            </w:r>
          </w:p>
        </w:tc>
        <w:tc>
          <w:tcPr>
            <w:tcW w:w="1750" w:type="dxa"/>
            <w:noWrap/>
            <w:hideMark/>
          </w:tcPr>
          <w:p w14:paraId="20E3184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0.792 (1.35)</w:t>
            </w:r>
          </w:p>
        </w:tc>
        <w:tc>
          <w:tcPr>
            <w:tcW w:w="1600" w:type="dxa"/>
            <w:noWrap/>
            <w:hideMark/>
          </w:tcPr>
          <w:p w14:paraId="43269E2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0.881 (1.79)</w:t>
            </w:r>
          </w:p>
        </w:tc>
        <w:tc>
          <w:tcPr>
            <w:tcW w:w="1750" w:type="dxa"/>
            <w:noWrap/>
            <w:hideMark/>
          </w:tcPr>
          <w:p w14:paraId="3B8D1F0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1.19 (3.12)</w:t>
            </w:r>
          </w:p>
        </w:tc>
        <w:tc>
          <w:tcPr>
            <w:tcW w:w="1600" w:type="dxa"/>
            <w:noWrap/>
            <w:hideMark/>
          </w:tcPr>
          <w:p w14:paraId="2FEBE42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0.897 (1.61)</w:t>
            </w:r>
          </w:p>
        </w:tc>
        <w:tc>
          <w:tcPr>
            <w:tcW w:w="1750" w:type="dxa"/>
            <w:noWrap/>
            <w:hideMark/>
          </w:tcPr>
          <w:p w14:paraId="079C5DC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0.948 (2.19)</w:t>
            </w:r>
          </w:p>
        </w:tc>
        <w:tc>
          <w:tcPr>
            <w:tcW w:w="1193" w:type="dxa"/>
          </w:tcPr>
          <w:p w14:paraId="14C631D9" w14:textId="77777777" w:rsidR="0064728B" w:rsidRPr="0055104B" w:rsidRDefault="0064728B" w:rsidP="00D84FBB">
            <w:pPr>
              <w:rPr>
                <w:rFonts w:ascii="Arial" w:eastAsia="Times New Roman" w:hAnsi="Arial" w:cs="Arial"/>
                <w:color w:val="000000"/>
              </w:rPr>
            </w:pPr>
          </w:p>
        </w:tc>
      </w:tr>
      <w:tr w:rsidR="0064728B" w:rsidRPr="0055104B" w14:paraId="1B4A7B46" w14:textId="77777777" w:rsidTr="0055104B">
        <w:trPr>
          <w:trHeight w:val="300"/>
        </w:trPr>
        <w:tc>
          <w:tcPr>
            <w:tcW w:w="2012" w:type="dxa"/>
            <w:noWrap/>
            <w:hideMark/>
          </w:tcPr>
          <w:p w14:paraId="657F2CC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5AE4BF2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0.0225 [0, 4.96]</w:t>
            </w:r>
          </w:p>
        </w:tc>
        <w:tc>
          <w:tcPr>
            <w:tcW w:w="1750" w:type="dxa"/>
            <w:noWrap/>
            <w:hideMark/>
          </w:tcPr>
          <w:p w14:paraId="1487241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0.205 [0, 5.67]</w:t>
            </w:r>
          </w:p>
        </w:tc>
        <w:tc>
          <w:tcPr>
            <w:tcW w:w="1600" w:type="dxa"/>
            <w:noWrap/>
            <w:hideMark/>
          </w:tcPr>
          <w:p w14:paraId="1F80AB8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0.0150 [0, 6.68]</w:t>
            </w:r>
          </w:p>
        </w:tc>
        <w:tc>
          <w:tcPr>
            <w:tcW w:w="1750" w:type="dxa"/>
            <w:noWrap/>
            <w:hideMark/>
          </w:tcPr>
          <w:p w14:paraId="26400DD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0.0200 [0, 11.2]</w:t>
            </w:r>
          </w:p>
        </w:tc>
        <w:tc>
          <w:tcPr>
            <w:tcW w:w="1600" w:type="dxa"/>
            <w:noWrap/>
            <w:hideMark/>
          </w:tcPr>
          <w:p w14:paraId="0260B24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0.0150 [0, 6.68]</w:t>
            </w:r>
          </w:p>
        </w:tc>
        <w:tc>
          <w:tcPr>
            <w:tcW w:w="1750" w:type="dxa"/>
            <w:noWrap/>
            <w:hideMark/>
          </w:tcPr>
          <w:p w14:paraId="52A3085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0.0800 [0, 11.2]</w:t>
            </w:r>
          </w:p>
        </w:tc>
        <w:tc>
          <w:tcPr>
            <w:tcW w:w="1193" w:type="dxa"/>
          </w:tcPr>
          <w:p w14:paraId="5384735C" w14:textId="77777777" w:rsidR="0064728B" w:rsidRPr="0055104B" w:rsidRDefault="0064728B" w:rsidP="00D84FBB">
            <w:pPr>
              <w:rPr>
                <w:rFonts w:ascii="Arial" w:eastAsia="Times New Roman" w:hAnsi="Arial" w:cs="Arial"/>
                <w:color w:val="000000"/>
              </w:rPr>
            </w:pPr>
          </w:p>
        </w:tc>
      </w:tr>
      <w:tr w:rsidR="0064728B" w:rsidRPr="0055104B" w14:paraId="2DDF9F97" w14:textId="77777777" w:rsidTr="0055104B">
        <w:trPr>
          <w:trHeight w:val="300"/>
        </w:trPr>
        <w:tc>
          <w:tcPr>
            <w:tcW w:w="2012" w:type="dxa"/>
            <w:noWrap/>
            <w:hideMark/>
          </w:tcPr>
          <w:p w14:paraId="1367E0A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132257A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2789C4F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6B54FD2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3680DCC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08A33BE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793EC75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78714E8E" w14:textId="77777777" w:rsidR="0064728B" w:rsidRPr="0055104B" w:rsidRDefault="0064728B" w:rsidP="00D84FBB">
            <w:pPr>
              <w:rPr>
                <w:rFonts w:ascii="Arial" w:eastAsia="Times New Roman" w:hAnsi="Arial" w:cs="Arial"/>
                <w:color w:val="000000"/>
              </w:rPr>
            </w:pPr>
          </w:p>
        </w:tc>
      </w:tr>
      <w:tr w:rsidR="0064728B" w:rsidRPr="0055104B" w14:paraId="308AA46D" w14:textId="77777777" w:rsidTr="0055104B">
        <w:trPr>
          <w:trHeight w:val="300"/>
        </w:trPr>
        <w:tc>
          <w:tcPr>
            <w:tcW w:w="2012" w:type="dxa"/>
            <w:noWrap/>
            <w:hideMark/>
          </w:tcPr>
          <w:p w14:paraId="76FA1D0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MIP-1 beta (CCL4)</w:t>
            </w:r>
          </w:p>
        </w:tc>
        <w:tc>
          <w:tcPr>
            <w:tcW w:w="1750" w:type="dxa"/>
            <w:noWrap/>
            <w:hideMark/>
          </w:tcPr>
          <w:p w14:paraId="74385FB8"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31BD0F4E"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3D00E7BF"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66C75E01"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096E417B"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65D2BB7C" w14:textId="77777777" w:rsidR="0064728B" w:rsidRPr="0055104B" w:rsidRDefault="0064728B" w:rsidP="00D84FBB">
            <w:pPr>
              <w:rPr>
                <w:rFonts w:ascii="Arial" w:eastAsia="Times New Roman" w:hAnsi="Arial" w:cs="Arial"/>
                <w:kern w:val="0"/>
                <w14:ligatures w14:val="none"/>
              </w:rPr>
            </w:pPr>
          </w:p>
        </w:tc>
        <w:tc>
          <w:tcPr>
            <w:tcW w:w="1193" w:type="dxa"/>
          </w:tcPr>
          <w:p w14:paraId="606F7FE7" w14:textId="77777777" w:rsidR="0064728B" w:rsidRPr="0055104B" w:rsidRDefault="0064728B" w:rsidP="00D84FBB">
            <w:pPr>
              <w:rPr>
                <w:rFonts w:ascii="Arial" w:eastAsia="Times New Roman" w:hAnsi="Arial" w:cs="Arial"/>
              </w:rPr>
            </w:pPr>
            <w:r w:rsidRPr="0055104B">
              <w:rPr>
                <w:rFonts w:ascii="Arial" w:eastAsia="Times New Roman" w:hAnsi="Arial" w:cs="Arial"/>
              </w:rPr>
              <w:t>0.527</w:t>
            </w:r>
          </w:p>
        </w:tc>
      </w:tr>
      <w:tr w:rsidR="0064728B" w:rsidRPr="0055104B" w14:paraId="29471EBB" w14:textId="77777777" w:rsidTr="0055104B">
        <w:trPr>
          <w:trHeight w:val="300"/>
        </w:trPr>
        <w:tc>
          <w:tcPr>
            <w:tcW w:w="2012" w:type="dxa"/>
            <w:noWrap/>
            <w:hideMark/>
          </w:tcPr>
          <w:p w14:paraId="51D2A57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1922A51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10.8 (16.4)</w:t>
            </w:r>
          </w:p>
        </w:tc>
        <w:tc>
          <w:tcPr>
            <w:tcW w:w="1750" w:type="dxa"/>
            <w:noWrap/>
            <w:hideMark/>
          </w:tcPr>
          <w:p w14:paraId="61243B8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8.05 (13.7)</w:t>
            </w:r>
          </w:p>
        </w:tc>
        <w:tc>
          <w:tcPr>
            <w:tcW w:w="1600" w:type="dxa"/>
            <w:noWrap/>
            <w:hideMark/>
          </w:tcPr>
          <w:p w14:paraId="460D3BA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18.3 (21.5)</w:t>
            </w:r>
          </w:p>
        </w:tc>
        <w:tc>
          <w:tcPr>
            <w:tcW w:w="1750" w:type="dxa"/>
            <w:noWrap/>
            <w:hideMark/>
          </w:tcPr>
          <w:p w14:paraId="04B7698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10.6 (16.8)</w:t>
            </w:r>
          </w:p>
        </w:tc>
        <w:tc>
          <w:tcPr>
            <w:tcW w:w="1600" w:type="dxa"/>
            <w:noWrap/>
            <w:hideMark/>
          </w:tcPr>
          <w:p w14:paraId="0B58991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14.4 (19.2)</w:t>
            </w:r>
          </w:p>
        </w:tc>
        <w:tc>
          <w:tcPr>
            <w:tcW w:w="1750" w:type="dxa"/>
            <w:noWrap/>
            <w:hideMark/>
          </w:tcPr>
          <w:p w14:paraId="60F6E06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9.05 (14.9)</w:t>
            </w:r>
          </w:p>
        </w:tc>
        <w:tc>
          <w:tcPr>
            <w:tcW w:w="1193" w:type="dxa"/>
          </w:tcPr>
          <w:p w14:paraId="7A0B9459" w14:textId="77777777" w:rsidR="0064728B" w:rsidRPr="0055104B" w:rsidRDefault="0064728B" w:rsidP="00D84FBB">
            <w:pPr>
              <w:rPr>
                <w:rFonts w:ascii="Arial" w:eastAsia="Times New Roman" w:hAnsi="Arial" w:cs="Arial"/>
                <w:color w:val="000000"/>
              </w:rPr>
            </w:pPr>
          </w:p>
        </w:tc>
      </w:tr>
      <w:tr w:rsidR="0064728B" w:rsidRPr="0055104B" w14:paraId="09AC41FF" w14:textId="77777777" w:rsidTr="0055104B">
        <w:trPr>
          <w:trHeight w:val="300"/>
        </w:trPr>
        <w:tc>
          <w:tcPr>
            <w:tcW w:w="2012" w:type="dxa"/>
            <w:noWrap/>
            <w:hideMark/>
          </w:tcPr>
          <w:p w14:paraId="2872C44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55E0913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3.83 [0, 70.1]</w:t>
            </w:r>
          </w:p>
        </w:tc>
        <w:tc>
          <w:tcPr>
            <w:tcW w:w="1750" w:type="dxa"/>
            <w:noWrap/>
            <w:hideMark/>
          </w:tcPr>
          <w:p w14:paraId="232EBD8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2.59 [0, 67.1]</w:t>
            </w:r>
          </w:p>
        </w:tc>
        <w:tc>
          <w:tcPr>
            <w:tcW w:w="1600" w:type="dxa"/>
            <w:noWrap/>
            <w:hideMark/>
          </w:tcPr>
          <w:p w14:paraId="5329846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6.56 [0, 69.0]</w:t>
            </w:r>
          </w:p>
        </w:tc>
        <w:tc>
          <w:tcPr>
            <w:tcW w:w="1750" w:type="dxa"/>
            <w:noWrap/>
            <w:hideMark/>
          </w:tcPr>
          <w:p w14:paraId="7AC99BF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2.51 [0, 51.6]</w:t>
            </w:r>
          </w:p>
        </w:tc>
        <w:tc>
          <w:tcPr>
            <w:tcW w:w="1600" w:type="dxa"/>
            <w:noWrap/>
            <w:hideMark/>
          </w:tcPr>
          <w:p w14:paraId="23713B2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4.56 [0, 70.1]</w:t>
            </w:r>
          </w:p>
        </w:tc>
        <w:tc>
          <w:tcPr>
            <w:tcW w:w="1750" w:type="dxa"/>
            <w:noWrap/>
            <w:hideMark/>
          </w:tcPr>
          <w:p w14:paraId="49F8357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2.51 [0, 67.1]</w:t>
            </w:r>
          </w:p>
        </w:tc>
        <w:tc>
          <w:tcPr>
            <w:tcW w:w="1193" w:type="dxa"/>
          </w:tcPr>
          <w:p w14:paraId="5228FE2F" w14:textId="77777777" w:rsidR="0064728B" w:rsidRPr="0055104B" w:rsidRDefault="0064728B" w:rsidP="00D84FBB">
            <w:pPr>
              <w:rPr>
                <w:rFonts w:ascii="Arial" w:eastAsia="Times New Roman" w:hAnsi="Arial" w:cs="Arial"/>
                <w:color w:val="000000"/>
              </w:rPr>
            </w:pPr>
          </w:p>
        </w:tc>
      </w:tr>
      <w:tr w:rsidR="0064728B" w:rsidRPr="0055104B" w14:paraId="54F0A540" w14:textId="77777777" w:rsidTr="0055104B">
        <w:trPr>
          <w:trHeight w:val="300"/>
        </w:trPr>
        <w:tc>
          <w:tcPr>
            <w:tcW w:w="2012" w:type="dxa"/>
            <w:noWrap/>
            <w:hideMark/>
          </w:tcPr>
          <w:p w14:paraId="306C7CD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4CFE66E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56BF609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06EA9B6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715806D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590A88A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0429F4F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58A88B30" w14:textId="77777777" w:rsidR="0064728B" w:rsidRPr="0055104B" w:rsidRDefault="0064728B" w:rsidP="00D84FBB">
            <w:pPr>
              <w:rPr>
                <w:rFonts w:ascii="Arial" w:eastAsia="Times New Roman" w:hAnsi="Arial" w:cs="Arial"/>
                <w:color w:val="000000"/>
              </w:rPr>
            </w:pPr>
          </w:p>
        </w:tc>
      </w:tr>
      <w:tr w:rsidR="0064728B" w:rsidRPr="0055104B" w14:paraId="4A56F662" w14:textId="77777777" w:rsidTr="0055104B">
        <w:trPr>
          <w:trHeight w:val="300"/>
        </w:trPr>
        <w:tc>
          <w:tcPr>
            <w:tcW w:w="2012" w:type="dxa"/>
            <w:noWrap/>
            <w:hideMark/>
          </w:tcPr>
          <w:p w14:paraId="2F0068E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TNF alpha</w:t>
            </w:r>
          </w:p>
        </w:tc>
        <w:tc>
          <w:tcPr>
            <w:tcW w:w="1750" w:type="dxa"/>
            <w:noWrap/>
            <w:hideMark/>
          </w:tcPr>
          <w:p w14:paraId="3DC57242"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5ABD2FFB"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26E6A081"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78A8330D"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67BB70C8"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1CE29AA0" w14:textId="77777777" w:rsidR="0064728B" w:rsidRPr="0055104B" w:rsidRDefault="0064728B" w:rsidP="00D84FBB">
            <w:pPr>
              <w:rPr>
                <w:rFonts w:ascii="Arial" w:eastAsia="Times New Roman" w:hAnsi="Arial" w:cs="Arial"/>
                <w:kern w:val="0"/>
                <w14:ligatures w14:val="none"/>
              </w:rPr>
            </w:pPr>
          </w:p>
        </w:tc>
        <w:tc>
          <w:tcPr>
            <w:tcW w:w="1193" w:type="dxa"/>
          </w:tcPr>
          <w:p w14:paraId="3C52AA2B" w14:textId="77777777" w:rsidR="0064728B" w:rsidRPr="0055104B" w:rsidRDefault="0064728B" w:rsidP="00D84FBB">
            <w:pPr>
              <w:rPr>
                <w:rFonts w:ascii="Arial" w:eastAsia="Times New Roman" w:hAnsi="Arial" w:cs="Arial"/>
              </w:rPr>
            </w:pPr>
            <w:r w:rsidRPr="0055104B">
              <w:rPr>
                <w:rFonts w:ascii="Arial" w:eastAsia="Times New Roman" w:hAnsi="Arial" w:cs="Arial"/>
              </w:rPr>
              <w:t>0.370</w:t>
            </w:r>
          </w:p>
        </w:tc>
      </w:tr>
      <w:tr w:rsidR="0064728B" w:rsidRPr="0055104B" w14:paraId="7F5ECC3B" w14:textId="77777777" w:rsidTr="0055104B">
        <w:trPr>
          <w:trHeight w:val="300"/>
        </w:trPr>
        <w:tc>
          <w:tcPr>
            <w:tcW w:w="2012" w:type="dxa"/>
            <w:noWrap/>
            <w:hideMark/>
          </w:tcPr>
          <w:p w14:paraId="0536E16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2570D63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1.34 (1.51)</w:t>
            </w:r>
          </w:p>
        </w:tc>
        <w:tc>
          <w:tcPr>
            <w:tcW w:w="1750" w:type="dxa"/>
            <w:noWrap/>
            <w:hideMark/>
          </w:tcPr>
          <w:p w14:paraId="74D6307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1.03 (0.945)</w:t>
            </w:r>
          </w:p>
        </w:tc>
        <w:tc>
          <w:tcPr>
            <w:tcW w:w="1600" w:type="dxa"/>
            <w:noWrap/>
            <w:hideMark/>
          </w:tcPr>
          <w:p w14:paraId="580DA86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1.40 (1.30)</w:t>
            </w:r>
          </w:p>
        </w:tc>
        <w:tc>
          <w:tcPr>
            <w:tcW w:w="1750" w:type="dxa"/>
            <w:noWrap/>
            <w:hideMark/>
          </w:tcPr>
          <w:p w14:paraId="1F01942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2.00 (2.04)</w:t>
            </w:r>
          </w:p>
        </w:tc>
        <w:tc>
          <w:tcPr>
            <w:tcW w:w="1600" w:type="dxa"/>
            <w:noWrap/>
            <w:hideMark/>
          </w:tcPr>
          <w:p w14:paraId="1A9CE91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1.37 (1.40)</w:t>
            </w:r>
          </w:p>
        </w:tc>
        <w:tc>
          <w:tcPr>
            <w:tcW w:w="1750" w:type="dxa"/>
            <w:noWrap/>
            <w:hideMark/>
          </w:tcPr>
          <w:p w14:paraId="10A60FA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1.40 (1.52)</w:t>
            </w:r>
          </w:p>
        </w:tc>
        <w:tc>
          <w:tcPr>
            <w:tcW w:w="1193" w:type="dxa"/>
          </w:tcPr>
          <w:p w14:paraId="4DB3A21B" w14:textId="77777777" w:rsidR="0064728B" w:rsidRPr="0055104B" w:rsidRDefault="0064728B" w:rsidP="00D84FBB">
            <w:pPr>
              <w:rPr>
                <w:rFonts w:ascii="Arial" w:eastAsia="Times New Roman" w:hAnsi="Arial" w:cs="Arial"/>
                <w:color w:val="000000"/>
              </w:rPr>
            </w:pPr>
          </w:p>
        </w:tc>
      </w:tr>
      <w:tr w:rsidR="0064728B" w:rsidRPr="0055104B" w14:paraId="166DB8F6" w14:textId="77777777" w:rsidTr="0055104B">
        <w:trPr>
          <w:trHeight w:val="300"/>
        </w:trPr>
        <w:tc>
          <w:tcPr>
            <w:tcW w:w="2012" w:type="dxa"/>
            <w:noWrap/>
            <w:hideMark/>
          </w:tcPr>
          <w:p w14:paraId="72CDFF3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lastRenderedPageBreak/>
              <w:t xml:space="preserve">  Median [Min, Max]</w:t>
            </w:r>
          </w:p>
        </w:tc>
        <w:tc>
          <w:tcPr>
            <w:tcW w:w="1750" w:type="dxa"/>
            <w:noWrap/>
            <w:hideMark/>
          </w:tcPr>
          <w:p w14:paraId="63C611D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0.865 [0, 8.60]</w:t>
            </w:r>
          </w:p>
        </w:tc>
        <w:tc>
          <w:tcPr>
            <w:tcW w:w="1750" w:type="dxa"/>
            <w:noWrap/>
            <w:hideMark/>
          </w:tcPr>
          <w:p w14:paraId="40A74BF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0.680 [0, 3.61]</w:t>
            </w:r>
          </w:p>
        </w:tc>
        <w:tc>
          <w:tcPr>
            <w:tcW w:w="1600" w:type="dxa"/>
            <w:noWrap/>
            <w:hideMark/>
          </w:tcPr>
          <w:p w14:paraId="6D1AC51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0.945 [0, 4.99]</w:t>
            </w:r>
          </w:p>
        </w:tc>
        <w:tc>
          <w:tcPr>
            <w:tcW w:w="1750" w:type="dxa"/>
            <w:noWrap/>
            <w:hideMark/>
          </w:tcPr>
          <w:p w14:paraId="37079BD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1.18 [0.470, 9.01]</w:t>
            </w:r>
          </w:p>
        </w:tc>
        <w:tc>
          <w:tcPr>
            <w:tcW w:w="1600" w:type="dxa"/>
            <w:noWrap/>
            <w:hideMark/>
          </w:tcPr>
          <w:p w14:paraId="39F309A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0.890 [0, 8.60]</w:t>
            </w:r>
          </w:p>
        </w:tc>
        <w:tc>
          <w:tcPr>
            <w:tcW w:w="1750" w:type="dxa"/>
            <w:noWrap/>
            <w:hideMark/>
          </w:tcPr>
          <w:p w14:paraId="3BC7525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1.06 [0, 9.01]</w:t>
            </w:r>
          </w:p>
        </w:tc>
        <w:tc>
          <w:tcPr>
            <w:tcW w:w="1193" w:type="dxa"/>
          </w:tcPr>
          <w:p w14:paraId="68AED6A7" w14:textId="77777777" w:rsidR="0064728B" w:rsidRPr="0055104B" w:rsidRDefault="0064728B" w:rsidP="00D84FBB">
            <w:pPr>
              <w:rPr>
                <w:rFonts w:ascii="Arial" w:eastAsia="Times New Roman" w:hAnsi="Arial" w:cs="Arial"/>
                <w:color w:val="000000"/>
              </w:rPr>
            </w:pPr>
          </w:p>
        </w:tc>
      </w:tr>
      <w:tr w:rsidR="0064728B" w:rsidRPr="0055104B" w14:paraId="50392E2D" w14:textId="77777777" w:rsidTr="0055104B">
        <w:trPr>
          <w:trHeight w:val="300"/>
        </w:trPr>
        <w:tc>
          <w:tcPr>
            <w:tcW w:w="2012" w:type="dxa"/>
            <w:noWrap/>
            <w:hideMark/>
          </w:tcPr>
          <w:p w14:paraId="0A5D654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3C01FE5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33877BB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6FA1FE1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349D6D5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1678198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18789DC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664A6CB4" w14:textId="77777777" w:rsidR="0064728B" w:rsidRPr="0055104B" w:rsidRDefault="0064728B" w:rsidP="00D84FBB">
            <w:pPr>
              <w:rPr>
                <w:rFonts w:ascii="Arial" w:eastAsia="Times New Roman" w:hAnsi="Arial" w:cs="Arial"/>
                <w:color w:val="000000"/>
              </w:rPr>
            </w:pPr>
          </w:p>
        </w:tc>
      </w:tr>
      <w:tr w:rsidR="0064728B" w:rsidRPr="0055104B" w14:paraId="4B67ACD4" w14:textId="77777777" w:rsidTr="0055104B">
        <w:trPr>
          <w:trHeight w:val="300"/>
        </w:trPr>
        <w:tc>
          <w:tcPr>
            <w:tcW w:w="2012" w:type="dxa"/>
            <w:noWrap/>
            <w:hideMark/>
          </w:tcPr>
          <w:p w14:paraId="3CAD46B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TNF beta</w:t>
            </w:r>
          </w:p>
        </w:tc>
        <w:tc>
          <w:tcPr>
            <w:tcW w:w="1750" w:type="dxa"/>
            <w:noWrap/>
            <w:hideMark/>
          </w:tcPr>
          <w:p w14:paraId="5E7DE60A"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1EEF037F"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5265EE43"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2B7252FD"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5BE674CC"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331B9B7D" w14:textId="77777777" w:rsidR="0064728B" w:rsidRPr="0055104B" w:rsidRDefault="0064728B" w:rsidP="00D84FBB">
            <w:pPr>
              <w:rPr>
                <w:rFonts w:ascii="Arial" w:eastAsia="Times New Roman" w:hAnsi="Arial" w:cs="Arial"/>
                <w:kern w:val="0"/>
                <w14:ligatures w14:val="none"/>
              </w:rPr>
            </w:pPr>
          </w:p>
        </w:tc>
        <w:tc>
          <w:tcPr>
            <w:tcW w:w="1193" w:type="dxa"/>
          </w:tcPr>
          <w:p w14:paraId="4528DB08" w14:textId="77777777" w:rsidR="0064728B" w:rsidRPr="0055104B" w:rsidRDefault="0064728B" w:rsidP="00D84FBB">
            <w:pPr>
              <w:rPr>
                <w:rFonts w:ascii="Arial" w:eastAsia="Times New Roman" w:hAnsi="Arial" w:cs="Arial"/>
              </w:rPr>
            </w:pPr>
            <w:r w:rsidRPr="0055104B">
              <w:rPr>
                <w:rFonts w:ascii="Arial" w:eastAsia="Times New Roman" w:hAnsi="Arial" w:cs="Arial"/>
              </w:rPr>
              <w:t>0.335</w:t>
            </w:r>
          </w:p>
        </w:tc>
      </w:tr>
      <w:tr w:rsidR="0064728B" w:rsidRPr="0055104B" w14:paraId="0E98FD39" w14:textId="77777777" w:rsidTr="0055104B">
        <w:trPr>
          <w:trHeight w:val="300"/>
        </w:trPr>
        <w:tc>
          <w:tcPr>
            <w:tcW w:w="2012" w:type="dxa"/>
            <w:noWrap/>
            <w:hideMark/>
          </w:tcPr>
          <w:p w14:paraId="635E229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2D6127E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0.617 (1.81)</w:t>
            </w:r>
          </w:p>
        </w:tc>
        <w:tc>
          <w:tcPr>
            <w:tcW w:w="1750" w:type="dxa"/>
            <w:noWrap/>
            <w:hideMark/>
          </w:tcPr>
          <w:p w14:paraId="0344EC9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0.242 (0.729)</w:t>
            </w:r>
          </w:p>
        </w:tc>
        <w:tc>
          <w:tcPr>
            <w:tcW w:w="1600" w:type="dxa"/>
            <w:noWrap/>
            <w:hideMark/>
          </w:tcPr>
          <w:p w14:paraId="06341EC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0.900 (2.16)</w:t>
            </w:r>
          </w:p>
        </w:tc>
        <w:tc>
          <w:tcPr>
            <w:tcW w:w="1750" w:type="dxa"/>
            <w:noWrap/>
            <w:hideMark/>
          </w:tcPr>
          <w:p w14:paraId="188CFF8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0.200 (0.404)</w:t>
            </w:r>
          </w:p>
        </w:tc>
        <w:tc>
          <w:tcPr>
            <w:tcW w:w="1600" w:type="dxa"/>
            <w:noWrap/>
            <w:hideMark/>
          </w:tcPr>
          <w:p w14:paraId="7432A81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0.753 (1.98)</w:t>
            </w:r>
          </w:p>
        </w:tc>
        <w:tc>
          <w:tcPr>
            <w:tcW w:w="1750" w:type="dxa"/>
            <w:noWrap/>
            <w:hideMark/>
          </w:tcPr>
          <w:p w14:paraId="566831D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0.225 (0.618)</w:t>
            </w:r>
          </w:p>
        </w:tc>
        <w:tc>
          <w:tcPr>
            <w:tcW w:w="1193" w:type="dxa"/>
          </w:tcPr>
          <w:p w14:paraId="764D4D3C" w14:textId="77777777" w:rsidR="0064728B" w:rsidRPr="0055104B" w:rsidRDefault="0064728B" w:rsidP="00D84FBB">
            <w:pPr>
              <w:rPr>
                <w:rFonts w:ascii="Arial" w:eastAsia="Times New Roman" w:hAnsi="Arial" w:cs="Arial"/>
                <w:color w:val="000000"/>
              </w:rPr>
            </w:pPr>
          </w:p>
        </w:tc>
      </w:tr>
      <w:tr w:rsidR="0064728B" w:rsidRPr="0055104B" w14:paraId="1EBA3B23" w14:textId="77777777" w:rsidTr="0055104B">
        <w:trPr>
          <w:trHeight w:val="300"/>
        </w:trPr>
        <w:tc>
          <w:tcPr>
            <w:tcW w:w="2012" w:type="dxa"/>
            <w:noWrap/>
            <w:hideMark/>
          </w:tcPr>
          <w:p w14:paraId="1E3721F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441DD0C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9.98]</w:t>
            </w:r>
          </w:p>
        </w:tc>
        <w:tc>
          <w:tcPr>
            <w:tcW w:w="1750" w:type="dxa"/>
            <w:noWrap/>
            <w:hideMark/>
          </w:tcPr>
          <w:p w14:paraId="46E00F6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3.34]</w:t>
            </w:r>
          </w:p>
        </w:tc>
        <w:tc>
          <w:tcPr>
            <w:tcW w:w="1600" w:type="dxa"/>
            <w:noWrap/>
            <w:hideMark/>
          </w:tcPr>
          <w:p w14:paraId="1CBCC95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10.0]</w:t>
            </w:r>
          </w:p>
        </w:tc>
        <w:tc>
          <w:tcPr>
            <w:tcW w:w="1750" w:type="dxa"/>
            <w:noWrap/>
            <w:hideMark/>
          </w:tcPr>
          <w:p w14:paraId="1184513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1.40]</w:t>
            </w:r>
          </w:p>
        </w:tc>
        <w:tc>
          <w:tcPr>
            <w:tcW w:w="1600" w:type="dxa"/>
            <w:noWrap/>
            <w:hideMark/>
          </w:tcPr>
          <w:p w14:paraId="1C2D741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10.0]</w:t>
            </w:r>
          </w:p>
        </w:tc>
        <w:tc>
          <w:tcPr>
            <w:tcW w:w="1750" w:type="dxa"/>
            <w:noWrap/>
            <w:hideMark/>
          </w:tcPr>
          <w:p w14:paraId="16CA810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3.34]</w:t>
            </w:r>
          </w:p>
        </w:tc>
        <w:tc>
          <w:tcPr>
            <w:tcW w:w="1193" w:type="dxa"/>
          </w:tcPr>
          <w:p w14:paraId="71C49CA4" w14:textId="77777777" w:rsidR="0064728B" w:rsidRPr="0055104B" w:rsidRDefault="0064728B" w:rsidP="00D84FBB">
            <w:pPr>
              <w:rPr>
                <w:rFonts w:ascii="Arial" w:eastAsia="Times New Roman" w:hAnsi="Arial" w:cs="Arial"/>
                <w:color w:val="000000"/>
              </w:rPr>
            </w:pPr>
          </w:p>
        </w:tc>
      </w:tr>
      <w:tr w:rsidR="0064728B" w:rsidRPr="0055104B" w14:paraId="49AA7986" w14:textId="77777777" w:rsidTr="0055104B">
        <w:trPr>
          <w:trHeight w:val="300"/>
        </w:trPr>
        <w:tc>
          <w:tcPr>
            <w:tcW w:w="2012" w:type="dxa"/>
            <w:noWrap/>
            <w:hideMark/>
          </w:tcPr>
          <w:p w14:paraId="697B756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4054838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0547B7D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2B64004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366C845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7C1D7C1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122EFFB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3015A6BD" w14:textId="77777777" w:rsidR="0064728B" w:rsidRPr="0055104B" w:rsidRDefault="0064728B" w:rsidP="00D84FBB">
            <w:pPr>
              <w:rPr>
                <w:rFonts w:ascii="Arial" w:eastAsia="Times New Roman" w:hAnsi="Arial" w:cs="Arial"/>
                <w:color w:val="000000"/>
              </w:rPr>
            </w:pPr>
          </w:p>
        </w:tc>
      </w:tr>
      <w:tr w:rsidR="0064728B" w:rsidRPr="0055104B" w14:paraId="306EC2FF" w14:textId="77777777" w:rsidTr="0055104B">
        <w:trPr>
          <w:trHeight w:val="300"/>
        </w:trPr>
        <w:tc>
          <w:tcPr>
            <w:tcW w:w="2012" w:type="dxa"/>
            <w:noWrap/>
          </w:tcPr>
          <w:p w14:paraId="2C04F3DB" w14:textId="77777777" w:rsidR="0064728B" w:rsidRPr="0055104B" w:rsidRDefault="0064728B" w:rsidP="00D84FBB">
            <w:pPr>
              <w:rPr>
                <w:rFonts w:ascii="Arial" w:eastAsia="Times New Roman" w:hAnsi="Arial" w:cs="Arial"/>
                <w:color w:val="000000"/>
              </w:rPr>
            </w:pPr>
            <w:r w:rsidRPr="0055104B">
              <w:rPr>
                <w:rFonts w:ascii="Arial" w:hAnsi="Arial" w:cs="Arial"/>
                <w:b/>
                <w:bCs/>
                <w:color w:val="000000"/>
                <w:shd w:val="clear" w:color="auto" w:fill="FFFFFF"/>
              </w:rPr>
              <w:t>DPPIV (</w:t>
            </w:r>
            <w:proofErr w:type="spellStart"/>
            <w:r w:rsidRPr="0055104B">
              <w:rPr>
                <w:rFonts w:ascii="Arial" w:hAnsi="Arial" w:cs="Arial"/>
                <w:b/>
                <w:bCs/>
                <w:color w:val="000000"/>
                <w:shd w:val="clear" w:color="auto" w:fill="FFFFFF"/>
              </w:rPr>
              <w:t>pg</w:t>
            </w:r>
            <w:proofErr w:type="spellEnd"/>
            <w:r w:rsidRPr="0055104B">
              <w:rPr>
                <w:rFonts w:ascii="Arial" w:hAnsi="Arial" w:cs="Arial"/>
                <w:b/>
                <w:bCs/>
                <w:color w:val="000000"/>
                <w:shd w:val="clear" w:color="auto" w:fill="FFFFFF"/>
              </w:rPr>
              <w:t>/ml)</w:t>
            </w:r>
          </w:p>
        </w:tc>
        <w:tc>
          <w:tcPr>
            <w:tcW w:w="1750" w:type="dxa"/>
            <w:noWrap/>
            <w:vAlign w:val="center"/>
          </w:tcPr>
          <w:p w14:paraId="550BDACB" w14:textId="77777777" w:rsidR="0064728B" w:rsidRPr="0055104B" w:rsidRDefault="0064728B" w:rsidP="00D84FBB">
            <w:pPr>
              <w:rPr>
                <w:rFonts w:ascii="Arial" w:eastAsia="Times New Roman" w:hAnsi="Arial" w:cs="Arial"/>
                <w:color w:val="000000"/>
              </w:rPr>
            </w:pPr>
          </w:p>
        </w:tc>
        <w:tc>
          <w:tcPr>
            <w:tcW w:w="1750" w:type="dxa"/>
            <w:noWrap/>
            <w:vAlign w:val="center"/>
          </w:tcPr>
          <w:p w14:paraId="42D58D77" w14:textId="77777777" w:rsidR="0064728B" w:rsidRPr="0055104B" w:rsidRDefault="0064728B" w:rsidP="00D84FBB">
            <w:pPr>
              <w:rPr>
                <w:rFonts w:ascii="Arial" w:eastAsia="Times New Roman" w:hAnsi="Arial" w:cs="Arial"/>
                <w:color w:val="000000"/>
              </w:rPr>
            </w:pPr>
          </w:p>
        </w:tc>
        <w:tc>
          <w:tcPr>
            <w:tcW w:w="1600" w:type="dxa"/>
            <w:noWrap/>
            <w:vAlign w:val="center"/>
          </w:tcPr>
          <w:p w14:paraId="15A0E167" w14:textId="77777777" w:rsidR="0064728B" w:rsidRPr="0055104B" w:rsidRDefault="0064728B" w:rsidP="00D84FBB">
            <w:pPr>
              <w:rPr>
                <w:rFonts w:ascii="Arial" w:eastAsia="Times New Roman" w:hAnsi="Arial" w:cs="Arial"/>
                <w:color w:val="000000"/>
              </w:rPr>
            </w:pPr>
          </w:p>
        </w:tc>
        <w:tc>
          <w:tcPr>
            <w:tcW w:w="1750" w:type="dxa"/>
            <w:noWrap/>
            <w:vAlign w:val="center"/>
          </w:tcPr>
          <w:p w14:paraId="57F3F7B8" w14:textId="77777777" w:rsidR="0064728B" w:rsidRPr="0055104B" w:rsidRDefault="0064728B" w:rsidP="00D84FBB">
            <w:pPr>
              <w:rPr>
                <w:rFonts w:ascii="Arial" w:eastAsia="Times New Roman" w:hAnsi="Arial" w:cs="Arial"/>
                <w:color w:val="000000"/>
              </w:rPr>
            </w:pPr>
          </w:p>
        </w:tc>
        <w:tc>
          <w:tcPr>
            <w:tcW w:w="1600" w:type="dxa"/>
            <w:noWrap/>
            <w:vAlign w:val="center"/>
          </w:tcPr>
          <w:p w14:paraId="45733CBD" w14:textId="77777777" w:rsidR="0064728B" w:rsidRPr="0055104B" w:rsidRDefault="0064728B" w:rsidP="00D84FBB">
            <w:pPr>
              <w:rPr>
                <w:rFonts w:ascii="Arial" w:eastAsia="Times New Roman" w:hAnsi="Arial" w:cs="Arial"/>
                <w:color w:val="000000"/>
              </w:rPr>
            </w:pPr>
          </w:p>
        </w:tc>
        <w:tc>
          <w:tcPr>
            <w:tcW w:w="1750" w:type="dxa"/>
            <w:noWrap/>
            <w:vAlign w:val="center"/>
          </w:tcPr>
          <w:p w14:paraId="70EDF1E7" w14:textId="77777777" w:rsidR="0064728B" w:rsidRPr="0055104B" w:rsidRDefault="0064728B" w:rsidP="00D84FBB">
            <w:pPr>
              <w:rPr>
                <w:rFonts w:ascii="Arial" w:eastAsia="Times New Roman" w:hAnsi="Arial" w:cs="Arial"/>
                <w:color w:val="000000"/>
              </w:rPr>
            </w:pPr>
          </w:p>
        </w:tc>
        <w:tc>
          <w:tcPr>
            <w:tcW w:w="1193" w:type="dxa"/>
          </w:tcPr>
          <w:p w14:paraId="7366238D" w14:textId="77777777" w:rsidR="0064728B" w:rsidRPr="0055104B" w:rsidRDefault="0064728B" w:rsidP="00D84FBB">
            <w:pPr>
              <w:rPr>
                <w:rFonts w:ascii="Arial" w:eastAsia="Times New Roman" w:hAnsi="Arial" w:cs="Arial"/>
                <w:color w:val="000000"/>
              </w:rPr>
            </w:pPr>
            <w:r w:rsidRPr="0055104B">
              <w:rPr>
                <w:rFonts w:ascii="Arial" w:eastAsia="Times New Roman" w:hAnsi="Arial" w:cs="Arial"/>
                <w:color w:val="000000"/>
              </w:rPr>
              <w:t>0.204</w:t>
            </w:r>
          </w:p>
        </w:tc>
      </w:tr>
      <w:tr w:rsidR="0064728B" w:rsidRPr="0055104B" w14:paraId="10FC2FBB" w14:textId="77777777" w:rsidTr="0055104B">
        <w:trPr>
          <w:trHeight w:val="300"/>
        </w:trPr>
        <w:tc>
          <w:tcPr>
            <w:tcW w:w="2012" w:type="dxa"/>
            <w:noWrap/>
          </w:tcPr>
          <w:p w14:paraId="243B8455" w14:textId="77777777" w:rsidR="0064728B" w:rsidRPr="0055104B" w:rsidRDefault="0064728B" w:rsidP="00D84FBB">
            <w:pPr>
              <w:rPr>
                <w:rFonts w:ascii="Arial" w:eastAsia="Times New Roman" w:hAnsi="Arial" w:cs="Arial"/>
                <w:color w:val="000000"/>
              </w:rPr>
            </w:pPr>
            <w:r w:rsidRPr="0055104B">
              <w:rPr>
                <w:rFonts w:ascii="Arial" w:eastAsia="Times New Roman" w:hAnsi="Arial" w:cs="Arial"/>
                <w:color w:val="000000"/>
              </w:rPr>
              <w:t xml:space="preserve">  Mean (SD)</w:t>
            </w:r>
          </w:p>
        </w:tc>
        <w:tc>
          <w:tcPr>
            <w:tcW w:w="1750" w:type="dxa"/>
            <w:noWrap/>
            <w:vAlign w:val="center"/>
          </w:tcPr>
          <w:p w14:paraId="1A508699"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1270 (551)</w:t>
            </w:r>
          </w:p>
        </w:tc>
        <w:tc>
          <w:tcPr>
            <w:tcW w:w="1750" w:type="dxa"/>
            <w:noWrap/>
            <w:vAlign w:val="center"/>
          </w:tcPr>
          <w:p w14:paraId="1E486DA2"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1160 (337)</w:t>
            </w:r>
          </w:p>
        </w:tc>
        <w:tc>
          <w:tcPr>
            <w:tcW w:w="1600" w:type="dxa"/>
            <w:noWrap/>
            <w:vAlign w:val="center"/>
          </w:tcPr>
          <w:p w14:paraId="5BA28F5B"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341 (169)</w:t>
            </w:r>
          </w:p>
        </w:tc>
        <w:tc>
          <w:tcPr>
            <w:tcW w:w="1750" w:type="dxa"/>
            <w:noWrap/>
            <w:vAlign w:val="center"/>
          </w:tcPr>
          <w:p w14:paraId="0662760C"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288 (189)</w:t>
            </w:r>
          </w:p>
        </w:tc>
        <w:tc>
          <w:tcPr>
            <w:tcW w:w="1600" w:type="dxa"/>
            <w:noWrap/>
            <w:vAlign w:val="center"/>
          </w:tcPr>
          <w:p w14:paraId="0A5751A0"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812 (621)</w:t>
            </w:r>
          </w:p>
        </w:tc>
        <w:tc>
          <w:tcPr>
            <w:tcW w:w="1750" w:type="dxa"/>
            <w:noWrap/>
            <w:vAlign w:val="center"/>
          </w:tcPr>
          <w:p w14:paraId="52E3217E"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832 (515)</w:t>
            </w:r>
          </w:p>
        </w:tc>
        <w:tc>
          <w:tcPr>
            <w:tcW w:w="1193" w:type="dxa"/>
          </w:tcPr>
          <w:p w14:paraId="6E88CBB7" w14:textId="77777777" w:rsidR="0064728B" w:rsidRPr="0055104B" w:rsidRDefault="0064728B" w:rsidP="00D84FBB">
            <w:pPr>
              <w:rPr>
                <w:rFonts w:ascii="Arial" w:eastAsia="Times New Roman" w:hAnsi="Arial" w:cs="Arial"/>
                <w:color w:val="000000"/>
              </w:rPr>
            </w:pPr>
          </w:p>
        </w:tc>
      </w:tr>
      <w:tr w:rsidR="0064728B" w:rsidRPr="0055104B" w14:paraId="6B32C6D8" w14:textId="77777777" w:rsidTr="0055104B">
        <w:trPr>
          <w:trHeight w:val="300"/>
        </w:trPr>
        <w:tc>
          <w:tcPr>
            <w:tcW w:w="2012" w:type="dxa"/>
            <w:noWrap/>
          </w:tcPr>
          <w:p w14:paraId="35BFE357" w14:textId="77777777" w:rsidR="0064728B" w:rsidRPr="0055104B" w:rsidRDefault="0064728B" w:rsidP="00D84FBB">
            <w:pPr>
              <w:rPr>
                <w:rFonts w:ascii="Arial" w:eastAsia="Times New Roman" w:hAnsi="Arial" w:cs="Arial"/>
                <w:color w:val="000000"/>
              </w:rPr>
            </w:pPr>
            <w:r w:rsidRPr="0055104B">
              <w:rPr>
                <w:rFonts w:ascii="Arial" w:eastAsia="Times New Roman" w:hAnsi="Arial" w:cs="Arial"/>
                <w:color w:val="000000"/>
              </w:rPr>
              <w:t xml:space="preserve">  Median [Min, Max]</w:t>
            </w:r>
          </w:p>
        </w:tc>
        <w:tc>
          <w:tcPr>
            <w:tcW w:w="1750" w:type="dxa"/>
            <w:noWrap/>
            <w:vAlign w:val="center"/>
          </w:tcPr>
          <w:p w14:paraId="1D81423F"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1250 [65.4, 3040]</w:t>
            </w:r>
          </w:p>
        </w:tc>
        <w:tc>
          <w:tcPr>
            <w:tcW w:w="1750" w:type="dxa"/>
            <w:noWrap/>
            <w:vAlign w:val="center"/>
          </w:tcPr>
          <w:p w14:paraId="02D722DD"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1180 [567, 1920]</w:t>
            </w:r>
          </w:p>
        </w:tc>
        <w:tc>
          <w:tcPr>
            <w:tcW w:w="1600" w:type="dxa"/>
            <w:noWrap/>
            <w:vAlign w:val="center"/>
          </w:tcPr>
          <w:p w14:paraId="12611FB3"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284 [127, 736]</w:t>
            </w:r>
          </w:p>
        </w:tc>
        <w:tc>
          <w:tcPr>
            <w:tcW w:w="1750" w:type="dxa"/>
            <w:noWrap/>
            <w:vAlign w:val="center"/>
          </w:tcPr>
          <w:p w14:paraId="3309DE56"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211 [121, 890]</w:t>
            </w:r>
          </w:p>
        </w:tc>
        <w:tc>
          <w:tcPr>
            <w:tcW w:w="1600" w:type="dxa"/>
            <w:noWrap/>
            <w:vAlign w:val="center"/>
          </w:tcPr>
          <w:p w14:paraId="1CA35E97"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621 [65.4, 3040]</w:t>
            </w:r>
          </w:p>
        </w:tc>
        <w:tc>
          <w:tcPr>
            <w:tcW w:w="1750" w:type="dxa"/>
            <w:noWrap/>
            <w:vAlign w:val="center"/>
          </w:tcPr>
          <w:p w14:paraId="4270760F"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863 [121, 1920]</w:t>
            </w:r>
          </w:p>
        </w:tc>
        <w:tc>
          <w:tcPr>
            <w:tcW w:w="1193" w:type="dxa"/>
          </w:tcPr>
          <w:p w14:paraId="6F6E07EB" w14:textId="77777777" w:rsidR="0064728B" w:rsidRPr="0055104B" w:rsidRDefault="0064728B" w:rsidP="00D84FBB">
            <w:pPr>
              <w:rPr>
                <w:rFonts w:ascii="Arial" w:eastAsia="Times New Roman" w:hAnsi="Arial" w:cs="Arial"/>
                <w:color w:val="000000"/>
              </w:rPr>
            </w:pPr>
          </w:p>
        </w:tc>
      </w:tr>
      <w:tr w:rsidR="0064728B" w:rsidRPr="0055104B" w14:paraId="75FFD279" w14:textId="77777777" w:rsidTr="0055104B">
        <w:trPr>
          <w:trHeight w:val="300"/>
        </w:trPr>
        <w:tc>
          <w:tcPr>
            <w:tcW w:w="2012" w:type="dxa"/>
            <w:noWrap/>
          </w:tcPr>
          <w:p w14:paraId="16032BB5" w14:textId="77777777" w:rsidR="0064728B" w:rsidRPr="0055104B" w:rsidRDefault="0064728B" w:rsidP="00D84FBB">
            <w:pPr>
              <w:rPr>
                <w:rFonts w:ascii="Arial" w:eastAsia="Times New Roman" w:hAnsi="Arial" w:cs="Arial"/>
                <w:color w:val="000000"/>
              </w:rPr>
            </w:pPr>
            <w:r w:rsidRPr="0055104B">
              <w:rPr>
                <w:rFonts w:ascii="Arial" w:eastAsia="Times New Roman" w:hAnsi="Arial" w:cs="Arial"/>
                <w:color w:val="000000"/>
              </w:rPr>
              <w:t xml:space="preserve">  Missing</w:t>
            </w:r>
          </w:p>
        </w:tc>
        <w:tc>
          <w:tcPr>
            <w:tcW w:w="1750" w:type="dxa"/>
            <w:noWrap/>
            <w:vAlign w:val="center"/>
          </w:tcPr>
          <w:p w14:paraId="12B06D23"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0 (0%)</w:t>
            </w:r>
          </w:p>
        </w:tc>
        <w:tc>
          <w:tcPr>
            <w:tcW w:w="1750" w:type="dxa"/>
            <w:noWrap/>
            <w:vAlign w:val="center"/>
          </w:tcPr>
          <w:p w14:paraId="15579BE7"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0 (0%)</w:t>
            </w:r>
          </w:p>
        </w:tc>
        <w:tc>
          <w:tcPr>
            <w:tcW w:w="1600" w:type="dxa"/>
            <w:noWrap/>
            <w:vAlign w:val="center"/>
          </w:tcPr>
          <w:p w14:paraId="5D04ABA2"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38 (50.0%)</w:t>
            </w:r>
          </w:p>
        </w:tc>
        <w:tc>
          <w:tcPr>
            <w:tcW w:w="1750" w:type="dxa"/>
            <w:noWrap/>
            <w:vAlign w:val="center"/>
          </w:tcPr>
          <w:p w14:paraId="173940F8"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14 (41.2%)</w:t>
            </w:r>
          </w:p>
        </w:tc>
        <w:tc>
          <w:tcPr>
            <w:tcW w:w="1600" w:type="dxa"/>
            <w:noWrap/>
            <w:vAlign w:val="center"/>
          </w:tcPr>
          <w:p w14:paraId="0A7E18C7"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38 (33.0%)</w:t>
            </w:r>
          </w:p>
        </w:tc>
        <w:tc>
          <w:tcPr>
            <w:tcW w:w="1750" w:type="dxa"/>
            <w:noWrap/>
            <w:vAlign w:val="center"/>
          </w:tcPr>
          <w:p w14:paraId="228943FD"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14 (20.9%)</w:t>
            </w:r>
          </w:p>
        </w:tc>
        <w:tc>
          <w:tcPr>
            <w:tcW w:w="1193" w:type="dxa"/>
          </w:tcPr>
          <w:p w14:paraId="07021582" w14:textId="77777777" w:rsidR="0064728B" w:rsidRPr="0055104B" w:rsidRDefault="0064728B" w:rsidP="00D84FBB">
            <w:pPr>
              <w:rPr>
                <w:rFonts w:ascii="Arial" w:eastAsia="Times New Roman" w:hAnsi="Arial" w:cs="Arial"/>
                <w:color w:val="000000"/>
              </w:rPr>
            </w:pPr>
          </w:p>
        </w:tc>
      </w:tr>
      <w:tr w:rsidR="0064728B" w:rsidRPr="0055104B" w14:paraId="6F4AEA6F" w14:textId="77777777" w:rsidTr="0055104B">
        <w:trPr>
          <w:trHeight w:val="300"/>
        </w:trPr>
        <w:tc>
          <w:tcPr>
            <w:tcW w:w="2012" w:type="dxa"/>
            <w:noWrap/>
          </w:tcPr>
          <w:p w14:paraId="723A5946" w14:textId="77777777" w:rsidR="0064728B" w:rsidRPr="0055104B" w:rsidRDefault="0064728B" w:rsidP="00D84FBB">
            <w:pPr>
              <w:rPr>
                <w:rFonts w:ascii="Arial" w:eastAsia="Times New Roman" w:hAnsi="Arial" w:cs="Arial"/>
                <w:color w:val="000000"/>
              </w:rPr>
            </w:pPr>
            <w:r w:rsidRPr="0055104B">
              <w:rPr>
                <w:rFonts w:ascii="Arial" w:hAnsi="Arial" w:cs="Arial"/>
                <w:b/>
                <w:bCs/>
                <w:color w:val="000000"/>
                <w:shd w:val="clear" w:color="auto" w:fill="FFFFFF"/>
              </w:rPr>
              <w:t>ACE2 (ng/ml)</w:t>
            </w:r>
          </w:p>
        </w:tc>
        <w:tc>
          <w:tcPr>
            <w:tcW w:w="1750" w:type="dxa"/>
            <w:noWrap/>
          </w:tcPr>
          <w:p w14:paraId="437FD33B" w14:textId="77777777" w:rsidR="0064728B" w:rsidRPr="0055104B" w:rsidRDefault="0064728B" w:rsidP="00D84FBB">
            <w:pPr>
              <w:rPr>
                <w:rFonts w:ascii="Arial" w:eastAsia="Times New Roman" w:hAnsi="Arial" w:cs="Arial"/>
                <w:color w:val="000000"/>
              </w:rPr>
            </w:pPr>
          </w:p>
        </w:tc>
        <w:tc>
          <w:tcPr>
            <w:tcW w:w="1750" w:type="dxa"/>
            <w:noWrap/>
          </w:tcPr>
          <w:p w14:paraId="19D76191" w14:textId="77777777" w:rsidR="0064728B" w:rsidRPr="0055104B" w:rsidRDefault="0064728B" w:rsidP="00D84FBB">
            <w:pPr>
              <w:rPr>
                <w:rFonts w:ascii="Arial" w:eastAsia="Times New Roman" w:hAnsi="Arial" w:cs="Arial"/>
                <w:color w:val="000000"/>
              </w:rPr>
            </w:pPr>
          </w:p>
        </w:tc>
        <w:tc>
          <w:tcPr>
            <w:tcW w:w="1600" w:type="dxa"/>
            <w:noWrap/>
          </w:tcPr>
          <w:p w14:paraId="76C6B710" w14:textId="77777777" w:rsidR="0064728B" w:rsidRPr="0055104B" w:rsidRDefault="0064728B" w:rsidP="00D84FBB">
            <w:pPr>
              <w:rPr>
                <w:rFonts w:ascii="Arial" w:eastAsia="Times New Roman" w:hAnsi="Arial" w:cs="Arial"/>
                <w:color w:val="000000"/>
              </w:rPr>
            </w:pPr>
          </w:p>
        </w:tc>
        <w:tc>
          <w:tcPr>
            <w:tcW w:w="1750" w:type="dxa"/>
            <w:noWrap/>
          </w:tcPr>
          <w:p w14:paraId="4069D447" w14:textId="77777777" w:rsidR="0064728B" w:rsidRPr="0055104B" w:rsidRDefault="0064728B" w:rsidP="00D84FBB">
            <w:pPr>
              <w:rPr>
                <w:rFonts w:ascii="Arial" w:eastAsia="Times New Roman" w:hAnsi="Arial" w:cs="Arial"/>
                <w:color w:val="000000"/>
              </w:rPr>
            </w:pPr>
          </w:p>
        </w:tc>
        <w:tc>
          <w:tcPr>
            <w:tcW w:w="1600" w:type="dxa"/>
            <w:noWrap/>
          </w:tcPr>
          <w:p w14:paraId="37017E30" w14:textId="77777777" w:rsidR="0064728B" w:rsidRPr="0055104B" w:rsidRDefault="0064728B" w:rsidP="00D84FBB">
            <w:pPr>
              <w:rPr>
                <w:rFonts w:ascii="Arial" w:eastAsia="Times New Roman" w:hAnsi="Arial" w:cs="Arial"/>
                <w:color w:val="000000"/>
              </w:rPr>
            </w:pPr>
          </w:p>
        </w:tc>
        <w:tc>
          <w:tcPr>
            <w:tcW w:w="1750" w:type="dxa"/>
            <w:noWrap/>
          </w:tcPr>
          <w:p w14:paraId="4F52BB79" w14:textId="77777777" w:rsidR="0064728B" w:rsidRPr="0055104B" w:rsidRDefault="0064728B" w:rsidP="00D84FBB">
            <w:pPr>
              <w:rPr>
                <w:rFonts w:ascii="Arial" w:eastAsia="Times New Roman" w:hAnsi="Arial" w:cs="Arial"/>
                <w:color w:val="000000"/>
              </w:rPr>
            </w:pPr>
          </w:p>
        </w:tc>
        <w:tc>
          <w:tcPr>
            <w:tcW w:w="1193" w:type="dxa"/>
          </w:tcPr>
          <w:p w14:paraId="33EEE81A" w14:textId="77777777" w:rsidR="0064728B" w:rsidRPr="0055104B" w:rsidRDefault="0064728B" w:rsidP="00D84FBB">
            <w:pPr>
              <w:rPr>
                <w:rFonts w:ascii="Arial" w:eastAsia="Times New Roman" w:hAnsi="Arial" w:cs="Arial"/>
                <w:color w:val="000000"/>
              </w:rPr>
            </w:pPr>
            <w:r w:rsidRPr="0055104B">
              <w:rPr>
                <w:rFonts w:ascii="Arial" w:eastAsia="Times New Roman" w:hAnsi="Arial" w:cs="Arial"/>
                <w:color w:val="000000"/>
              </w:rPr>
              <w:t>0.928</w:t>
            </w:r>
          </w:p>
        </w:tc>
      </w:tr>
      <w:tr w:rsidR="0064728B" w:rsidRPr="0055104B" w14:paraId="77786535" w14:textId="77777777" w:rsidTr="0055104B">
        <w:trPr>
          <w:trHeight w:val="300"/>
        </w:trPr>
        <w:tc>
          <w:tcPr>
            <w:tcW w:w="2012" w:type="dxa"/>
            <w:noWrap/>
          </w:tcPr>
          <w:p w14:paraId="28109EFC" w14:textId="77777777" w:rsidR="0064728B" w:rsidRPr="0055104B" w:rsidRDefault="0064728B" w:rsidP="00D84FBB">
            <w:pPr>
              <w:rPr>
                <w:rFonts w:ascii="Arial" w:eastAsia="Times New Roman" w:hAnsi="Arial" w:cs="Arial"/>
                <w:color w:val="000000"/>
              </w:rPr>
            </w:pPr>
            <w:r w:rsidRPr="0055104B">
              <w:rPr>
                <w:rFonts w:ascii="Arial" w:eastAsia="Times New Roman" w:hAnsi="Arial" w:cs="Arial"/>
                <w:color w:val="000000"/>
              </w:rPr>
              <w:t xml:space="preserve">  Mean (SD)</w:t>
            </w:r>
          </w:p>
        </w:tc>
        <w:tc>
          <w:tcPr>
            <w:tcW w:w="1750" w:type="dxa"/>
            <w:noWrap/>
            <w:vAlign w:val="center"/>
          </w:tcPr>
          <w:p w14:paraId="20AFEA5D"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3.16 (4.67)</w:t>
            </w:r>
          </w:p>
        </w:tc>
        <w:tc>
          <w:tcPr>
            <w:tcW w:w="1750" w:type="dxa"/>
            <w:noWrap/>
            <w:vAlign w:val="center"/>
          </w:tcPr>
          <w:p w14:paraId="17BEA9D6"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3.58 (7.32)</w:t>
            </w:r>
          </w:p>
        </w:tc>
        <w:tc>
          <w:tcPr>
            <w:tcW w:w="1600" w:type="dxa"/>
            <w:noWrap/>
            <w:vAlign w:val="center"/>
          </w:tcPr>
          <w:p w14:paraId="08862520"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6.61 (11.9)</w:t>
            </w:r>
          </w:p>
        </w:tc>
        <w:tc>
          <w:tcPr>
            <w:tcW w:w="1750" w:type="dxa"/>
            <w:noWrap/>
            <w:vAlign w:val="center"/>
          </w:tcPr>
          <w:p w14:paraId="1D4B00D0"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12.5 (27.6)</w:t>
            </w:r>
          </w:p>
        </w:tc>
        <w:tc>
          <w:tcPr>
            <w:tcW w:w="1600" w:type="dxa"/>
            <w:noWrap/>
            <w:vAlign w:val="center"/>
          </w:tcPr>
          <w:p w14:paraId="616AEA47"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5.28 (9.86)</w:t>
            </w:r>
          </w:p>
        </w:tc>
        <w:tc>
          <w:tcPr>
            <w:tcW w:w="1750" w:type="dxa"/>
            <w:noWrap/>
            <w:vAlign w:val="center"/>
          </w:tcPr>
          <w:p w14:paraId="5DAA80E7"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8.16 (20.6)</w:t>
            </w:r>
          </w:p>
        </w:tc>
        <w:tc>
          <w:tcPr>
            <w:tcW w:w="1193" w:type="dxa"/>
          </w:tcPr>
          <w:p w14:paraId="71201952" w14:textId="77777777" w:rsidR="0064728B" w:rsidRPr="0055104B" w:rsidRDefault="0064728B" w:rsidP="00D84FBB">
            <w:pPr>
              <w:rPr>
                <w:rFonts w:ascii="Arial" w:eastAsia="Times New Roman" w:hAnsi="Arial" w:cs="Arial"/>
                <w:color w:val="000000"/>
              </w:rPr>
            </w:pPr>
          </w:p>
        </w:tc>
      </w:tr>
      <w:tr w:rsidR="0064728B" w:rsidRPr="0055104B" w14:paraId="4FA95673" w14:textId="77777777" w:rsidTr="0055104B">
        <w:trPr>
          <w:trHeight w:val="300"/>
        </w:trPr>
        <w:tc>
          <w:tcPr>
            <w:tcW w:w="2012" w:type="dxa"/>
            <w:noWrap/>
          </w:tcPr>
          <w:p w14:paraId="60CF9D36" w14:textId="77777777" w:rsidR="0064728B" w:rsidRPr="0055104B" w:rsidRDefault="0064728B" w:rsidP="00D84FBB">
            <w:pPr>
              <w:rPr>
                <w:rFonts w:ascii="Arial" w:eastAsia="Times New Roman" w:hAnsi="Arial" w:cs="Arial"/>
                <w:color w:val="000000"/>
              </w:rPr>
            </w:pPr>
            <w:r w:rsidRPr="0055104B">
              <w:rPr>
                <w:rFonts w:ascii="Arial" w:eastAsia="Times New Roman" w:hAnsi="Arial" w:cs="Arial"/>
                <w:color w:val="000000"/>
              </w:rPr>
              <w:t xml:space="preserve">  Median [Min, Max]</w:t>
            </w:r>
          </w:p>
        </w:tc>
        <w:tc>
          <w:tcPr>
            <w:tcW w:w="1750" w:type="dxa"/>
            <w:noWrap/>
            <w:vAlign w:val="center"/>
          </w:tcPr>
          <w:p w14:paraId="17CEFD4E"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0.918 [0.0160, 17.5]</w:t>
            </w:r>
          </w:p>
        </w:tc>
        <w:tc>
          <w:tcPr>
            <w:tcW w:w="1750" w:type="dxa"/>
            <w:noWrap/>
            <w:vAlign w:val="center"/>
          </w:tcPr>
          <w:p w14:paraId="7AD86742"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0.803 [0.0490, 25.5]</w:t>
            </w:r>
          </w:p>
        </w:tc>
        <w:tc>
          <w:tcPr>
            <w:tcW w:w="1600" w:type="dxa"/>
            <w:noWrap/>
            <w:vAlign w:val="center"/>
          </w:tcPr>
          <w:p w14:paraId="5AFE4B95"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1.01 [0.0600, 50.3]</w:t>
            </w:r>
          </w:p>
        </w:tc>
        <w:tc>
          <w:tcPr>
            <w:tcW w:w="1750" w:type="dxa"/>
            <w:noWrap/>
            <w:vAlign w:val="center"/>
          </w:tcPr>
          <w:p w14:paraId="68A66FAA"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1.18 [0.0210, 104]</w:t>
            </w:r>
          </w:p>
        </w:tc>
        <w:tc>
          <w:tcPr>
            <w:tcW w:w="1600" w:type="dxa"/>
            <w:noWrap/>
            <w:vAlign w:val="center"/>
          </w:tcPr>
          <w:p w14:paraId="5416B31C"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0.918 [0.0160, 50.3]</w:t>
            </w:r>
          </w:p>
        </w:tc>
        <w:tc>
          <w:tcPr>
            <w:tcW w:w="1750" w:type="dxa"/>
            <w:noWrap/>
            <w:vAlign w:val="center"/>
          </w:tcPr>
          <w:p w14:paraId="05E217A9"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0.984 [0.0210, 104]</w:t>
            </w:r>
          </w:p>
        </w:tc>
        <w:tc>
          <w:tcPr>
            <w:tcW w:w="1193" w:type="dxa"/>
          </w:tcPr>
          <w:p w14:paraId="4DB263BE" w14:textId="77777777" w:rsidR="0064728B" w:rsidRPr="0055104B" w:rsidRDefault="0064728B" w:rsidP="00D84FBB">
            <w:pPr>
              <w:rPr>
                <w:rFonts w:ascii="Arial" w:eastAsia="Times New Roman" w:hAnsi="Arial" w:cs="Arial"/>
                <w:color w:val="000000"/>
              </w:rPr>
            </w:pPr>
          </w:p>
        </w:tc>
      </w:tr>
      <w:tr w:rsidR="0064728B" w:rsidRPr="0055104B" w14:paraId="2590C9E4" w14:textId="77777777" w:rsidTr="0055104B">
        <w:trPr>
          <w:trHeight w:val="300"/>
        </w:trPr>
        <w:tc>
          <w:tcPr>
            <w:tcW w:w="2012" w:type="dxa"/>
            <w:noWrap/>
          </w:tcPr>
          <w:p w14:paraId="2E665F3B" w14:textId="77777777" w:rsidR="0064728B" w:rsidRPr="0055104B" w:rsidRDefault="0064728B" w:rsidP="00D84FBB">
            <w:pPr>
              <w:rPr>
                <w:rFonts w:ascii="Arial" w:eastAsia="Times New Roman" w:hAnsi="Arial" w:cs="Arial"/>
                <w:color w:val="000000"/>
              </w:rPr>
            </w:pPr>
            <w:r w:rsidRPr="0055104B">
              <w:rPr>
                <w:rFonts w:ascii="Arial" w:eastAsia="Times New Roman" w:hAnsi="Arial" w:cs="Arial"/>
                <w:color w:val="000000"/>
              </w:rPr>
              <w:t xml:space="preserve">  Missing</w:t>
            </w:r>
          </w:p>
        </w:tc>
        <w:tc>
          <w:tcPr>
            <w:tcW w:w="1750" w:type="dxa"/>
            <w:noWrap/>
            <w:vAlign w:val="center"/>
          </w:tcPr>
          <w:p w14:paraId="28603207"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15 (38.5%)</w:t>
            </w:r>
          </w:p>
        </w:tc>
        <w:tc>
          <w:tcPr>
            <w:tcW w:w="1750" w:type="dxa"/>
            <w:noWrap/>
            <w:vAlign w:val="center"/>
          </w:tcPr>
          <w:p w14:paraId="0D6BF6FC"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15 (45.5%)</w:t>
            </w:r>
          </w:p>
        </w:tc>
        <w:tc>
          <w:tcPr>
            <w:tcW w:w="1600" w:type="dxa"/>
            <w:noWrap/>
            <w:vAlign w:val="center"/>
          </w:tcPr>
          <w:p w14:paraId="01EEDD1E"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38 (50.0%)</w:t>
            </w:r>
          </w:p>
        </w:tc>
        <w:tc>
          <w:tcPr>
            <w:tcW w:w="1750" w:type="dxa"/>
            <w:noWrap/>
            <w:vAlign w:val="center"/>
          </w:tcPr>
          <w:p w14:paraId="43A58AE2"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15 (44.1%)</w:t>
            </w:r>
          </w:p>
        </w:tc>
        <w:tc>
          <w:tcPr>
            <w:tcW w:w="1600" w:type="dxa"/>
            <w:noWrap/>
            <w:vAlign w:val="center"/>
          </w:tcPr>
          <w:p w14:paraId="40CDE8C7"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53 (46.1%)</w:t>
            </w:r>
          </w:p>
        </w:tc>
        <w:tc>
          <w:tcPr>
            <w:tcW w:w="1750" w:type="dxa"/>
            <w:noWrap/>
            <w:vAlign w:val="center"/>
          </w:tcPr>
          <w:p w14:paraId="3668019F"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30 (44.8%)</w:t>
            </w:r>
          </w:p>
        </w:tc>
        <w:tc>
          <w:tcPr>
            <w:tcW w:w="1193" w:type="dxa"/>
          </w:tcPr>
          <w:p w14:paraId="4F12F6BF" w14:textId="77777777" w:rsidR="0064728B" w:rsidRPr="0055104B" w:rsidRDefault="0064728B" w:rsidP="00D84FBB">
            <w:pPr>
              <w:rPr>
                <w:rFonts w:ascii="Arial" w:eastAsia="Times New Roman" w:hAnsi="Arial" w:cs="Arial"/>
                <w:color w:val="000000"/>
              </w:rPr>
            </w:pPr>
          </w:p>
        </w:tc>
      </w:tr>
    </w:tbl>
    <w:p w14:paraId="52F9FB43" w14:textId="53D26678" w:rsidR="007B13EF" w:rsidRPr="0055104B" w:rsidRDefault="007B13EF" w:rsidP="00D837DC">
      <w:pPr>
        <w:jc w:val="both"/>
        <w:rPr>
          <w:rFonts w:ascii="Arial" w:hAnsi="Arial" w:cs="Arial"/>
        </w:rPr>
      </w:pPr>
      <w:r w:rsidRPr="0055104B">
        <w:rPr>
          <w:rFonts w:ascii="Arial" w:hAnsi="Arial" w:cs="Arial"/>
        </w:rPr>
        <w:br w:type="page"/>
      </w:r>
    </w:p>
    <w:p w14:paraId="73D7B0F3" w14:textId="77777777" w:rsidR="007B13EF" w:rsidRPr="0055104B" w:rsidRDefault="007B13EF" w:rsidP="00D837DC">
      <w:pPr>
        <w:jc w:val="both"/>
        <w:rPr>
          <w:rFonts w:ascii="Arial" w:hAnsi="Arial" w:cs="Arial"/>
        </w:rPr>
      </w:pPr>
    </w:p>
    <w:tbl>
      <w:tblPr>
        <w:tblStyle w:val="GridTable1Light"/>
        <w:tblW w:w="12865" w:type="dxa"/>
        <w:tblLook w:val="0620" w:firstRow="1" w:lastRow="0" w:firstColumn="0" w:lastColumn="0" w:noHBand="1" w:noVBand="1"/>
      </w:tblPr>
      <w:tblGrid>
        <w:gridCol w:w="2012"/>
        <w:gridCol w:w="1583"/>
        <w:gridCol w:w="1620"/>
        <w:gridCol w:w="1710"/>
        <w:gridCol w:w="1710"/>
        <w:gridCol w:w="1620"/>
        <w:gridCol w:w="1710"/>
        <w:gridCol w:w="900"/>
      </w:tblGrid>
      <w:tr w:rsidR="00105CB5" w:rsidRPr="0055104B" w14:paraId="0834C49B" w14:textId="04160F45" w:rsidTr="0055104B">
        <w:trPr>
          <w:cnfStyle w:val="100000000000" w:firstRow="1" w:lastRow="0" w:firstColumn="0" w:lastColumn="0" w:oddVBand="0" w:evenVBand="0" w:oddHBand="0" w:evenHBand="0" w:firstRowFirstColumn="0" w:firstRowLastColumn="0" w:lastRowFirstColumn="0" w:lastRowLastColumn="0"/>
          <w:trHeight w:val="300"/>
        </w:trPr>
        <w:tc>
          <w:tcPr>
            <w:tcW w:w="12865" w:type="dxa"/>
            <w:gridSpan w:val="8"/>
            <w:noWrap/>
          </w:tcPr>
          <w:p w14:paraId="5D547CCB" w14:textId="39DAC2B9" w:rsidR="00105CB5" w:rsidRPr="0055104B" w:rsidRDefault="00105CB5" w:rsidP="00EE3A65">
            <w:pPr>
              <w:tabs>
                <w:tab w:val="left" w:pos="488"/>
              </w:tabs>
              <w:jc w:val="both"/>
              <w:rPr>
                <w:rFonts w:ascii="Arial" w:eastAsia="Times New Roman" w:hAnsi="Arial" w:cs="Arial"/>
                <w:color w:val="000000"/>
              </w:rPr>
            </w:pPr>
            <w:r w:rsidRPr="0055104B">
              <w:rPr>
                <w:rFonts w:ascii="Arial" w:eastAsia="Times New Roman" w:hAnsi="Arial" w:cs="Arial"/>
                <w:color w:val="000000"/>
              </w:rPr>
              <w:t xml:space="preserve">Table </w:t>
            </w:r>
            <w:r w:rsidR="0064728B" w:rsidRPr="0055104B">
              <w:rPr>
                <w:rFonts w:ascii="Arial" w:eastAsia="Times New Roman" w:hAnsi="Arial" w:cs="Arial"/>
                <w:color w:val="000000"/>
              </w:rPr>
              <w:t>6</w:t>
            </w:r>
            <w:r w:rsidRPr="0055104B">
              <w:rPr>
                <w:rFonts w:ascii="Arial" w:eastAsia="Times New Roman" w:hAnsi="Arial" w:cs="Arial"/>
                <w:color w:val="000000"/>
              </w:rPr>
              <w:t>. Patient hospital disposition after admission</w:t>
            </w:r>
          </w:p>
        </w:tc>
      </w:tr>
      <w:tr w:rsidR="00105CB5" w:rsidRPr="0055104B" w14:paraId="173DECF4" w14:textId="077E254B" w:rsidTr="0055104B">
        <w:trPr>
          <w:trHeight w:val="300"/>
        </w:trPr>
        <w:tc>
          <w:tcPr>
            <w:tcW w:w="2012" w:type="dxa"/>
            <w:vMerge w:val="restart"/>
            <w:noWrap/>
          </w:tcPr>
          <w:p w14:paraId="6B6730EB" w14:textId="77777777" w:rsidR="00105CB5" w:rsidRPr="0055104B" w:rsidRDefault="00105CB5" w:rsidP="00EE3A65">
            <w:pPr>
              <w:jc w:val="center"/>
              <w:rPr>
                <w:rFonts w:ascii="Arial" w:eastAsia="Times New Roman" w:hAnsi="Arial" w:cs="Arial"/>
                <w:color w:val="000000"/>
                <w:kern w:val="0"/>
                <w14:ligatures w14:val="none"/>
              </w:rPr>
            </w:pPr>
          </w:p>
        </w:tc>
        <w:tc>
          <w:tcPr>
            <w:tcW w:w="3203" w:type="dxa"/>
            <w:gridSpan w:val="2"/>
            <w:noWrap/>
            <w:hideMark/>
          </w:tcPr>
          <w:p w14:paraId="70CC9391"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No Covid</w:t>
            </w:r>
          </w:p>
        </w:tc>
        <w:tc>
          <w:tcPr>
            <w:tcW w:w="3420" w:type="dxa"/>
            <w:gridSpan w:val="2"/>
            <w:noWrap/>
            <w:hideMark/>
          </w:tcPr>
          <w:p w14:paraId="7346069A"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COVID</w:t>
            </w:r>
          </w:p>
        </w:tc>
        <w:tc>
          <w:tcPr>
            <w:tcW w:w="3330" w:type="dxa"/>
            <w:gridSpan w:val="2"/>
            <w:noWrap/>
            <w:hideMark/>
          </w:tcPr>
          <w:p w14:paraId="6078358F"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Overall</w:t>
            </w:r>
          </w:p>
        </w:tc>
        <w:tc>
          <w:tcPr>
            <w:tcW w:w="900" w:type="dxa"/>
            <w:vMerge w:val="restart"/>
          </w:tcPr>
          <w:p w14:paraId="0D69507E" w14:textId="27F4D9C4" w:rsidR="00105CB5" w:rsidRPr="0055104B" w:rsidRDefault="00105CB5" w:rsidP="00EE3A65">
            <w:pPr>
              <w:jc w:val="center"/>
              <w:rPr>
                <w:rFonts w:ascii="Arial" w:eastAsia="Times New Roman" w:hAnsi="Arial" w:cs="Arial"/>
                <w:b/>
                <w:bCs/>
                <w:color w:val="000000"/>
              </w:rPr>
            </w:pPr>
            <w:r w:rsidRPr="0055104B">
              <w:rPr>
                <w:rFonts w:ascii="Arial" w:eastAsia="Times New Roman" w:hAnsi="Arial" w:cs="Arial"/>
                <w:color w:val="000000"/>
              </w:rPr>
              <w:t>p-Value</w:t>
            </w:r>
          </w:p>
        </w:tc>
      </w:tr>
      <w:tr w:rsidR="00105CB5" w:rsidRPr="0055104B" w14:paraId="088712E3" w14:textId="2E7F9D94" w:rsidTr="0055104B">
        <w:trPr>
          <w:trHeight w:val="300"/>
        </w:trPr>
        <w:tc>
          <w:tcPr>
            <w:tcW w:w="2012" w:type="dxa"/>
            <w:vMerge/>
            <w:noWrap/>
            <w:hideMark/>
          </w:tcPr>
          <w:p w14:paraId="3DB7FE52" w14:textId="77777777" w:rsidR="00105CB5" w:rsidRPr="0055104B" w:rsidRDefault="00105CB5" w:rsidP="00EE3A65">
            <w:pPr>
              <w:jc w:val="center"/>
              <w:rPr>
                <w:rFonts w:ascii="Arial" w:eastAsia="Times New Roman" w:hAnsi="Arial" w:cs="Arial"/>
                <w:color w:val="000000"/>
                <w:kern w:val="0"/>
                <w14:ligatures w14:val="none"/>
              </w:rPr>
            </w:pPr>
          </w:p>
        </w:tc>
        <w:tc>
          <w:tcPr>
            <w:tcW w:w="1583" w:type="dxa"/>
            <w:noWrap/>
            <w:hideMark/>
          </w:tcPr>
          <w:p w14:paraId="56A453AC"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No DM</w:t>
            </w:r>
          </w:p>
          <w:p w14:paraId="792ADD0D"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(N=39)</w:t>
            </w:r>
          </w:p>
        </w:tc>
        <w:tc>
          <w:tcPr>
            <w:tcW w:w="1620" w:type="dxa"/>
            <w:noWrap/>
            <w:hideMark/>
          </w:tcPr>
          <w:p w14:paraId="7C6F2751"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Any DM</w:t>
            </w:r>
          </w:p>
          <w:p w14:paraId="4F444855"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(N=33)</w:t>
            </w:r>
          </w:p>
        </w:tc>
        <w:tc>
          <w:tcPr>
            <w:tcW w:w="1710" w:type="dxa"/>
            <w:noWrap/>
            <w:hideMark/>
          </w:tcPr>
          <w:p w14:paraId="0997D31A"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No DM</w:t>
            </w:r>
          </w:p>
          <w:p w14:paraId="208A4757"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(N=76)</w:t>
            </w:r>
          </w:p>
        </w:tc>
        <w:tc>
          <w:tcPr>
            <w:tcW w:w="1710" w:type="dxa"/>
            <w:noWrap/>
            <w:hideMark/>
          </w:tcPr>
          <w:p w14:paraId="73DFA59A"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Any DM</w:t>
            </w:r>
          </w:p>
          <w:p w14:paraId="65E0EC58"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(N=34)</w:t>
            </w:r>
          </w:p>
        </w:tc>
        <w:tc>
          <w:tcPr>
            <w:tcW w:w="1620" w:type="dxa"/>
            <w:noWrap/>
            <w:hideMark/>
          </w:tcPr>
          <w:p w14:paraId="00D7DF4A"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No DM</w:t>
            </w:r>
          </w:p>
          <w:p w14:paraId="749DBBE6"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(N=115)</w:t>
            </w:r>
          </w:p>
        </w:tc>
        <w:tc>
          <w:tcPr>
            <w:tcW w:w="1710" w:type="dxa"/>
            <w:noWrap/>
            <w:hideMark/>
          </w:tcPr>
          <w:p w14:paraId="623E523A"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Any DM</w:t>
            </w:r>
          </w:p>
          <w:p w14:paraId="0BE56133"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(N=67)</w:t>
            </w:r>
          </w:p>
        </w:tc>
        <w:tc>
          <w:tcPr>
            <w:tcW w:w="900" w:type="dxa"/>
            <w:vMerge/>
          </w:tcPr>
          <w:p w14:paraId="70CD06DC" w14:textId="77777777" w:rsidR="00105CB5" w:rsidRPr="0055104B" w:rsidRDefault="00105CB5" w:rsidP="00EE3A65">
            <w:pPr>
              <w:jc w:val="center"/>
              <w:rPr>
                <w:rFonts w:ascii="Arial" w:eastAsia="Times New Roman" w:hAnsi="Arial" w:cs="Arial"/>
                <w:color w:val="000000"/>
              </w:rPr>
            </w:pPr>
          </w:p>
        </w:tc>
      </w:tr>
      <w:tr w:rsidR="005D68CA" w:rsidRPr="0055104B" w14:paraId="47BD5460" w14:textId="0627EC46" w:rsidTr="0055104B">
        <w:trPr>
          <w:trHeight w:val="300"/>
        </w:trPr>
        <w:tc>
          <w:tcPr>
            <w:tcW w:w="2012" w:type="dxa"/>
            <w:noWrap/>
            <w:hideMark/>
          </w:tcPr>
          <w:p w14:paraId="40EC4D7B"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Critical Care</w:t>
            </w:r>
          </w:p>
        </w:tc>
        <w:tc>
          <w:tcPr>
            <w:tcW w:w="1583" w:type="dxa"/>
            <w:noWrap/>
            <w:hideMark/>
          </w:tcPr>
          <w:p w14:paraId="4465384E"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14 (35.9%)</w:t>
            </w:r>
          </w:p>
        </w:tc>
        <w:tc>
          <w:tcPr>
            <w:tcW w:w="1620" w:type="dxa"/>
            <w:noWrap/>
            <w:hideMark/>
          </w:tcPr>
          <w:p w14:paraId="7A2DF341" w14:textId="77777777" w:rsidR="005D68CA" w:rsidRPr="0055104B" w:rsidRDefault="005D68CA" w:rsidP="00EE3A65">
            <w:pPr>
              <w:rPr>
                <w:rFonts w:ascii="Arial" w:eastAsia="Times New Roman" w:hAnsi="Arial" w:cs="Arial"/>
                <w:kern w:val="0"/>
                <w14:ligatures w14:val="none"/>
              </w:rPr>
            </w:pPr>
            <w:r w:rsidRPr="0055104B">
              <w:rPr>
                <w:rFonts w:ascii="Arial" w:eastAsia="Times New Roman" w:hAnsi="Arial" w:cs="Arial"/>
                <w:color w:val="000000"/>
              </w:rPr>
              <w:t>6 (18.2%)</w:t>
            </w:r>
          </w:p>
        </w:tc>
        <w:tc>
          <w:tcPr>
            <w:tcW w:w="1710" w:type="dxa"/>
            <w:noWrap/>
            <w:hideMark/>
          </w:tcPr>
          <w:p w14:paraId="4FDA0C88" w14:textId="77777777" w:rsidR="005D68CA" w:rsidRPr="0055104B" w:rsidRDefault="005D68CA" w:rsidP="00EE3A65">
            <w:pPr>
              <w:rPr>
                <w:rFonts w:ascii="Arial" w:eastAsia="Times New Roman" w:hAnsi="Arial" w:cs="Arial"/>
                <w:kern w:val="0"/>
                <w14:ligatures w14:val="none"/>
              </w:rPr>
            </w:pPr>
            <w:r w:rsidRPr="0055104B">
              <w:rPr>
                <w:rFonts w:ascii="Arial" w:eastAsia="Times New Roman" w:hAnsi="Arial" w:cs="Arial"/>
                <w:color w:val="000000"/>
              </w:rPr>
              <w:t>6 (7.9%)</w:t>
            </w:r>
          </w:p>
        </w:tc>
        <w:tc>
          <w:tcPr>
            <w:tcW w:w="1710" w:type="dxa"/>
            <w:noWrap/>
            <w:hideMark/>
          </w:tcPr>
          <w:p w14:paraId="7B1FAA6C" w14:textId="77777777" w:rsidR="005D68CA" w:rsidRPr="0055104B" w:rsidRDefault="005D68CA" w:rsidP="00EE3A65">
            <w:pPr>
              <w:rPr>
                <w:rFonts w:ascii="Arial" w:eastAsia="Times New Roman" w:hAnsi="Arial" w:cs="Arial"/>
                <w:kern w:val="0"/>
                <w14:ligatures w14:val="none"/>
              </w:rPr>
            </w:pPr>
            <w:r w:rsidRPr="0055104B">
              <w:rPr>
                <w:rFonts w:ascii="Arial" w:eastAsia="Times New Roman" w:hAnsi="Arial" w:cs="Arial"/>
                <w:color w:val="000000"/>
              </w:rPr>
              <w:t>7 (20.6%)</w:t>
            </w:r>
          </w:p>
        </w:tc>
        <w:tc>
          <w:tcPr>
            <w:tcW w:w="1620" w:type="dxa"/>
            <w:noWrap/>
            <w:hideMark/>
          </w:tcPr>
          <w:p w14:paraId="08D9FC74" w14:textId="77777777" w:rsidR="005D68CA" w:rsidRPr="0055104B" w:rsidRDefault="005D68CA" w:rsidP="00EE3A65">
            <w:pPr>
              <w:rPr>
                <w:rFonts w:ascii="Arial" w:eastAsia="Times New Roman" w:hAnsi="Arial" w:cs="Arial"/>
                <w:kern w:val="0"/>
                <w14:ligatures w14:val="none"/>
              </w:rPr>
            </w:pPr>
            <w:r w:rsidRPr="0055104B">
              <w:rPr>
                <w:rFonts w:ascii="Arial" w:eastAsia="Times New Roman" w:hAnsi="Arial" w:cs="Arial"/>
                <w:color w:val="000000"/>
              </w:rPr>
              <w:t>20 (17.4%)</w:t>
            </w:r>
          </w:p>
        </w:tc>
        <w:tc>
          <w:tcPr>
            <w:tcW w:w="1710" w:type="dxa"/>
            <w:noWrap/>
            <w:hideMark/>
          </w:tcPr>
          <w:p w14:paraId="2DB6B480" w14:textId="77777777" w:rsidR="005D68CA" w:rsidRPr="0055104B" w:rsidRDefault="005D68CA" w:rsidP="00EE3A65">
            <w:pPr>
              <w:rPr>
                <w:rFonts w:ascii="Arial" w:eastAsia="Times New Roman" w:hAnsi="Arial" w:cs="Arial"/>
                <w:kern w:val="0"/>
                <w14:ligatures w14:val="none"/>
              </w:rPr>
            </w:pPr>
            <w:r w:rsidRPr="0055104B">
              <w:rPr>
                <w:rFonts w:ascii="Arial" w:eastAsia="Times New Roman" w:hAnsi="Arial" w:cs="Arial"/>
                <w:color w:val="000000"/>
              </w:rPr>
              <w:t>13 (19.4%)</w:t>
            </w:r>
          </w:p>
        </w:tc>
        <w:tc>
          <w:tcPr>
            <w:tcW w:w="900" w:type="dxa"/>
          </w:tcPr>
          <w:p w14:paraId="449FDC45" w14:textId="1E0D724A" w:rsidR="005D68CA" w:rsidRPr="0055104B" w:rsidRDefault="00105CB5" w:rsidP="00EE3A65">
            <w:pPr>
              <w:rPr>
                <w:rFonts w:ascii="Arial" w:eastAsia="Times New Roman" w:hAnsi="Arial" w:cs="Arial"/>
                <w:color w:val="000000"/>
              </w:rPr>
            </w:pPr>
            <w:r w:rsidRPr="0055104B">
              <w:rPr>
                <w:rFonts w:ascii="Arial" w:eastAsia="Times New Roman" w:hAnsi="Arial" w:cs="Arial"/>
                <w:color w:val="000000"/>
              </w:rPr>
              <w:t>0.003</w:t>
            </w:r>
          </w:p>
        </w:tc>
      </w:tr>
      <w:tr w:rsidR="005D68CA" w:rsidRPr="0055104B" w14:paraId="6B027F07" w14:textId="656C8F1E" w:rsidTr="0055104B">
        <w:trPr>
          <w:trHeight w:val="300"/>
        </w:trPr>
        <w:tc>
          <w:tcPr>
            <w:tcW w:w="2012" w:type="dxa"/>
            <w:noWrap/>
            <w:hideMark/>
          </w:tcPr>
          <w:p w14:paraId="455AC6C9"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ICU LOS</w:t>
            </w:r>
          </w:p>
        </w:tc>
        <w:tc>
          <w:tcPr>
            <w:tcW w:w="1583" w:type="dxa"/>
            <w:noWrap/>
            <w:hideMark/>
          </w:tcPr>
          <w:p w14:paraId="4688D3AD" w14:textId="77777777" w:rsidR="005D68CA" w:rsidRPr="0055104B" w:rsidRDefault="005D68CA" w:rsidP="00EE3A65">
            <w:pPr>
              <w:rPr>
                <w:rFonts w:ascii="Arial" w:eastAsia="Times New Roman" w:hAnsi="Arial" w:cs="Arial"/>
                <w:color w:val="000000"/>
                <w:kern w:val="0"/>
                <w14:ligatures w14:val="none"/>
              </w:rPr>
            </w:pPr>
          </w:p>
        </w:tc>
        <w:tc>
          <w:tcPr>
            <w:tcW w:w="1620" w:type="dxa"/>
            <w:noWrap/>
            <w:hideMark/>
          </w:tcPr>
          <w:p w14:paraId="0A2D78B4" w14:textId="77777777" w:rsidR="005D68CA" w:rsidRPr="0055104B" w:rsidRDefault="005D68CA" w:rsidP="00EE3A65">
            <w:pPr>
              <w:rPr>
                <w:rFonts w:ascii="Arial" w:eastAsia="Times New Roman" w:hAnsi="Arial" w:cs="Arial"/>
                <w:kern w:val="0"/>
                <w14:ligatures w14:val="none"/>
              </w:rPr>
            </w:pPr>
          </w:p>
        </w:tc>
        <w:tc>
          <w:tcPr>
            <w:tcW w:w="1710" w:type="dxa"/>
            <w:noWrap/>
            <w:hideMark/>
          </w:tcPr>
          <w:p w14:paraId="0D7C579A" w14:textId="77777777" w:rsidR="005D68CA" w:rsidRPr="0055104B" w:rsidRDefault="005D68CA" w:rsidP="00EE3A65">
            <w:pPr>
              <w:rPr>
                <w:rFonts w:ascii="Arial" w:eastAsia="Times New Roman" w:hAnsi="Arial" w:cs="Arial"/>
                <w:kern w:val="0"/>
                <w14:ligatures w14:val="none"/>
              </w:rPr>
            </w:pPr>
          </w:p>
        </w:tc>
        <w:tc>
          <w:tcPr>
            <w:tcW w:w="1710" w:type="dxa"/>
            <w:noWrap/>
            <w:hideMark/>
          </w:tcPr>
          <w:p w14:paraId="763969FC" w14:textId="77777777" w:rsidR="005D68CA" w:rsidRPr="0055104B" w:rsidRDefault="005D68CA" w:rsidP="00EE3A65">
            <w:pPr>
              <w:rPr>
                <w:rFonts w:ascii="Arial" w:eastAsia="Times New Roman" w:hAnsi="Arial" w:cs="Arial"/>
                <w:kern w:val="0"/>
                <w14:ligatures w14:val="none"/>
              </w:rPr>
            </w:pPr>
          </w:p>
        </w:tc>
        <w:tc>
          <w:tcPr>
            <w:tcW w:w="1620" w:type="dxa"/>
            <w:noWrap/>
            <w:hideMark/>
          </w:tcPr>
          <w:p w14:paraId="13A3EDD9" w14:textId="77777777" w:rsidR="005D68CA" w:rsidRPr="0055104B" w:rsidRDefault="005D68CA" w:rsidP="00EE3A65">
            <w:pPr>
              <w:rPr>
                <w:rFonts w:ascii="Arial" w:eastAsia="Times New Roman" w:hAnsi="Arial" w:cs="Arial"/>
                <w:kern w:val="0"/>
                <w14:ligatures w14:val="none"/>
              </w:rPr>
            </w:pPr>
          </w:p>
        </w:tc>
        <w:tc>
          <w:tcPr>
            <w:tcW w:w="1710" w:type="dxa"/>
            <w:noWrap/>
            <w:hideMark/>
          </w:tcPr>
          <w:p w14:paraId="12E856B5" w14:textId="77777777" w:rsidR="005D68CA" w:rsidRPr="0055104B" w:rsidRDefault="005D68CA" w:rsidP="00EE3A65">
            <w:pPr>
              <w:rPr>
                <w:rFonts w:ascii="Arial" w:eastAsia="Times New Roman" w:hAnsi="Arial" w:cs="Arial"/>
                <w:kern w:val="0"/>
                <w14:ligatures w14:val="none"/>
              </w:rPr>
            </w:pPr>
          </w:p>
        </w:tc>
        <w:tc>
          <w:tcPr>
            <w:tcW w:w="900" w:type="dxa"/>
          </w:tcPr>
          <w:p w14:paraId="10BB4C57" w14:textId="53F6F67F" w:rsidR="005D68CA" w:rsidRPr="0055104B" w:rsidRDefault="00105CB5" w:rsidP="00EE3A65">
            <w:pPr>
              <w:rPr>
                <w:rFonts w:ascii="Arial" w:eastAsia="Times New Roman" w:hAnsi="Arial" w:cs="Arial"/>
              </w:rPr>
            </w:pPr>
            <w:r w:rsidRPr="0055104B">
              <w:rPr>
                <w:rFonts w:ascii="Arial" w:eastAsia="Times New Roman" w:hAnsi="Arial" w:cs="Arial"/>
              </w:rPr>
              <w:t>0.309</w:t>
            </w:r>
          </w:p>
        </w:tc>
      </w:tr>
      <w:tr w:rsidR="005D68CA" w:rsidRPr="0055104B" w14:paraId="78ADF254" w14:textId="602ADFFD" w:rsidTr="0055104B">
        <w:trPr>
          <w:trHeight w:val="300"/>
        </w:trPr>
        <w:tc>
          <w:tcPr>
            <w:tcW w:w="2012" w:type="dxa"/>
            <w:noWrap/>
            <w:hideMark/>
          </w:tcPr>
          <w:p w14:paraId="59D018D1"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583" w:type="dxa"/>
            <w:noWrap/>
            <w:hideMark/>
          </w:tcPr>
          <w:p w14:paraId="1F54EBB6"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2.90 (7.36)</w:t>
            </w:r>
          </w:p>
        </w:tc>
        <w:tc>
          <w:tcPr>
            <w:tcW w:w="1620" w:type="dxa"/>
            <w:noWrap/>
            <w:hideMark/>
          </w:tcPr>
          <w:p w14:paraId="17E35A2B"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1.55 (4.40)</w:t>
            </w:r>
          </w:p>
        </w:tc>
        <w:tc>
          <w:tcPr>
            <w:tcW w:w="1710" w:type="dxa"/>
            <w:noWrap/>
            <w:hideMark/>
          </w:tcPr>
          <w:p w14:paraId="0806EE2E"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0.553 (2.50)</w:t>
            </w:r>
          </w:p>
        </w:tc>
        <w:tc>
          <w:tcPr>
            <w:tcW w:w="1710" w:type="dxa"/>
            <w:noWrap/>
            <w:hideMark/>
          </w:tcPr>
          <w:p w14:paraId="0CEC03ED"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2.91 (8.60)</w:t>
            </w:r>
          </w:p>
        </w:tc>
        <w:tc>
          <w:tcPr>
            <w:tcW w:w="1620" w:type="dxa"/>
            <w:noWrap/>
            <w:hideMark/>
          </w:tcPr>
          <w:p w14:paraId="555F4AD3"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1.35 (4.84)</w:t>
            </w:r>
          </w:p>
        </w:tc>
        <w:tc>
          <w:tcPr>
            <w:tcW w:w="1710" w:type="dxa"/>
            <w:noWrap/>
            <w:hideMark/>
          </w:tcPr>
          <w:p w14:paraId="43C6758A"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2.24 (6.84)</w:t>
            </w:r>
          </w:p>
        </w:tc>
        <w:tc>
          <w:tcPr>
            <w:tcW w:w="900" w:type="dxa"/>
          </w:tcPr>
          <w:p w14:paraId="67DFC9D2" w14:textId="77777777" w:rsidR="005D68CA" w:rsidRPr="0055104B" w:rsidRDefault="005D68CA" w:rsidP="00EE3A65">
            <w:pPr>
              <w:rPr>
                <w:rFonts w:ascii="Arial" w:eastAsia="Times New Roman" w:hAnsi="Arial" w:cs="Arial"/>
                <w:color w:val="000000"/>
              </w:rPr>
            </w:pPr>
          </w:p>
        </w:tc>
      </w:tr>
      <w:tr w:rsidR="005D68CA" w:rsidRPr="0055104B" w14:paraId="7D52FA04" w14:textId="084AF5AB" w:rsidTr="0055104B">
        <w:trPr>
          <w:trHeight w:val="300"/>
        </w:trPr>
        <w:tc>
          <w:tcPr>
            <w:tcW w:w="2012" w:type="dxa"/>
            <w:noWrap/>
            <w:hideMark/>
          </w:tcPr>
          <w:p w14:paraId="44368943"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583" w:type="dxa"/>
            <w:noWrap/>
            <w:hideMark/>
          </w:tcPr>
          <w:p w14:paraId="7B3C95D8"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0 [0, 43.0]</w:t>
            </w:r>
          </w:p>
        </w:tc>
        <w:tc>
          <w:tcPr>
            <w:tcW w:w="1620" w:type="dxa"/>
            <w:noWrap/>
            <w:hideMark/>
          </w:tcPr>
          <w:p w14:paraId="5E4D7CBF"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0 [0, 20.0]</w:t>
            </w:r>
          </w:p>
        </w:tc>
        <w:tc>
          <w:tcPr>
            <w:tcW w:w="1710" w:type="dxa"/>
            <w:noWrap/>
            <w:hideMark/>
          </w:tcPr>
          <w:p w14:paraId="5DB7A033"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0 [0, 19.0]</w:t>
            </w:r>
          </w:p>
        </w:tc>
        <w:tc>
          <w:tcPr>
            <w:tcW w:w="1710" w:type="dxa"/>
            <w:noWrap/>
            <w:hideMark/>
          </w:tcPr>
          <w:p w14:paraId="6889A52F"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0 [0, 47.0]</w:t>
            </w:r>
          </w:p>
        </w:tc>
        <w:tc>
          <w:tcPr>
            <w:tcW w:w="1620" w:type="dxa"/>
            <w:noWrap/>
            <w:hideMark/>
          </w:tcPr>
          <w:p w14:paraId="0392E20E"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0 [0, 43.0]</w:t>
            </w:r>
          </w:p>
        </w:tc>
        <w:tc>
          <w:tcPr>
            <w:tcW w:w="1710" w:type="dxa"/>
            <w:noWrap/>
            <w:hideMark/>
          </w:tcPr>
          <w:p w14:paraId="34F6EEBB"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0 [0, 47.0]</w:t>
            </w:r>
          </w:p>
        </w:tc>
        <w:tc>
          <w:tcPr>
            <w:tcW w:w="900" w:type="dxa"/>
          </w:tcPr>
          <w:p w14:paraId="3EBF4F94" w14:textId="77777777" w:rsidR="005D68CA" w:rsidRPr="0055104B" w:rsidRDefault="005D68CA" w:rsidP="00EE3A65">
            <w:pPr>
              <w:rPr>
                <w:rFonts w:ascii="Arial" w:eastAsia="Times New Roman" w:hAnsi="Arial" w:cs="Arial"/>
                <w:color w:val="000000"/>
              </w:rPr>
            </w:pPr>
          </w:p>
        </w:tc>
      </w:tr>
      <w:tr w:rsidR="005D68CA" w:rsidRPr="0055104B" w14:paraId="583AD40F" w14:textId="13236D02" w:rsidTr="0055104B">
        <w:trPr>
          <w:trHeight w:val="300"/>
        </w:trPr>
        <w:tc>
          <w:tcPr>
            <w:tcW w:w="2012" w:type="dxa"/>
            <w:noWrap/>
            <w:hideMark/>
          </w:tcPr>
          <w:p w14:paraId="734E6283"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LOS</w:t>
            </w:r>
          </w:p>
        </w:tc>
        <w:tc>
          <w:tcPr>
            <w:tcW w:w="1583" w:type="dxa"/>
            <w:noWrap/>
            <w:hideMark/>
          </w:tcPr>
          <w:p w14:paraId="21263BF2" w14:textId="77777777" w:rsidR="005D68CA" w:rsidRPr="0055104B" w:rsidRDefault="005D68CA" w:rsidP="00EE3A65">
            <w:pPr>
              <w:rPr>
                <w:rFonts w:ascii="Arial" w:eastAsia="Times New Roman" w:hAnsi="Arial" w:cs="Arial"/>
                <w:color w:val="000000"/>
                <w:kern w:val="0"/>
                <w14:ligatures w14:val="none"/>
              </w:rPr>
            </w:pPr>
          </w:p>
        </w:tc>
        <w:tc>
          <w:tcPr>
            <w:tcW w:w="1620" w:type="dxa"/>
            <w:noWrap/>
            <w:hideMark/>
          </w:tcPr>
          <w:p w14:paraId="52D66C3C" w14:textId="77777777" w:rsidR="005D68CA" w:rsidRPr="0055104B" w:rsidRDefault="005D68CA" w:rsidP="00EE3A65">
            <w:pPr>
              <w:rPr>
                <w:rFonts w:ascii="Arial" w:eastAsia="Times New Roman" w:hAnsi="Arial" w:cs="Arial"/>
                <w:kern w:val="0"/>
                <w14:ligatures w14:val="none"/>
              </w:rPr>
            </w:pPr>
          </w:p>
        </w:tc>
        <w:tc>
          <w:tcPr>
            <w:tcW w:w="1710" w:type="dxa"/>
            <w:noWrap/>
            <w:hideMark/>
          </w:tcPr>
          <w:p w14:paraId="070311EB" w14:textId="77777777" w:rsidR="005D68CA" w:rsidRPr="0055104B" w:rsidRDefault="005D68CA" w:rsidP="00EE3A65">
            <w:pPr>
              <w:rPr>
                <w:rFonts w:ascii="Arial" w:eastAsia="Times New Roman" w:hAnsi="Arial" w:cs="Arial"/>
                <w:kern w:val="0"/>
                <w14:ligatures w14:val="none"/>
              </w:rPr>
            </w:pPr>
          </w:p>
        </w:tc>
        <w:tc>
          <w:tcPr>
            <w:tcW w:w="1710" w:type="dxa"/>
            <w:noWrap/>
            <w:hideMark/>
          </w:tcPr>
          <w:p w14:paraId="1BD308DD" w14:textId="77777777" w:rsidR="005D68CA" w:rsidRPr="0055104B" w:rsidRDefault="005D68CA" w:rsidP="00EE3A65">
            <w:pPr>
              <w:rPr>
                <w:rFonts w:ascii="Arial" w:eastAsia="Times New Roman" w:hAnsi="Arial" w:cs="Arial"/>
                <w:kern w:val="0"/>
                <w14:ligatures w14:val="none"/>
              </w:rPr>
            </w:pPr>
          </w:p>
        </w:tc>
        <w:tc>
          <w:tcPr>
            <w:tcW w:w="1620" w:type="dxa"/>
            <w:noWrap/>
            <w:hideMark/>
          </w:tcPr>
          <w:p w14:paraId="0A07CB5F" w14:textId="77777777" w:rsidR="005D68CA" w:rsidRPr="0055104B" w:rsidRDefault="005D68CA" w:rsidP="00EE3A65">
            <w:pPr>
              <w:rPr>
                <w:rFonts w:ascii="Arial" w:eastAsia="Times New Roman" w:hAnsi="Arial" w:cs="Arial"/>
                <w:kern w:val="0"/>
                <w14:ligatures w14:val="none"/>
              </w:rPr>
            </w:pPr>
          </w:p>
        </w:tc>
        <w:tc>
          <w:tcPr>
            <w:tcW w:w="1710" w:type="dxa"/>
            <w:noWrap/>
            <w:hideMark/>
          </w:tcPr>
          <w:p w14:paraId="6811C11E" w14:textId="77777777" w:rsidR="005D68CA" w:rsidRPr="0055104B" w:rsidRDefault="005D68CA" w:rsidP="00EE3A65">
            <w:pPr>
              <w:rPr>
                <w:rFonts w:ascii="Arial" w:eastAsia="Times New Roman" w:hAnsi="Arial" w:cs="Arial"/>
                <w:kern w:val="0"/>
                <w14:ligatures w14:val="none"/>
              </w:rPr>
            </w:pPr>
          </w:p>
        </w:tc>
        <w:tc>
          <w:tcPr>
            <w:tcW w:w="900" w:type="dxa"/>
          </w:tcPr>
          <w:p w14:paraId="511990E2" w14:textId="51E8DE1E" w:rsidR="005D68CA" w:rsidRPr="0055104B" w:rsidRDefault="00105CB5" w:rsidP="00EE3A65">
            <w:pPr>
              <w:rPr>
                <w:rFonts w:ascii="Arial" w:eastAsia="Times New Roman" w:hAnsi="Arial" w:cs="Arial"/>
              </w:rPr>
            </w:pPr>
            <w:r w:rsidRPr="0055104B">
              <w:rPr>
                <w:rFonts w:ascii="Arial" w:eastAsia="Times New Roman" w:hAnsi="Arial" w:cs="Arial"/>
              </w:rPr>
              <w:t>0.553</w:t>
            </w:r>
          </w:p>
        </w:tc>
      </w:tr>
      <w:tr w:rsidR="005D68CA" w:rsidRPr="0055104B" w14:paraId="027373C6" w14:textId="3323131C" w:rsidTr="0055104B">
        <w:trPr>
          <w:trHeight w:val="300"/>
        </w:trPr>
        <w:tc>
          <w:tcPr>
            <w:tcW w:w="2012" w:type="dxa"/>
            <w:noWrap/>
            <w:hideMark/>
          </w:tcPr>
          <w:p w14:paraId="63E61F9C"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583" w:type="dxa"/>
            <w:noWrap/>
            <w:hideMark/>
          </w:tcPr>
          <w:p w14:paraId="0E578D8D"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8.21 (9.80)</w:t>
            </w:r>
          </w:p>
        </w:tc>
        <w:tc>
          <w:tcPr>
            <w:tcW w:w="1620" w:type="dxa"/>
            <w:noWrap/>
            <w:hideMark/>
          </w:tcPr>
          <w:p w14:paraId="4FDE0096"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9.48 (8.61)</w:t>
            </w:r>
          </w:p>
        </w:tc>
        <w:tc>
          <w:tcPr>
            <w:tcW w:w="1710" w:type="dxa"/>
            <w:noWrap/>
            <w:hideMark/>
          </w:tcPr>
          <w:p w14:paraId="12C95456"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6.70 (7.91)</w:t>
            </w:r>
          </w:p>
        </w:tc>
        <w:tc>
          <w:tcPr>
            <w:tcW w:w="1710" w:type="dxa"/>
            <w:noWrap/>
            <w:hideMark/>
          </w:tcPr>
          <w:p w14:paraId="50B5128D"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8.71 (11.1)</w:t>
            </w:r>
          </w:p>
        </w:tc>
        <w:tc>
          <w:tcPr>
            <w:tcW w:w="1620" w:type="dxa"/>
            <w:noWrap/>
            <w:hideMark/>
          </w:tcPr>
          <w:p w14:paraId="4D95849D"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7.21 (8.58)</w:t>
            </w:r>
          </w:p>
        </w:tc>
        <w:tc>
          <w:tcPr>
            <w:tcW w:w="1710" w:type="dxa"/>
            <w:noWrap/>
            <w:hideMark/>
          </w:tcPr>
          <w:p w14:paraId="7C0D4942"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9.09 (9.89)</w:t>
            </w:r>
          </w:p>
        </w:tc>
        <w:tc>
          <w:tcPr>
            <w:tcW w:w="900" w:type="dxa"/>
          </w:tcPr>
          <w:p w14:paraId="63A0EC31" w14:textId="77777777" w:rsidR="005D68CA" w:rsidRPr="0055104B" w:rsidRDefault="005D68CA" w:rsidP="00EE3A65">
            <w:pPr>
              <w:rPr>
                <w:rFonts w:ascii="Arial" w:eastAsia="Times New Roman" w:hAnsi="Arial" w:cs="Arial"/>
                <w:color w:val="000000"/>
              </w:rPr>
            </w:pPr>
          </w:p>
        </w:tc>
      </w:tr>
      <w:tr w:rsidR="005D68CA" w:rsidRPr="0055104B" w14:paraId="5CBE0E72" w14:textId="4984D035" w:rsidTr="0055104B">
        <w:trPr>
          <w:trHeight w:val="300"/>
        </w:trPr>
        <w:tc>
          <w:tcPr>
            <w:tcW w:w="2012" w:type="dxa"/>
            <w:noWrap/>
            <w:hideMark/>
          </w:tcPr>
          <w:p w14:paraId="222D346B"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583" w:type="dxa"/>
            <w:noWrap/>
            <w:hideMark/>
          </w:tcPr>
          <w:p w14:paraId="3B40BD46"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4.00 [0, 46.0]</w:t>
            </w:r>
          </w:p>
        </w:tc>
        <w:tc>
          <w:tcPr>
            <w:tcW w:w="1620" w:type="dxa"/>
            <w:noWrap/>
            <w:hideMark/>
          </w:tcPr>
          <w:p w14:paraId="3DA9ED16"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6.00 [0, 34.0]</w:t>
            </w:r>
          </w:p>
        </w:tc>
        <w:tc>
          <w:tcPr>
            <w:tcW w:w="1710" w:type="dxa"/>
            <w:noWrap/>
            <w:hideMark/>
          </w:tcPr>
          <w:p w14:paraId="3AF949D9"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4.00 [0, 41.0]</w:t>
            </w:r>
          </w:p>
        </w:tc>
        <w:tc>
          <w:tcPr>
            <w:tcW w:w="1710" w:type="dxa"/>
            <w:noWrap/>
            <w:hideMark/>
          </w:tcPr>
          <w:p w14:paraId="0892D00B"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4.00 [0, 53.0]</w:t>
            </w:r>
          </w:p>
        </w:tc>
        <w:tc>
          <w:tcPr>
            <w:tcW w:w="1620" w:type="dxa"/>
            <w:noWrap/>
            <w:hideMark/>
          </w:tcPr>
          <w:p w14:paraId="0343F10B"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4.00 [0, 46.0]</w:t>
            </w:r>
          </w:p>
        </w:tc>
        <w:tc>
          <w:tcPr>
            <w:tcW w:w="1710" w:type="dxa"/>
            <w:noWrap/>
            <w:hideMark/>
          </w:tcPr>
          <w:p w14:paraId="6082EB91"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6.00 [0, 53.0]</w:t>
            </w:r>
          </w:p>
        </w:tc>
        <w:tc>
          <w:tcPr>
            <w:tcW w:w="900" w:type="dxa"/>
          </w:tcPr>
          <w:p w14:paraId="07345A92" w14:textId="77777777" w:rsidR="005D68CA" w:rsidRPr="0055104B" w:rsidRDefault="005D68CA" w:rsidP="00EE3A65">
            <w:pPr>
              <w:rPr>
                <w:rFonts w:ascii="Arial" w:eastAsia="Times New Roman" w:hAnsi="Arial" w:cs="Arial"/>
                <w:color w:val="000000"/>
              </w:rPr>
            </w:pPr>
          </w:p>
        </w:tc>
      </w:tr>
      <w:tr w:rsidR="005D68CA" w:rsidRPr="0055104B" w14:paraId="6F4E99A4" w14:textId="7F0F91CC" w:rsidTr="0055104B">
        <w:trPr>
          <w:trHeight w:val="300"/>
        </w:trPr>
        <w:tc>
          <w:tcPr>
            <w:tcW w:w="2012" w:type="dxa"/>
            <w:noWrap/>
            <w:hideMark/>
          </w:tcPr>
          <w:p w14:paraId="023D0A0D"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Expired</w:t>
            </w:r>
          </w:p>
        </w:tc>
        <w:tc>
          <w:tcPr>
            <w:tcW w:w="1583" w:type="dxa"/>
            <w:noWrap/>
            <w:hideMark/>
          </w:tcPr>
          <w:p w14:paraId="7AB75801"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2 (5.1%)</w:t>
            </w:r>
          </w:p>
        </w:tc>
        <w:tc>
          <w:tcPr>
            <w:tcW w:w="1620" w:type="dxa"/>
            <w:noWrap/>
            <w:hideMark/>
          </w:tcPr>
          <w:p w14:paraId="66B822E9" w14:textId="77777777" w:rsidR="005D68CA" w:rsidRPr="0055104B" w:rsidRDefault="005D68CA" w:rsidP="00EE3A65">
            <w:pPr>
              <w:rPr>
                <w:rFonts w:ascii="Arial" w:eastAsia="Times New Roman" w:hAnsi="Arial" w:cs="Arial"/>
                <w:kern w:val="0"/>
                <w14:ligatures w14:val="none"/>
              </w:rPr>
            </w:pPr>
            <w:r w:rsidRPr="0055104B">
              <w:rPr>
                <w:rFonts w:ascii="Arial" w:eastAsia="Times New Roman" w:hAnsi="Arial" w:cs="Arial"/>
                <w:color w:val="000000"/>
              </w:rPr>
              <w:t>1 (3.0%)</w:t>
            </w:r>
          </w:p>
        </w:tc>
        <w:tc>
          <w:tcPr>
            <w:tcW w:w="1710" w:type="dxa"/>
            <w:noWrap/>
            <w:hideMark/>
          </w:tcPr>
          <w:p w14:paraId="412041DA" w14:textId="77777777" w:rsidR="005D68CA" w:rsidRPr="0055104B" w:rsidRDefault="005D68CA" w:rsidP="00EE3A65">
            <w:pPr>
              <w:rPr>
                <w:rFonts w:ascii="Arial" w:eastAsia="Times New Roman" w:hAnsi="Arial" w:cs="Arial"/>
                <w:kern w:val="0"/>
                <w14:ligatures w14:val="none"/>
              </w:rPr>
            </w:pPr>
            <w:r w:rsidRPr="0055104B">
              <w:rPr>
                <w:rFonts w:ascii="Arial" w:eastAsia="Times New Roman" w:hAnsi="Arial" w:cs="Arial"/>
                <w:color w:val="000000"/>
              </w:rPr>
              <w:t>6 (7.9%)</w:t>
            </w:r>
          </w:p>
        </w:tc>
        <w:tc>
          <w:tcPr>
            <w:tcW w:w="1710" w:type="dxa"/>
            <w:noWrap/>
            <w:hideMark/>
          </w:tcPr>
          <w:p w14:paraId="0D8B0FAE" w14:textId="77777777" w:rsidR="005D68CA" w:rsidRPr="0055104B" w:rsidRDefault="005D68CA" w:rsidP="00EE3A65">
            <w:pPr>
              <w:rPr>
                <w:rFonts w:ascii="Arial" w:eastAsia="Times New Roman" w:hAnsi="Arial" w:cs="Arial"/>
                <w:kern w:val="0"/>
                <w14:ligatures w14:val="none"/>
              </w:rPr>
            </w:pPr>
            <w:r w:rsidRPr="0055104B">
              <w:rPr>
                <w:rFonts w:ascii="Arial" w:eastAsia="Times New Roman" w:hAnsi="Arial" w:cs="Arial"/>
                <w:color w:val="000000"/>
              </w:rPr>
              <w:t>6 (17.6%)</w:t>
            </w:r>
          </w:p>
        </w:tc>
        <w:tc>
          <w:tcPr>
            <w:tcW w:w="1620" w:type="dxa"/>
            <w:noWrap/>
            <w:hideMark/>
          </w:tcPr>
          <w:p w14:paraId="2AE544A1" w14:textId="77777777" w:rsidR="005D68CA" w:rsidRPr="0055104B" w:rsidRDefault="005D68CA" w:rsidP="00EE3A65">
            <w:pPr>
              <w:rPr>
                <w:rFonts w:ascii="Arial" w:eastAsia="Times New Roman" w:hAnsi="Arial" w:cs="Arial"/>
                <w:kern w:val="0"/>
                <w14:ligatures w14:val="none"/>
              </w:rPr>
            </w:pPr>
            <w:r w:rsidRPr="0055104B">
              <w:rPr>
                <w:rFonts w:ascii="Arial" w:eastAsia="Times New Roman" w:hAnsi="Arial" w:cs="Arial"/>
                <w:color w:val="000000"/>
              </w:rPr>
              <w:t>8 (7.0%)</w:t>
            </w:r>
          </w:p>
        </w:tc>
        <w:tc>
          <w:tcPr>
            <w:tcW w:w="1710" w:type="dxa"/>
            <w:noWrap/>
            <w:hideMark/>
          </w:tcPr>
          <w:p w14:paraId="388693BB" w14:textId="77777777" w:rsidR="005D68CA" w:rsidRPr="0055104B" w:rsidRDefault="005D68CA" w:rsidP="00EE3A65">
            <w:pPr>
              <w:rPr>
                <w:rFonts w:ascii="Arial" w:eastAsia="Times New Roman" w:hAnsi="Arial" w:cs="Arial"/>
                <w:kern w:val="0"/>
                <w14:ligatures w14:val="none"/>
              </w:rPr>
            </w:pPr>
            <w:r w:rsidRPr="0055104B">
              <w:rPr>
                <w:rFonts w:ascii="Arial" w:eastAsia="Times New Roman" w:hAnsi="Arial" w:cs="Arial"/>
                <w:color w:val="000000"/>
              </w:rPr>
              <w:t>7 (10.4%)</w:t>
            </w:r>
          </w:p>
        </w:tc>
        <w:tc>
          <w:tcPr>
            <w:tcW w:w="900" w:type="dxa"/>
          </w:tcPr>
          <w:p w14:paraId="13593174" w14:textId="2BB2E156" w:rsidR="005D68CA" w:rsidRPr="0055104B" w:rsidRDefault="00105CB5" w:rsidP="00EE3A65">
            <w:pPr>
              <w:rPr>
                <w:rFonts w:ascii="Arial" w:eastAsia="Times New Roman" w:hAnsi="Arial" w:cs="Arial"/>
                <w:color w:val="000000"/>
              </w:rPr>
            </w:pPr>
            <w:r w:rsidRPr="0055104B">
              <w:rPr>
                <w:rFonts w:ascii="Arial" w:eastAsia="Times New Roman" w:hAnsi="Arial" w:cs="Arial"/>
                <w:color w:val="000000"/>
              </w:rPr>
              <w:t>0.129</w:t>
            </w:r>
          </w:p>
        </w:tc>
      </w:tr>
      <w:tr w:rsidR="005D68CA" w:rsidRPr="0055104B" w14:paraId="2A6956FB" w14:textId="59B8D66E" w:rsidTr="0055104B">
        <w:trPr>
          <w:trHeight w:val="300"/>
        </w:trPr>
        <w:tc>
          <w:tcPr>
            <w:tcW w:w="11965" w:type="dxa"/>
            <w:gridSpan w:val="7"/>
            <w:noWrap/>
          </w:tcPr>
          <w:p w14:paraId="3C808B35" w14:textId="77777777" w:rsidR="005D68CA" w:rsidRPr="0055104B" w:rsidRDefault="005D68CA" w:rsidP="00EE3A65">
            <w:pPr>
              <w:rPr>
                <w:rFonts w:ascii="Arial" w:eastAsia="Times New Roman" w:hAnsi="Arial" w:cs="Arial"/>
                <w:color w:val="000000"/>
              </w:rPr>
            </w:pPr>
          </w:p>
        </w:tc>
        <w:tc>
          <w:tcPr>
            <w:tcW w:w="900" w:type="dxa"/>
          </w:tcPr>
          <w:p w14:paraId="23072C27" w14:textId="77777777" w:rsidR="005D68CA" w:rsidRPr="0055104B" w:rsidRDefault="005D68CA" w:rsidP="00EE3A65">
            <w:pPr>
              <w:rPr>
                <w:rFonts w:ascii="Arial" w:eastAsia="Times New Roman" w:hAnsi="Arial" w:cs="Arial"/>
                <w:color w:val="000000"/>
              </w:rPr>
            </w:pPr>
          </w:p>
        </w:tc>
      </w:tr>
    </w:tbl>
    <w:p w14:paraId="7C22A34E" w14:textId="6099DE0D" w:rsidR="007B13EF" w:rsidRPr="0055104B" w:rsidRDefault="007B13EF" w:rsidP="00D837DC">
      <w:pPr>
        <w:jc w:val="both"/>
        <w:rPr>
          <w:rFonts w:ascii="Arial" w:hAnsi="Arial" w:cs="Arial"/>
        </w:rPr>
      </w:pPr>
    </w:p>
    <w:p w14:paraId="2F107C3A" w14:textId="01DC7E12" w:rsidR="007B13EF" w:rsidRPr="0055104B" w:rsidRDefault="007B13EF" w:rsidP="00D837DC">
      <w:pPr>
        <w:jc w:val="both"/>
        <w:rPr>
          <w:rFonts w:ascii="Arial" w:hAnsi="Arial" w:cs="Arial"/>
        </w:rPr>
      </w:pPr>
      <w:r w:rsidRPr="0055104B">
        <w:rPr>
          <w:rFonts w:ascii="Arial" w:hAnsi="Arial" w:cs="Arial"/>
        </w:rPr>
        <w:br w:type="page"/>
      </w:r>
    </w:p>
    <w:tbl>
      <w:tblPr>
        <w:tblStyle w:val="GridTable1Light"/>
        <w:tblW w:w="9085" w:type="dxa"/>
        <w:tblLook w:val="0620" w:firstRow="1" w:lastRow="0" w:firstColumn="0" w:lastColumn="0" w:noHBand="1" w:noVBand="1"/>
      </w:tblPr>
      <w:tblGrid>
        <w:gridCol w:w="1975"/>
        <w:gridCol w:w="3330"/>
        <w:gridCol w:w="2700"/>
        <w:gridCol w:w="1080"/>
      </w:tblGrid>
      <w:tr w:rsidR="006F69FB" w:rsidRPr="0055104B" w14:paraId="1404CA9C" w14:textId="13F554CB" w:rsidTr="0055104B">
        <w:trPr>
          <w:cnfStyle w:val="100000000000" w:firstRow="1" w:lastRow="0" w:firstColumn="0" w:lastColumn="0" w:oddVBand="0" w:evenVBand="0" w:oddHBand="0" w:evenHBand="0" w:firstRowFirstColumn="0" w:firstRowLastColumn="0" w:lastRowFirstColumn="0" w:lastRowLastColumn="0"/>
          <w:trHeight w:val="300"/>
        </w:trPr>
        <w:tc>
          <w:tcPr>
            <w:tcW w:w="9085" w:type="dxa"/>
            <w:gridSpan w:val="4"/>
            <w:noWrap/>
          </w:tcPr>
          <w:p w14:paraId="45C29A61" w14:textId="186CFB37" w:rsidR="006F69FB" w:rsidRPr="0055104B" w:rsidRDefault="006F69FB" w:rsidP="00EE3A65">
            <w:pPr>
              <w:rPr>
                <w:rFonts w:ascii="Arial" w:eastAsia="Times New Roman" w:hAnsi="Arial" w:cs="Arial"/>
                <w:color w:val="000000"/>
              </w:rPr>
            </w:pPr>
            <w:r w:rsidRPr="0055104B">
              <w:rPr>
                <w:rFonts w:ascii="Arial" w:eastAsia="Times New Roman" w:hAnsi="Arial" w:cs="Arial"/>
                <w:color w:val="000000"/>
              </w:rPr>
              <w:lastRenderedPageBreak/>
              <w:t xml:space="preserve">Table </w:t>
            </w:r>
            <w:r w:rsidR="0064728B" w:rsidRPr="0055104B">
              <w:rPr>
                <w:rFonts w:ascii="Arial" w:eastAsia="Times New Roman" w:hAnsi="Arial" w:cs="Arial"/>
                <w:color w:val="000000"/>
              </w:rPr>
              <w:t>7</w:t>
            </w:r>
            <w:r w:rsidRPr="0055104B">
              <w:rPr>
                <w:rFonts w:ascii="Arial" w:eastAsia="Times New Roman" w:hAnsi="Arial" w:cs="Arial"/>
                <w:color w:val="000000"/>
              </w:rPr>
              <w:t>.  Comparison of disease progression with the WHO Ordinal Scale for Clinical Severity</w:t>
            </w:r>
          </w:p>
        </w:tc>
      </w:tr>
      <w:tr w:rsidR="006F69FB" w:rsidRPr="0055104B" w14:paraId="4DD86542" w14:textId="77777777" w:rsidTr="0055104B">
        <w:trPr>
          <w:trHeight w:val="300"/>
        </w:trPr>
        <w:tc>
          <w:tcPr>
            <w:tcW w:w="1975" w:type="dxa"/>
            <w:noWrap/>
          </w:tcPr>
          <w:p w14:paraId="3FB05E53" w14:textId="77777777" w:rsidR="006F69FB" w:rsidRPr="0055104B" w:rsidRDefault="006F69FB" w:rsidP="001F2B17">
            <w:pPr>
              <w:jc w:val="center"/>
              <w:rPr>
                <w:rFonts w:ascii="Arial" w:eastAsia="Times New Roman" w:hAnsi="Arial" w:cs="Arial"/>
                <w:color w:val="000000"/>
              </w:rPr>
            </w:pPr>
          </w:p>
        </w:tc>
        <w:tc>
          <w:tcPr>
            <w:tcW w:w="3330" w:type="dxa"/>
            <w:noWrap/>
          </w:tcPr>
          <w:p w14:paraId="1E89A1AC" w14:textId="77777777" w:rsidR="006F69FB" w:rsidRPr="0055104B" w:rsidRDefault="006F69FB" w:rsidP="001F2B17">
            <w:pPr>
              <w:jc w:val="center"/>
              <w:rPr>
                <w:rFonts w:ascii="Arial" w:eastAsia="Times New Roman" w:hAnsi="Arial" w:cs="Arial"/>
              </w:rPr>
            </w:pPr>
            <w:r w:rsidRPr="0055104B">
              <w:rPr>
                <w:rFonts w:ascii="Arial" w:eastAsia="Times New Roman" w:hAnsi="Arial" w:cs="Arial"/>
              </w:rPr>
              <w:t>COVID/No DM</w:t>
            </w:r>
          </w:p>
          <w:p w14:paraId="6C1F67BF" w14:textId="721E0BA3" w:rsidR="006F69FB" w:rsidRPr="0055104B" w:rsidRDefault="006F69FB" w:rsidP="001F2B17">
            <w:pPr>
              <w:jc w:val="center"/>
              <w:rPr>
                <w:rFonts w:ascii="Arial" w:eastAsia="Times New Roman" w:hAnsi="Arial" w:cs="Arial"/>
              </w:rPr>
            </w:pPr>
            <w:r w:rsidRPr="0055104B">
              <w:rPr>
                <w:rFonts w:ascii="Arial" w:eastAsia="Times New Roman" w:hAnsi="Arial" w:cs="Arial"/>
              </w:rPr>
              <w:t>(N=76)</w:t>
            </w:r>
          </w:p>
        </w:tc>
        <w:tc>
          <w:tcPr>
            <w:tcW w:w="2700" w:type="dxa"/>
            <w:noWrap/>
          </w:tcPr>
          <w:p w14:paraId="1025D3E0" w14:textId="77777777" w:rsidR="006F69FB" w:rsidRPr="0055104B" w:rsidRDefault="006F69FB" w:rsidP="001F2B17">
            <w:pPr>
              <w:jc w:val="center"/>
              <w:rPr>
                <w:rFonts w:ascii="Arial" w:eastAsia="Times New Roman" w:hAnsi="Arial" w:cs="Arial"/>
              </w:rPr>
            </w:pPr>
            <w:r w:rsidRPr="0055104B">
              <w:rPr>
                <w:rFonts w:ascii="Arial" w:eastAsia="Times New Roman" w:hAnsi="Arial" w:cs="Arial"/>
              </w:rPr>
              <w:t>COVID/Any DM</w:t>
            </w:r>
          </w:p>
          <w:p w14:paraId="0BDC032D" w14:textId="7206829D" w:rsidR="006F69FB" w:rsidRPr="0055104B" w:rsidRDefault="006F69FB" w:rsidP="001F2B17">
            <w:pPr>
              <w:jc w:val="center"/>
              <w:rPr>
                <w:rFonts w:ascii="Arial" w:eastAsia="Times New Roman" w:hAnsi="Arial" w:cs="Arial"/>
              </w:rPr>
            </w:pPr>
            <w:r w:rsidRPr="0055104B">
              <w:rPr>
                <w:rFonts w:ascii="Arial" w:eastAsia="Times New Roman" w:hAnsi="Arial" w:cs="Arial"/>
              </w:rPr>
              <w:t>(N=34)</w:t>
            </w:r>
          </w:p>
        </w:tc>
        <w:tc>
          <w:tcPr>
            <w:tcW w:w="1080" w:type="dxa"/>
          </w:tcPr>
          <w:p w14:paraId="12728155" w14:textId="0FD05A66" w:rsidR="006F69FB" w:rsidRPr="0055104B" w:rsidRDefault="006F69FB" w:rsidP="001F2B17">
            <w:pPr>
              <w:jc w:val="center"/>
              <w:rPr>
                <w:rFonts w:ascii="Arial" w:eastAsia="Times New Roman" w:hAnsi="Arial" w:cs="Arial"/>
              </w:rPr>
            </w:pPr>
            <w:r w:rsidRPr="0055104B">
              <w:rPr>
                <w:rFonts w:ascii="Arial" w:eastAsia="Times New Roman" w:hAnsi="Arial" w:cs="Arial"/>
              </w:rPr>
              <w:t>p-Value</w:t>
            </w:r>
          </w:p>
        </w:tc>
      </w:tr>
      <w:tr w:rsidR="006F69FB" w:rsidRPr="0055104B" w14:paraId="0F3E54A0" w14:textId="3D1EBA40" w:rsidTr="0055104B">
        <w:trPr>
          <w:trHeight w:val="300"/>
        </w:trPr>
        <w:tc>
          <w:tcPr>
            <w:tcW w:w="1975" w:type="dxa"/>
            <w:noWrap/>
            <w:hideMark/>
          </w:tcPr>
          <w:p w14:paraId="3DEF9A3C"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WHO-OSCI D1</w:t>
            </w:r>
          </w:p>
        </w:tc>
        <w:tc>
          <w:tcPr>
            <w:tcW w:w="3330" w:type="dxa"/>
            <w:noWrap/>
            <w:hideMark/>
          </w:tcPr>
          <w:p w14:paraId="55343165" w14:textId="77777777" w:rsidR="006F69FB" w:rsidRPr="0055104B" w:rsidRDefault="006F69FB" w:rsidP="00EE3A65">
            <w:pPr>
              <w:rPr>
                <w:rFonts w:ascii="Arial" w:eastAsia="Times New Roman" w:hAnsi="Arial" w:cs="Arial"/>
                <w:kern w:val="0"/>
                <w14:ligatures w14:val="none"/>
              </w:rPr>
            </w:pPr>
          </w:p>
        </w:tc>
        <w:tc>
          <w:tcPr>
            <w:tcW w:w="2700" w:type="dxa"/>
            <w:noWrap/>
            <w:hideMark/>
          </w:tcPr>
          <w:p w14:paraId="4E57D8D1" w14:textId="77777777" w:rsidR="006F69FB" w:rsidRPr="0055104B" w:rsidRDefault="006F69FB" w:rsidP="00EE3A65">
            <w:pPr>
              <w:rPr>
                <w:rFonts w:ascii="Arial" w:eastAsia="Times New Roman" w:hAnsi="Arial" w:cs="Arial"/>
                <w:kern w:val="0"/>
                <w14:ligatures w14:val="none"/>
              </w:rPr>
            </w:pPr>
          </w:p>
        </w:tc>
        <w:tc>
          <w:tcPr>
            <w:tcW w:w="1080" w:type="dxa"/>
          </w:tcPr>
          <w:p w14:paraId="5EDC105A" w14:textId="02C57671" w:rsidR="006F69FB" w:rsidRPr="0055104B" w:rsidRDefault="00DA013C" w:rsidP="00EE3A65">
            <w:pPr>
              <w:rPr>
                <w:rFonts w:ascii="Arial" w:eastAsia="Times New Roman" w:hAnsi="Arial" w:cs="Arial"/>
              </w:rPr>
            </w:pPr>
            <w:r w:rsidRPr="0055104B">
              <w:rPr>
                <w:rFonts w:ascii="Arial" w:eastAsia="Times New Roman" w:hAnsi="Arial" w:cs="Arial"/>
              </w:rPr>
              <w:t>0.951</w:t>
            </w:r>
          </w:p>
        </w:tc>
      </w:tr>
      <w:tr w:rsidR="006F69FB" w:rsidRPr="0055104B" w14:paraId="2AA758BB" w14:textId="7A9BB6F0" w:rsidTr="0055104B">
        <w:trPr>
          <w:trHeight w:val="300"/>
        </w:trPr>
        <w:tc>
          <w:tcPr>
            <w:tcW w:w="1975" w:type="dxa"/>
            <w:noWrap/>
            <w:hideMark/>
          </w:tcPr>
          <w:p w14:paraId="65412E01"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0</w:t>
            </w:r>
          </w:p>
        </w:tc>
        <w:tc>
          <w:tcPr>
            <w:tcW w:w="3330" w:type="dxa"/>
            <w:noWrap/>
            <w:hideMark/>
          </w:tcPr>
          <w:p w14:paraId="3AD279E0"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2 (2.6%)</w:t>
            </w:r>
          </w:p>
        </w:tc>
        <w:tc>
          <w:tcPr>
            <w:tcW w:w="2700" w:type="dxa"/>
            <w:noWrap/>
            <w:hideMark/>
          </w:tcPr>
          <w:p w14:paraId="379A61B7"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 (2.9%)</w:t>
            </w:r>
          </w:p>
        </w:tc>
        <w:tc>
          <w:tcPr>
            <w:tcW w:w="1080" w:type="dxa"/>
          </w:tcPr>
          <w:p w14:paraId="42C5FDCA" w14:textId="77777777" w:rsidR="006F69FB" w:rsidRPr="0055104B" w:rsidRDefault="006F69FB" w:rsidP="00EE3A65">
            <w:pPr>
              <w:rPr>
                <w:rFonts w:ascii="Arial" w:eastAsia="Times New Roman" w:hAnsi="Arial" w:cs="Arial"/>
                <w:color w:val="000000"/>
              </w:rPr>
            </w:pPr>
          </w:p>
        </w:tc>
      </w:tr>
      <w:tr w:rsidR="006F69FB" w:rsidRPr="0055104B" w14:paraId="00DDE0DE" w14:textId="274716AF" w:rsidTr="0055104B">
        <w:trPr>
          <w:trHeight w:val="300"/>
        </w:trPr>
        <w:tc>
          <w:tcPr>
            <w:tcW w:w="1975" w:type="dxa"/>
            <w:noWrap/>
            <w:hideMark/>
          </w:tcPr>
          <w:p w14:paraId="7103CFFA"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3</w:t>
            </w:r>
          </w:p>
        </w:tc>
        <w:tc>
          <w:tcPr>
            <w:tcW w:w="3330" w:type="dxa"/>
            <w:noWrap/>
            <w:hideMark/>
          </w:tcPr>
          <w:p w14:paraId="550A4D1F"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5 (6.6%)</w:t>
            </w:r>
          </w:p>
        </w:tc>
        <w:tc>
          <w:tcPr>
            <w:tcW w:w="2700" w:type="dxa"/>
            <w:noWrap/>
            <w:hideMark/>
          </w:tcPr>
          <w:p w14:paraId="073D76E8"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3 (8.8%)</w:t>
            </w:r>
          </w:p>
        </w:tc>
        <w:tc>
          <w:tcPr>
            <w:tcW w:w="1080" w:type="dxa"/>
          </w:tcPr>
          <w:p w14:paraId="6D3E001A" w14:textId="77777777" w:rsidR="006F69FB" w:rsidRPr="0055104B" w:rsidRDefault="006F69FB" w:rsidP="00EE3A65">
            <w:pPr>
              <w:rPr>
                <w:rFonts w:ascii="Arial" w:eastAsia="Times New Roman" w:hAnsi="Arial" w:cs="Arial"/>
                <w:color w:val="000000"/>
              </w:rPr>
            </w:pPr>
          </w:p>
        </w:tc>
      </w:tr>
      <w:tr w:rsidR="006F69FB" w:rsidRPr="0055104B" w14:paraId="191E64DF" w14:textId="4E82E3C7" w:rsidTr="0055104B">
        <w:trPr>
          <w:trHeight w:val="300"/>
        </w:trPr>
        <w:tc>
          <w:tcPr>
            <w:tcW w:w="1975" w:type="dxa"/>
            <w:noWrap/>
            <w:hideMark/>
          </w:tcPr>
          <w:p w14:paraId="5B085C05"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4</w:t>
            </w:r>
          </w:p>
        </w:tc>
        <w:tc>
          <w:tcPr>
            <w:tcW w:w="3330" w:type="dxa"/>
            <w:noWrap/>
            <w:hideMark/>
          </w:tcPr>
          <w:p w14:paraId="71C80AFB"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16 (21.1%)</w:t>
            </w:r>
          </w:p>
        </w:tc>
        <w:tc>
          <w:tcPr>
            <w:tcW w:w="2700" w:type="dxa"/>
            <w:noWrap/>
            <w:hideMark/>
          </w:tcPr>
          <w:p w14:paraId="225A2949"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6 (17.6%)</w:t>
            </w:r>
          </w:p>
        </w:tc>
        <w:tc>
          <w:tcPr>
            <w:tcW w:w="1080" w:type="dxa"/>
          </w:tcPr>
          <w:p w14:paraId="0E691FD7" w14:textId="77777777" w:rsidR="006F69FB" w:rsidRPr="0055104B" w:rsidRDefault="006F69FB" w:rsidP="00EE3A65">
            <w:pPr>
              <w:rPr>
                <w:rFonts w:ascii="Arial" w:eastAsia="Times New Roman" w:hAnsi="Arial" w:cs="Arial"/>
                <w:color w:val="000000"/>
              </w:rPr>
            </w:pPr>
          </w:p>
        </w:tc>
      </w:tr>
      <w:tr w:rsidR="006F69FB" w:rsidRPr="0055104B" w14:paraId="37817CA9" w14:textId="3D95B26B" w:rsidTr="0055104B">
        <w:trPr>
          <w:trHeight w:val="300"/>
        </w:trPr>
        <w:tc>
          <w:tcPr>
            <w:tcW w:w="1975" w:type="dxa"/>
            <w:noWrap/>
            <w:hideMark/>
          </w:tcPr>
          <w:p w14:paraId="3E107569"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5</w:t>
            </w:r>
          </w:p>
        </w:tc>
        <w:tc>
          <w:tcPr>
            <w:tcW w:w="3330" w:type="dxa"/>
            <w:noWrap/>
            <w:hideMark/>
          </w:tcPr>
          <w:p w14:paraId="1F9857F4"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45 (59.2%)</w:t>
            </w:r>
          </w:p>
        </w:tc>
        <w:tc>
          <w:tcPr>
            <w:tcW w:w="2700" w:type="dxa"/>
            <w:noWrap/>
            <w:hideMark/>
          </w:tcPr>
          <w:p w14:paraId="3272E124"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19 (55.9%)</w:t>
            </w:r>
          </w:p>
        </w:tc>
        <w:tc>
          <w:tcPr>
            <w:tcW w:w="1080" w:type="dxa"/>
          </w:tcPr>
          <w:p w14:paraId="32EA8717" w14:textId="77777777" w:rsidR="006F69FB" w:rsidRPr="0055104B" w:rsidRDefault="006F69FB" w:rsidP="00EE3A65">
            <w:pPr>
              <w:rPr>
                <w:rFonts w:ascii="Arial" w:eastAsia="Times New Roman" w:hAnsi="Arial" w:cs="Arial"/>
                <w:color w:val="000000"/>
              </w:rPr>
            </w:pPr>
          </w:p>
        </w:tc>
      </w:tr>
      <w:tr w:rsidR="006F69FB" w:rsidRPr="0055104B" w14:paraId="60C8F2FD" w14:textId="1D56ABF3" w:rsidTr="0055104B">
        <w:trPr>
          <w:trHeight w:val="300"/>
        </w:trPr>
        <w:tc>
          <w:tcPr>
            <w:tcW w:w="1975" w:type="dxa"/>
            <w:noWrap/>
            <w:hideMark/>
          </w:tcPr>
          <w:p w14:paraId="7D983F39"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6</w:t>
            </w:r>
          </w:p>
        </w:tc>
        <w:tc>
          <w:tcPr>
            <w:tcW w:w="3330" w:type="dxa"/>
            <w:noWrap/>
            <w:hideMark/>
          </w:tcPr>
          <w:p w14:paraId="3B3009BC"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8 (10.5%)</w:t>
            </w:r>
          </w:p>
        </w:tc>
        <w:tc>
          <w:tcPr>
            <w:tcW w:w="2700" w:type="dxa"/>
            <w:noWrap/>
            <w:hideMark/>
          </w:tcPr>
          <w:p w14:paraId="3CF24DFC"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5 (14.7%)</w:t>
            </w:r>
          </w:p>
        </w:tc>
        <w:tc>
          <w:tcPr>
            <w:tcW w:w="1080" w:type="dxa"/>
          </w:tcPr>
          <w:p w14:paraId="210F509C" w14:textId="77777777" w:rsidR="006F69FB" w:rsidRPr="0055104B" w:rsidRDefault="006F69FB" w:rsidP="00EE3A65">
            <w:pPr>
              <w:rPr>
                <w:rFonts w:ascii="Arial" w:eastAsia="Times New Roman" w:hAnsi="Arial" w:cs="Arial"/>
                <w:color w:val="000000"/>
              </w:rPr>
            </w:pPr>
          </w:p>
        </w:tc>
      </w:tr>
      <w:tr w:rsidR="006F69FB" w:rsidRPr="0055104B" w14:paraId="01C855C5" w14:textId="6C02391A" w:rsidTr="0055104B">
        <w:trPr>
          <w:trHeight w:val="300"/>
        </w:trPr>
        <w:tc>
          <w:tcPr>
            <w:tcW w:w="1975" w:type="dxa"/>
            <w:noWrap/>
            <w:hideMark/>
          </w:tcPr>
          <w:p w14:paraId="181EB34C"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7</w:t>
            </w:r>
          </w:p>
        </w:tc>
        <w:tc>
          <w:tcPr>
            <w:tcW w:w="3330" w:type="dxa"/>
            <w:noWrap/>
            <w:hideMark/>
          </w:tcPr>
          <w:p w14:paraId="6FD3CF6D"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2700" w:type="dxa"/>
            <w:noWrap/>
            <w:hideMark/>
          </w:tcPr>
          <w:p w14:paraId="2BC989A0"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080" w:type="dxa"/>
          </w:tcPr>
          <w:p w14:paraId="2C55800D" w14:textId="77777777" w:rsidR="006F69FB" w:rsidRPr="0055104B" w:rsidRDefault="006F69FB" w:rsidP="00EE3A65">
            <w:pPr>
              <w:rPr>
                <w:rFonts w:ascii="Arial" w:eastAsia="Times New Roman" w:hAnsi="Arial" w:cs="Arial"/>
                <w:color w:val="000000"/>
              </w:rPr>
            </w:pPr>
          </w:p>
        </w:tc>
      </w:tr>
      <w:tr w:rsidR="006F69FB" w:rsidRPr="0055104B" w14:paraId="50D8B113" w14:textId="39F24B52" w:rsidTr="0055104B">
        <w:trPr>
          <w:trHeight w:val="300"/>
        </w:trPr>
        <w:tc>
          <w:tcPr>
            <w:tcW w:w="1975" w:type="dxa"/>
            <w:noWrap/>
            <w:hideMark/>
          </w:tcPr>
          <w:p w14:paraId="229B1D22"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WHO-OSCI D3</w:t>
            </w:r>
          </w:p>
        </w:tc>
        <w:tc>
          <w:tcPr>
            <w:tcW w:w="3330" w:type="dxa"/>
            <w:noWrap/>
            <w:hideMark/>
          </w:tcPr>
          <w:p w14:paraId="4D5AB496" w14:textId="77777777" w:rsidR="006F69FB" w:rsidRPr="0055104B" w:rsidRDefault="006F69FB" w:rsidP="00EE3A65">
            <w:pPr>
              <w:rPr>
                <w:rFonts w:ascii="Arial" w:eastAsia="Times New Roman" w:hAnsi="Arial" w:cs="Arial"/>
                <w:kern w:val="0"/>
                <w14:ligatures w14:val="none"/>
              </w:rPr>
            </w:pPr>
          </w:p>
        </w:tc>
        <w:tc>
          <w:tcPr>
            <w:tcW w:w="2700" w:type="dxa"/>
            <w:noWrap/>
            <w:hideMark/>
          </w:tcPr>
          <w:p w14:paraId="2BCEADEB" w14:textId="77777777" w:rsidR="006F69FB" w:rsidRPr="0055104B" w:rsidRDefault="006F69FB" w:rsidP="00EE3A65">
            <w:pPr>
              <w:rPr>
                <w:rFonts w:ascii="Arial" w:eastAsia="Times New Roman" w:hAnsi="Arial" w:cs="Arial"/>
                <w:kern w:val="0"/>
                <w14:ligatures w14:val="none"/>
              </w:rPr>
            </w:pPr>
          </w:p>
        </w:tc>
        <w:tc>
          <w:tcPr>
            <w:tcW w:w="1080" w:type="dxa"/>
          </w:tcPr>
          <w:p w14:paraId="1F406C99" w14:textId="565ACCEF" w:rsidR="006F69FB" w:rsidRPr="0055104B" w:rsidRDefault="00DA013C" w:rsidP="00EE3A65">
            <w:pPr>
              <w:rPr>
                <w:rFonts w:ascii="Arial" w:eastAsia="Times New Roman" w:hAnsi="Arial" w:cs="Arial"/>
              </w:rPr>
            </w:pPr>
            <w:r w:rsidRPr="0055104B">
              <w:rPr>
                <w:rFonts w:ascii="Arial" w:eastAsia="Times New Roman" w:hAnsi="Arial" w:cs="Arial"/>
              </w:rPr>
              <w:t>0.680</w:t>
            </w:r>
          </w:p>
        </w:tc>
      </w:tr>
      <w:tr w:rsidR="006F69FB" w:rsidRPr="0055104B" w14:paraId="5D508FAF" w14:textId="01A506B9" w:rsidTr="0055104B">
        <w:trPr>
          <w:trHeight w:val="300"/>
        </w:trPr>
        <w:tc>
          <w:tcPr>
            <w:tcW w:w="1975" w:type="dxa"/>
            <w:noWrap/>
            <w:hideMark/>
          </w:tcPr>
          <w:p w14:paraId="240E0ECE"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0</w:t>
            </w:r>
          </w:p>
        </w:tc>
        <w:tc>
          <w:tcPr>
            <w:tcW w:w="3330" w:type="dxa"/>
            <w:noWrap/>
            <w:hideMark/>
          </w:tcPr>
          <w:p w14:paraId="42C4A311"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 (1.3%)</w:t>
            </w:r>
          </w:p>
        </w:tc>
        <w:tc>
          <w:tcPr>
            <w:tcW w:w="2700" w:type="dxa"/>
            <w:noWrap/>
            <w:hideMark/>
          </w:tcPr>
          <w:p w14:paraId="0CB0A3FD"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 (2.9%)</w:t>
            </w:r>
          </w:p>
        </w:tc>
        <w:tc>
          <w:tcPr>
            <w:tcW w:w="1080" w:type="dxa"/>
          </w:tcPr>
          <w:p w14:paraId="32FFA639" w14:textId="77777777" w:rsidR="006F69FB" w:rsidRPr="0055104B" w:rsidRDefault="006F69FB" w:rsidP="00EE3A65">
            <w:pPr>
              <w:rPr>
                <w:rFonts w:ascii="Arial" w:eastAsia="Times New Roman" w:hAnsi="Arial" w:cs="Arial"/>
                <w:color w:val="000000"/>
              </w:rPr>
            </w:pPr>
          </w:p>
        </w:tc>
      </w:tr>
      <w:tr w:rsidR="006F69FB" w:rsidRPr="0055104B" w14:paraId="74B459D7" w14:textId="35E27465" w:rsidTr="0055104B">
        <w:trPr>
          <w:trHeight w:val="300"/>
        </w:trPr>
        <w:tc>
          <w:tcPr>
            <w:tcW w:w="1975" w:type="dxa"/>
            <w:noWrap/>
            <w:hideMark/>
          </w:tcPr>
          <w:p w14:paraId="76A51818"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4</w:t>
            </w:r>
          </w:p>
        </w:tc>
        <w:tc>
          <w:tcPr>
            <w:tcW w:w="3330" w:type="dxa"/>
            <w:noWrap/>
            <w:hideMark/>
          </w:tcPr>
          <w:p w14:paraId="6026DB43"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18 (23.7%)</w:t>
            </w:r>
          </w:p>
        </w:tc>
        <w:tc>
          <w:tcPr>
            <w:tcW w:w="2700" w:type="dxa"/>
            <w:noWrap/>
            <w:hideMark/>
          </w:tcPr>
          <w:p w14:paraId="4DB6901A"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7 (20.6%)</w:t>
            </w:r>
          </w:p>
        </w:tc>
        <w:tc>
          <w:tcPr>
            <w:tcW w:w="1080" w:type="dxa"/>
          </w:tcPr>
          <w:p w14:paraId="4B980D93" w14:textId="77777777" w:rsidR="006F69FB" w:rsidRPr="0055104B" w:rsidRDefault="006F69FB" w:rsidP="00EE3A65">
            <w:pPr>
              <w:rPr>
                <w:rFonts w:ascii="Arial" w:eastAsia="Times New Roman" w:hAnsi="Arial" w:cs="Arial"/>
                <w:color w:val="000000"/>
              </w:rPr>
            </w:pPr>
          </w:p>
        </w:tc>
      </w:tr>
      <w:tr w:rsidR="006F69FB" w:rsidRPr="0055104B" w14:paraId="5CCA8592" w14:textId="173CDAF6" w:rsidTr="0055104B">
        <w:trPr>
          <w:trHeight w:val="300"/>
        </w:trPr>
        <w:tc>
          <w:tcPr>
            <w:tcW w:w="1975" w:type="dxa"/>
            <w:noWrap/>
            <w:hideMark/>
          </w:tcPr>
          <w:p w14:paraId="45E7758E"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5</w:t>
            </w:r>
          </w:p>
        </w:tc>
        <w:tc>
          <w:tcPr>
            <w:tcW w:w="3330" w:type="dxa"/>
            <w:noWrap/>
            <w:hideMark/>
          </w:tcPr>
          <w:p w14:paraId="0D4339A7"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31 (40.8%)</w:t>
            </w:r>
          </w:p>
        </w:tc>
        <w:tc>
          <w:tcPr>
            <w:tcW w:w="2700" w:type="dxa"/>
            <w:noWrap/>
            <w:hideMark/>
          </w:tcPr>
          <w:p w14:paraId="670765A0"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12 (35.3%)</w:t>
            </w:r>
          </w:p>
        </w:tc>
        <w:tc>
          <w:tcPr>
            <w:tcW w:w="1080" w:type="dxa"/>
          </w:tcPr>
          <w:p w14:paraId="14A8BD73" w14:textId="77777777" w:rsidR="006F69FB" w:rsidRPr="0055104B" w:rsidRDefault="006F69FB" w:rsidP="00EE3A65">
            <w:pPr>
              <w:rPr>
                <w:rFonts w:ascii="Arial" w:eastAsia="Times New Roman" w:hAnsi="Arial" w:cs="Arial"/>
                <w:color w:val="000000"/>
              </w:rPr>
            </w:pPr>
          </w:p>
        </w:tc>
      </w:tr>
      <w:tr w:rsidR="006F69FB" w:rsidRPr="0055104B" w14:paraId="70F68BAE" w14:textId="60433B38" w:rsidTr="0055104B">
        <w:trPr>
          <w:trHeight w:val="300"/>
        </w:trPr>
        <w:tc>
          <w:tcPr>
            <w:tcW w:w="1975" w:type="dxa"/>
            <w:noWrap/>
            <w:hideMark/>
          </w:tcPr>
          <w:p w14:paraId="6073170A"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6</w:t>
            </w:r>
          </w:p>
        </w:tc>
        <w:tc>
          <w:tcPr>
            <w:tcW w:w="3330" w:type="dxa"/>
            <w:noWrap/>
            <w:hideMark/>
          </w:tcPr>
          <w:p w14:paraId="5B91ED35"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8 (10.5%)</w:t>
            </w:r>
          </w:p>
        </w:tc>
        <w:tc>
          <w:tcPr>
            <w:tcW w:w="2700" w:type="dxa"/>
            <w:noWrap/>
            <w:hideMark/>
          </w:tcPr>
          <w:p w14:paraId="0845E273"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7 (20.6%)</w:t>
            </w:r>
          </w:p>
        </w:tc>
        <w:tc>
          <w:tcPr>
            <w:tcW w:w="1080" w:type="dxa"/>
          </w:tcPr>
          <w:p w14:paraId="0E43B67A" w14:textId="77777777" w:rsidR="006F69FB" w:rsidRPr="0055104B" w:rsidRDefault="006F69FB" w:rsidP="00EE3A65">
            <w:pPr>
              <w:rPr>
                <w:rFonts w:ascii="Arial" w:eastAsia="Times New Roman" w:hAnsi="Arial" w:cs="Arial"/>
                <w:color w:val="000000"/>
              </w:rPr>
            </w:pPr>
          </w:p>
        </w:tc>
      </w:tr>
      <w:tr w:rsidR="006F69FB" w:rsidRPr="0055104B" w14:paraId="3F6CFBF2" w14:textId="07802EAA" w:rsidTr="0055104B">
        <w:trPr>
          <w:trHeight w:val="300"/>
        </w:trPr>
        <w:tc>
          <w:tcPr>
            <w:tcW w:w="1975" w:type="dxa"/>
            <w:noWrap/>
            <w:hideMark/>
          </w:tcPr>
          <w:p w14:paraId="3D598C0B"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7</w:t>
            </w:r>
          </w:p>
        </w:tc>
        <w:tc>
          <w:tcPr>
            <w:tcW w:w="3330" w:type="dxa"/>
            <w:noWrap/>
            <w:hideMark/>
          </w:tcPr>
          <w:p w14:paraId="6CE41A37"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2 (2.6%)</w:t>
            </w:r>
          </w:p>
        </w:tc>
        <w:tc>
          <w:tcPr>
            <w:tcW w:w="2700" w:type="dxa"/>
            <w:noWrap/>
            <w:hideMark/>
          </w:tcPr>
          <w:p w14:paraId="05CE9B48"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 (2.9%)</w:t>
            </w:r>
          </w:p>
        </w:tc>
        <w:tc>
          <w:tcPr>
            <w:tcW w:w="1080" w:type="dxa"/>
          </w:tcPr>
          <w:p w14:paraId="5B8AECD3" w14:textId="77777777" w:rsidR="006F69FB" w:rsidRPr="0055104B" w:rsidRDefault="006F69FB" w:rsidP="00EE3A65">
            <w:pPr>
              <w:rPr>
                <w:rFonts w:ascii="Arial" w:eastAsia="Times New Roman" w:hAnsi="Arial" w:cs="Arial"/>
                <w:color w:val="000000"/>
              </w:rPr>
            </w:pPr>
          </w:p>
        </w:tc>
      </w:tr>
      <w:tr w:rsidR="006F69FB" w:rsidRPr="0055104B" w14:paraId="479F77A0" w14:textId="6206A5CD" w:rsidTr="0055104B">
        <w:trPr>
          <w:trHeight w:val="300"/>
        </w:trPr>
        <w:tc>
          <w:tcPr>
            <w:tcW w:w="1975" w:type="dxa"/>
            <w:noWrap/>
            <w:hideMark/>
          </w:tcPr>
          <w:p w14:paraId="530A561E"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3330" w:type="dxa"/>
            <w:noWrap/>
            <w:hideMark/>
          </w:tcPr>
          <w:p w14:paraId="6CADACB7"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16 (21.1%)</w:t>
            </w:r>
          </w:p>
        </w:tc>
        <w:tc>
          <w:tcPr>
            <w:tcW w:w="2700" w:type="dxa"/>
            <w:noWrap/>
            <w:hideMark/>
          </w:tcPr>
          <w:p w14:paraId="5DC7C863"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6 (17.6%)</w:t>
            </w:r>
          </w:p>
        </w:tc>
        <w:tc>
          <w:tcPr>
            <w:tcW w:w="1080" w:type="dxa"/>
          </w:tcPr>
          <w:p w14:paraId="341385C9" w14:textId="77777777" w:rsidR="006F69FB" w:rsidRPr="0055104B" w:rsidRDefault="006F69FB" w:rsidP="00EE3A65">
            <w:pPr>
              <w:rPr>
                <w:rFonts w:ascii="Arial" w:eastAsia="Times New Roman" w:hAnsi="Arial" w:cs="Arial"/>
                <w:color w:val="000000"/>
              </w:rPr>
            </w:pPr>
          </w:p>
        </w:tc>
      </w:tr>
      <w:tr w:rsidR="006F69FB" w:rsidRPr="0055104B" w14:paraId="5ACF86D3" w14:textId="00EBA302" w:rsidTr="0055104B">
        <w:trPr>
          <w:trHeight w:val="300"/>
        </w:trPr>
        <w:tc>
          <w:tcPr>
            <w:tcW w:w="1975" w:type="dxa"/>
            <w:noWrap/>
            <w:hideMark/>
          </w:tcPr>
          <w:p w14:paraId="4BBD169B"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WHO-OSCI D7</w:t>
            </w:r>
          </w:p>
        </w:tc>
        <w:tc>
          <w:tcPr>
            <w:tcW w:w="3330" w:type="dxa"/>
            <w:noWrap/>
            <w:hideMark/>
          </w:tcPr>
          <w:p w14:paraId="3E8C731B" w14:textId="77777777" w:rsidR="006F69FB" w:rsidRPr="0055104B" w:rsidRDefault="006F69FB" w:rsidP="00EE3A65">
            <w:pPr>
              <w:rPr>
                <w:rFonts w:ascii="Arial" w:eastAsia="Times New Roman" w:hAnsi="Arial" w:cs="Arial"/>
                <w:kern w:val="0"/>
                <w14:ligatures w14:val="none"/>
              </w:rPr>
            </w:pPr>
          </w:p>
        </w:tc>
        <w:tc>
          <w:tcPr>
            <w:tcW w:w="2700" w:type="dxa"/>
            <w:noWrap/>
            <w:hideMark/>
          </w:tcPr>
          <w:p w14:paraId="2D28B6FD" w14:textId="77777777" w:rsidR="006F69FB" w:rsidRPr="0055104B" w:rsidRDefault="006F69FB" w:rsidP="00EE3A65">
            <w:pPr>
              <w:rPr>
                <w:rFonts w:ascii="Arial" w:eastAsia="Times New Roman" w:hAnsi="Arial" w:cs="Arial"/>
                <w:kern w:val="0"/>
                <w14:ligatures w14:val="none"/>
              </w:rPr>
            </w:pPr>
          </w:p>
        </w:tc>
        <w:tc>
          <w:tcPr>
            <w:tcW w:w="1080" w:type="dxa"/>
          </w:tcPr>
          <w:p w14:paraId="6AD935ED" w14:textId="32EA319F" w:rsidR="006F69FB" w:rsidRPr="0055104B" w:rsidRDefault="00DA013C" w:rsidP="00EE3A65">
            <w:pPr>
              <w:rPr>
                <w:rFonts w:ascii="Arial" w:eastAsia="Times New Roman" w:hAnsi="Arial" w:cs="Arial"/>
              </w:rPr>
            </w:pPr>
            <w:r w:rsidRPr="0055104B">
              <w:rPr>
                <w:rFonts w:ascii="Arial" w:eastAsia="Times New Roman" w:hAnsi="Arial" w:cs="Arial"/>
              </w:rPr>
              <w:t>0.315</w:t>
            </w:r>
          </w:p>
        </w:tc>
      </w:tr>
      <w:tr w:rsidR="006F69FB" w:rsidRPr="0055104B" w14:paraId="341D196C" w14:textId="5914281F" w:rsidTr="0055104B">
        <w:trPr>
          <w:trHeight w:val="300"/>
        </w:trPr>
        <w:tc>
          <w:tcPr>
            <w:tcW w:w="1975" w:type="dxa"/>
            <w:noWrap/>
            <w:hideMark/>
          </w:tcPr>
          <w:p w14:paraId="66742524"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0</w:t>
            </w:r>
          </w:p>
        </w:tc>
        <w:tc>
          <w:tcPr>
            <w:tcW w:w="3330" w:type="dxa"/>
            <w:noWrap/>
            <w:hideMark/>
          </w:tcPr>
          <w:p w14:paraId="7B00C868"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2700" w:type="dxa"/>
            <w:noWrap/>
            <w:hideMark/>
          </w:tcPr>
          <w:p w14:paraId="68154912"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 (2.9%)</w:t>
            </w:r>
          </w:p>
        </w:tc>
        <w:tc>
          <w:tcPr>
            <w:tcW w:w="1080" w:type="dxa"/>
          </w:tcPr>
          <w:p w14:paraId="75541C14" w14:textId="77777777" w:rsidR="006F69FB" w:rsidRPr="0055104B" w:rsidRDefault="006F69FB" w:rsidP="00EE3A65">
            <w:pPr>
              <w:rPr>
                <w:rFonts w:ascii="Arial" w:eastAsia="Times New Roman" w:hAnsi="Arial" w:cs="Arial"/>
                <w:color w:val="000000"/>
              </w:rPr>
            </w:pPr>
          </w:p>
        </w:tc>
      </w:tr>
      <w:tr w:rsidR="006F69FB" w:rsidRPr="0055104B" w14:paraId="22CA18BD" w14:textId="7449279F" w:rsidTr="0055104B">
        <w:trPr>
          <w:trHeight w:val="300"/>
        </w:trPr>
        <w:tc>
          <w:tcPr>
            <w:tcW w:w="1975" w:type="dxa"/>
            <w:noWrap/>
            <w:hideMark/>
          </w:tcPr>
          <w:p w14:paraId="5B65203F"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4</w:t>
            </w:r>
          </w:p>
        </w:tc>
        <w:tc>
          <w:tcPr>
            <w:tcW w:w="3330" w:type="dxa"/>
            <w:noWrap/>
            <w:hideMark/>
          </w:tcPr>
          <w:p w14:paraId="2BF3BFDA"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4 (5.3%)</w:t>
            </w:r>
          </w:p>
        </w:tc>
        <w:tc>
          <w:tcPr>
            <w:tcW w:w="2700" w:type="dxa"/>
            <w:noWrap/>
            <w:hideMark/>
          </w:tcPr>
          <w:p w14:paraId="4113E6E9"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080" w:type="dxa"/>
          </w:tcPr>
          <w:p w14:paraId="3581F407" w14:textId="77777777" w:rsidR="006F69FB" w:rsidRPr="0055104B" w:rsidRDefault="006F69FB" w:rsidP="00EE3A65">
            <w:pPr>
              <w:rPr>
                <w:rFonts w:ascii="Arial" w:eastAsia="Times New Roman" w:hAnsi="Arial" w:cs="Arial"/>
                <w:color w:val="000000"/>
              </w:rPr>
            </w:pPr>
          </w:p>
        </w:tc>
      </w:tr>
      <w:tr w:rsidR="006F69FB" w:rsidRPr="0055104B" w14:paraId="700A8F2F" w14:textId="373DDAB6" w:rsidTr="0055104B">
        <w:trPr>
          <w:trHeight w:val="300"/>
        </w:trPr>
        <w:tc>
          <w:tcPr>
            <w:tcW w:w="1975" w:type="dxa"/>
            <w:noWrap/>
            <w:hideMark/>
          </w:tcPr>
          <w:p w14:paraId="3E23BE96"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5</w:t>
            </w:r>
          </w:p>
        </w:tc>
        <w:tc>
          <w:tcPr>
            <w:tcW w:w="3330" w:type="dxa"/>
            <w:noWrap/>
            <w:hideMark/>
          </w:tcPr>
          <w:p w14:paraId="680E2B93"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5 (6.6%)</w:t>
            </w:r>
          </w:p>
        </w:tc>
        <w:tc>
          <w:tcPr>
            <w:tcW w:w="2700" w:type="dxa"/>
            <w:noWrap/>
            <w:hideMark/>
          </w:tcPr>
          <w:p w14:paraId="02AA8A5C"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2 (5.9%)</w:t>
            </w:r>
          </w:p>
        </w:tc>
        <w:tc>
          <w:tcPr>
            <w:tcW w:w="1080" w:type="dxa"/>
          </w:tcPr>
          <w:p w14:paraId="5AFC53C1" w14:textId="77777777" w:rsidR="006F69FB" w:rsidRPr="0055104B" w:rsidRDefault="006F69FB" w:rsidP="00EE3A65">
            <w:pPr>
              <w:rPr>
                <w:rFonts w:ascii="Arial" w:eastAsia="Times New Roman" w:hAnsi="Arial" w:cs="Arial"/>
                <w:color w:val="000000"/>
              </w:rPr>
            </w:pPr>
          </w:p>
        </w:tc>
      </w:tr>
      <w:tr w:rsidR="006F69FB" w:rsidRPr="0055104B" w14:paraId="6C100C3A" w14:textId="1538C241" w:rsidTr="0055104B">
        <w:trPr>
          <w:trHeight w:val="300"/>
        </w:trPr>
        <w:tc>
          <w:tcPr>
            <w:tcW w:w="1975" w:type="dxa"/>
            <w:noWrap/>
            <w:hideMark/>
          </w:tcPr>
          <w:p w14:paraId="6023FE6D"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6</w:t>
            </w:r>
          </w:p>
        </w:tc>
        <w:tc>
          <w:tcPr>
            <w:tcW w:w="3330" w:type="dxa"/>
            <w:noWrap/>
            <w:hideMark/>
          </w:tcPr>
          <w:p w14:paraId="32ECB549"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9 (11.8%)</w:t>
            </w:r>
          </w:p>
        </w:tc>
        <w:tc>
          <w:tcPr>
            <w:tcW w:w="2700" w:type="dxa"/>
            <w:noWrap/>
            <w:hideMark/>
          </w:tcPr>
          <w:p w14:paraId="3DF3769B"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7 (20.6%)</w:t>
            </w:r>
          </w:p>
        </w:tc>
        <w:tc>
          <w:tcPr>
            <w:tcW w:w="1080" w:type="dxa"/>
          </w:tcPr>
          <w:p w14:paraId="3D80FB93" w14:textId="77777777" w:rsidR="006F69FB" w:rsidRPr="0055104B" w:rsidRDefault="006F69FB" w:rsidP="00EE3A65">
            <w:pPr>
              <w:rPr>
                <w:rFonts w:ascii="Arial" w:eastAsia="Times New Roman" w:hAnsi="Arial" w:cs="Arial"/>
                <w:color w:val="000000"/>
              </w:rPr>
            </w:pPr>
          </w:p>
        </w:tc>
      </w:tr>
      <w:tr w:rsidR="006F69FB" w:rsidRPr="0055104B" w14:paraId="56B34F12" w14:textId="6EE5B7A8" w:rsidTr="0055104B">
        <w:trPr>
          <w:trHeight w:val="300"/>
        </w:trPr>
        <w:tc>
          <w:tcPr>
            <w:tcW w:w="1975" w:type="dxa"/>
            <w:noWrap/>
            <w:hideMark/>
          </w:tcPr>
          <w:p w14:paraId="3EB20F99"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7</w:t>
            </w:r>
          </w:p>
        </w:tc>
        <w:tc>
          <w:tcPr>
            <w:tcW w:w="3330" w:type="dxa"/>
            <w:noWrap/>
            <w:hideMark/>
          </w:tcPr>
          <w:p w14:paraId="2582B809"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 (1.3%)</w:t>
            </w:r>
          </w:p>
        </w:tc>
        <w:tc>
          <w:tcPr>
            <w:tcW w:w="2700" w:type="dxa"/>
            <w:noWrap/>
            <w:hideMark/>
          </w:tcPr>
          <w:p w14:paraId="22DB03B1"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 (2.9%)</w:t>
            </w:r>
          </w:p>
        </w:tc>
        <w:tc>
          <w:tcPr>
            <w:tcW w:w="1080" w:type="dxa"/>
          </w:tcPr>
          <w:p w14:paraId="7DC392A7" w14:textId="77777777" w:rsidR="006F69FB" w:rsidRPr="0055104B" w:rsidRDefault="006F69FB" w:rsidP="00EE3A65">
            <w:pPr>
              <w:rPr>
                <w:rFonts w:ascii="Arial" w:eastAsia="Times New Roman" w:hAnsi="Arial" w:cs="Arial"/>
                <w:color w:val="000000"/>
              </w:rPr>
            </w:pPr>
          </w:p>
        </w:tc>
      </w:tr>
      <w:tr w:rsidR="006F69FB" w:rsidRPr="0055104B" w14:paraId="12106FF0" w14:textId="58517423" w:rsidTr="0055104B">
        <w:trPr>
          <w:trHeight w:val="300"/>
        </w:trPr>
        <w:tc>
          <w:tcPr>
            <w:tcW w:w="1975" w:type="dxa"/>
            <w:noWrap/>
            <w:hideMark/>
          </w:tcPr>
          <w:p w14:paraId="37ED5B07"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3330" w:type="dxa"/>
            <w:noWrap/>
            <w:hideMark/>
          </w:tcPr>
          <w:p w14:paraId="5145DB51"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57 (75.0%)</w:t>
            </w:r>
          </w:p>
        </w:tc>
        <w:tc>
          <w:tcPr>
            <w:tcW w:w="2700" w:type="dxa"/>
            <w:noWrap/>
            <w:hideMark/>
          </w:tcPr>
          <w:p w14:paraId="7FFB830C"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23 (67.6%)</w:t>
            </w:r>
          </w:p>
        </w:tc>
        <w:tc>
          <w:tcPr>
            <w:tcW w:w="1080" w:type="dxa"/>
          </w:tcPr>
          <w:p w14:paraId="47E13B81" w14:textId="77777777" w:rsidR="006F69FB" w:rsidRPr="0055104B" w:rsidRDefault="006F69FB" w:rsidP="00EE3A65">
            <w:pPr>
              <w:rPr>
                <w:rFonts w:ascii="Arial" w:eastAsia="Times New Roman" w:hAnsi="Arial" w:cs="Arial"/>
                <w:color w:val="000000"/>
              </w:rPr>
            </w:pPr>
          </w:p>
        </w:tc>
      </w:tr>
      <w:tr w:rsidR="006F69FB" w:rsidRPr="0055104B" w14:paraId="2E86C56E" w14:textId="17BFF78A" w:rsidTr="0055104B">
        <w:trPr>
          <w:trHeight w:val="300"/>
        </w:trPr>
        <w:tc>
          <w:tcPr>
            <w:tcW w:w="1975" w:type="dxa"/>
            <w:noWrap/>
            <w:hideMark/>
          </w:tcPr>
          <w:p w14:paraId="1BA2FD97"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WHO-OSCI D14</w:t>
            </w:r>
          </w:p>
        </w:tc>
        <w:tc>
          <w:tcPr>
            <w:tcW w:w="3330" w:type="dxa"/>
            <w:noWrap/>
            <w:hideMark/>
          </w:tcPr>
          <w:p w14:paraId="3E5AAFB8" w14:textId="77777777" w:rsidR="006F69FB" w:rsidRPr="0055104B" w:rsidRDefault="006F69FB" w:rsidP="00EE3A65">
            <w:pPr>
              <w:rPr>
                <w:rFonts w:ascii="Arial" w:eastAsia="Times New Roman" w:hAnsi="Arial" w:cs="Arial"/>
                <w:kern w:val="0"/>
                <w14:ligatures w14:val="none"/>
              </w:rPr>
            </w:pPr>
          </w:p>
        </w:tc>
        <w:tc>
          <w:tcPr>
            <w:tcW w:w="2700" w:type="dxa"/>
            <w:noWrap/>
            <w:hideMark/>
          </w:tcPr>
          <w:p w14:paraId="3813F51E" w14:textId="77777777" w:rsidR="006F69FB" w:rsidRPr="0055104B" w:rsidRDefault="006F69FB" w:rsidP="00EE3A65">
            <w:pPr>
              <w:rPr>
                <w:rFonts w:ascii="Arial" w:eastAsia="Times New Roman" w:hAnsi="Arial" w:cs="Arial"/>
                <w:kern w:val="0"/>
                <w14:ligatures w14:val="none"/>
              </w:rPr>
            </w:pPr>
          </w:p>
        </w:tc>
        <w:tc>
          <w:tcPr>
            <w:tcW w:w="1080" w:type="dxa"/>
          </w:tcPr>
          <w:p w14:paraId="3A88199D" w14:textId="1DC19BD9" w:rsidR="006F69FB" w:rsidRPr="0055104B" w:rsidRDefault="00DA013C" w:rsidP="00EE3A65">
            <w:pPr>
              <w:rPr>
                <w:rFonts w:ascii="Arial" w:eastAsia="Times New Roman" w:hAnsi="Arial" w:cs="Arial"/>
              </w:rPr>
            </w:pPr>
            <w:r w:rsidRPr="0055104B">
              <w:rPr>
                <w:rFonts w:ascii="Arial" w:eastAsia="Times New Roman" w:hAnsi="Arial" w:cs="Arial"/>
              </w:rPr>
              <w:t>0.055</w:t>
            </w:r>
          </w:p>
        </w:tc>
      </w:tr>
      <w:tr w:rsidR="006F69FB" w:rsidRPr="0055104B" w14:paraId="24E51131" w14:textId="31D7228A" w:rsidTr="0055104B">
        <w:trPr>
          <w:trHeight w:val="300"/>
        </w:trPr>
        <w:tc>
          <w:tcPr>
            <w:tcW w:w="1975" w:type="dxa"/>
            <w:noWrap/>
            <w:hideMark/>
          </w:tcPr>
          <w:p w14:paraId="0350D68B"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5</w:t>
            </w:r>
          </w:p>
        </w:tc>
        <w:tc>
          <w:tcPr>
            <w:tcW w:w="3330" w:type="dxa"/>
            <w:noWrap/>
            <w:hideMark/>
          </w:tcPr>
          <w:p w14:paraId="2659009C"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3 (3.9%)</w:t>
            </w:r>
          </w:p>
        </w:tc>
        <w:tc>
          <w:tcPr>
            <w:tcW w:w="2700" w:type="dxa"/>
            <w:noWrap/>
            <w:hideMark/>
          </w:tcPr>
          <w:p w14:paraId="3F792049"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080" w:type="dxa"/>
          </w:tcPr>
          <w:p w14:paraId="2554C74D" w14:textId="77777777" w:rsidR="006F69FB" w:rsidRPr="0055104B" w:rsidRDefault="006F69FB" w:rsidP="00EE3A65">
            <w:pPr>
              <w:rPr>
                <w:rFonts w:ascii="Arial" w:eastAsia="Times New Roman" w:hAnsi="Arial" w:cs="Arial"/>
                <w:color w:val="000000"/>
              </w:rPr>
            </w:pPr>
          </w:p>
        </w:tc>
      </w:tr>
      <w:tr w:rsidR="006F69FB" w:rsidRPr="0055104B" w14:paraId="74BB6AAB" w14:textId="377BA548" w:rsidTr="0055104B">
        <w:trPr>
          <w:trHeight w:val="300"/>
        </w:trPr>
        <w:tc>
          <w:tcPr>
            <w:tcW w:w="1975" w:type="dxa"/>
            <w:noWrap/>
            <w:hideMark/>
          </w:tcPr>
          <w:p w14:paraId="02D15581"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6</w:t>
            </w:r>
          </w:p>
        </w:tc>
        <w:tc>
          <w:tcPr>
            <w:tcW w:w="3330" w:type="dxa"/>
            <w:noWrap/>
            <w:hideMark/>
          </w:tcPr>
          <w:p w14:paraId="15021312"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 (1.3%)</w:t>
            </w:r>
          </w:p>
        </w:tc>
        <w:tc>
          <w:tcPr>
            <w:tcW w:w="2700" w:type="dxa"/>
            <w:noWrap/>
            <w:hideMark/>
          </w:tcPr>
          <w:p w14:paraId="0BA263DF"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4 (11.8%)</w:t>
            </w:r>
          </w:p>
        </w:tc>
        <w:tc>
          <w:tcPr>
            <w:tcW w:w="1080" w:type="dxa"/>
          </w:tcPr>
          <w:p w14:paraId="1D807A9F" w14:textId="77777777" w:rsidR="006F69FB" w:rsidRPr="0055104B" w:rsidRDefault="006F69FB" w:rsidP="00EE3A65">
            <w:pPr>
              <w:rPr>
                <w:rFonts w:ascii="Arial" w:eastAsia="Times New Roman" w:hAnsi="Arial" w:cs="Arial"/>
                <w:color w:val="000000"/>
              </w:rPr>
            </w:pPr>
          </w:p>
        </w:tc>
      </w:tr>
      <w:tr w:rsidR="006F69FB" w:rsidRPr="0055104B" w14:paraId="047C6EC1" w14:textId="17561536" w:rsidTr="0055104B">
        <w:trPr>
          <w:trHeight w:val="300"/>
        </w:trPr>
        <w:tc>
          <w:tcPr>
            <w:tcW w:w="1975" w:type="dxa"/>
            <w:noWrap/>
            <w:hideMark/>
          </w:tcPr>
          <w:p w14:paraId="54F8223F"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7</w:t>
            </w:r>
          </w:p>
        </w:tc>
        <w:tc>
          <w:tcPr>
            <w:tcW w:w="3330" w:type="dxa"/>
            <w:noWrap/>
            <w:hideMark/>
          </w:tcPr>
          <w:p w14:paraId="618042CC"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2 (2.6%)</w:t>
            </w:r>
          </w:p>
        </w:tc>
        <w:tc>
          <w:tcPr>
            <w:tcW w:w="2700" w:type="dxa"/>
            <w:noWrap/>
            <w:hideMark/>
          </w:tcPr>
          <w:p w14:paraId="108F8280"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 (2.9%)</w:t>
            </w:r>
          </w:p>
        </w:tc>
        <w:tc>
          <w:tcPr>
            <w:tcW w:w="1080" w:type="dxa"/>
          </w:tcPr>
          <w:p w14:paraId="5C7869FE" w14:textId="77777777" w:rsidR="006F69FB" w:rsidRPr="0055104B" w:rsidRDefault="006F69FB" w:rsidP="00EE3A65">
            <w:pPr>
              <w:rPr>
                <w:rFonts w:ascii="Arial" w:eastAsia="Times New Roman" w:hAnsi="Arial" w:cs="Arial"/>
                <w:color w:val="000000"/>
              </w:rPr>
            </w:pPr>
          </w:p>
        </w:tc>
      </w:tr>
      <w:tr w:rsidR="006F69FB" w:rsidRPr="0055104B" w14:paraId="2DD779F3" w14:textId="14695265" w:rsidTr="0055104B">
        <w:trPr>
          <w:trHeight w:val="300"/>
        </w:trPr>
        <w:tc>
          <w:tcPr>
            <w:tcW w:w="1975" w:type="dxa"/>
            <w:noWrap/>
            <w:hideMark/>
          </w:tcPr>
          <w:p w14:paraId="34B1966A"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3330" w:type="dxa"/>
            <w:noWrap/>
            <w:hideMark/>
          </w:tcPr>
          <w:p w14:paraId="1E3F91C8"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67 (88.2%)</w:t>
            </w:r>
          </w:p>
        </w:tc>
        <w:tc>
          <w:tcPr>
            <w:tcW w:w="2700" w:type="dxa"/>
            <w:noWrap/>
            <w:hideMark/>
          </w:tcPr>
          <w:p w14:paraId="07C8710A"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29 (85.3%)</w:t>
            </w:r>
          </w:p>
        </w:tc>
        <w:tc>
          <w:tcPr>
            <w:tcW w:w="1080" w:type="dxa"/>
          </w:tcPr>
          <w:p w14:paraId="278AA7F6" w14:textId="77777777" w:rsidR="006F69FB" w:rsidRPr="0055104B" w:rsidRDefault="006F69FB" w:rsidP="00EE3A65">
            <w:pPr>
              <w:rPr>
                <w:rFonts w:ascii="Arial" w:eastAsia="Times New Roman" w:hAnsi="Arial" w:cs="Arial"/>
                <w:color w:val="000000"/>
              </w:rPr>
            </w:pPr>
          </w:p>
        </w:tc>
      </w:tr>
      <w:tr w:rsidR="006F69FB" w:rsidRPr="0055104B" w14:paraId="0146DC67" w14:textId="47758987" w:rsidTr="0055104B">
        <w:trPr>
          <w:trHeight w:val="300"/>
        </w:trPr>
        <w:tc>
          <w:tcPr>
            <w:tcW w:w="1975" w:type="dxa"/>
            <w:noWrap/>
            <w:hideMark/>
          </w:tcPr>
          <w:p w14:paraId="3E6E203E"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WHO-OSCI D21</w:t>
            </w:r>
          </w:p>
        </w:tc>
        <w:tc>
          <w:tcPr>
            <w:tcW w:w="3330" w:type="dxa"/>
            <w:noWrap/>
            <w:hideMark/>
          </w:tcPr>
          <w:p w14:paraId="5FB5C5DE" w14:textId="77777777" w:rsidR="006F69FB" w:rsidRPr="0055104B" w:rsidRDefault="006F69FB" w:rsidP="00EE3A65">
            <w:pPr>
              <w:rPr>
                <w:rFonts w:ascii="Arial" w:eastAsia="Times New Roman" w:hAnsi="Arial" w:cs="Arial"/>
                <w:kern w:val="0"/>
                <w14:ligatures w14:val="none"/>
              </w:rPr>
            </w:pPr>
          </w:p>
        </w:tc>
        <w:tc>
          <w:tcPr>
            <w:tcW w:w="2700" w:type="dxa"/>
            <w:noWrap/>
            <w:hideMark/>
          </w:tcPr>
          <w:p w14:paraId="5B74B3AF" w14:textId="77777777" w:rsidR="006F69FB" w:rsidRPr="0055104B" w:rsidRDefault="006F69FB" w:rsidP="00EE3A65">
            <w:pPr>
              <w:rPr>
                <w:rFonts w:ascii="Arial" w:eastAsia="Times New Roman" w:hAnsi="Arial" w:cs="Arial"/>
                <w:kern w:val="0"/>
                <w14:ligatures w14:val="none"/>
              </w:rPr>
            </w:pPr>
          </w:p>
        </w:tc>
        <w:tc>
          <w:tcPr>
            <w:tcW w:w="1080" w:type="dxa"/>
          </w:tcPr>
          <w:p w14:paraId="0329DD2F" w14:textId="4E749957" w:rsidR="006F69FB" w:rsidRPr="0055104B" w:rsidRDefault="00DA013C" w:rsidP="00EE3A65">
            <w:pPr>
              <w:rPr>
                <w:rFonts w:ascii="Arial" w:eastAsia="Times New Roman" w:hAnsi="Arial" w:cs="Arial"/>
              </w:rPr>
            </w:pPr>
            <w:r w:rsidRPr="0055104B">
              <w:rPr>
                <w:rFonts w:ascii="Arial" w:eastAsia="Times New Roman" w:hAnsi="Arial" w:cs="Arial"/>
              </w:rPr>
              <w:t>0.487</w:t>
            </w:r>
          </w:p>
        </w:tc>
      </w:tr>
      <w:tr w:rsidR="006F69FB" w:rsidRPr="0055104B" w14:paraId="221AFF43" w14:textId="569AECF0" w:rsidTr="0055104B">
        <w:trPr>
          <w:trHeight w:val="300"/>
        </w:trPr>
        <w:tc>
          <w:tcPr>
            <w:tcW w:w="1975" w:type="dxa"/>
            <w:noWrap/>
            <w:hideMark/>
          </w:tcPr>
          <w:p w14:paraId="1681FB6A"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4</w:t>
            </w:r>
          </w:p>
        </w:tc>
        <w:tc>
          <w:tcPr>
            <w:tcW w:w="3330" w:type="dxa"/>
            <w:noWrap/>
            <w:hideMark/>
          </w:tcPr>
          <w:p w14:paraId="0D513581"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 (1.3%)</w:t>
            </w:r>
          </w:p>
        </w:tc>
        <w:tc>
          <w:tcPr>
            <w:tcW w:w="2700" w:type="dxa"/>
            <w:noWrap/>
            <w:hideMark/>
          </w:tcPr>
          <w:p w14:paraId="7F7E5CEE"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080" w:type="dxa"/>
          </w:tcPr>
          <w:p w14:paraId="10809ABE" w14:textId="77777777" w:rsidR="006F69FB" w:rsidRPr="0055104B" w:rsidRDefault="006F69FB" w:rsidP="00EE3A65">
            <w:pPr>
              <w:rPr>
                <w:rFonts w:ascii="Arial" w:eastAsia="Times New Roman" w:hAnsi="Arial" w:cs="Arial"/>
                <w:color w:val="000000"/>
              </w:rPr>
            </w:pPr>
          </w:p>
        </w:tc>
      </w:tr>
      <w:tr w:rsidR="006F69FB" w:rsidRPr="0055104B" w14:paraId="5104D3DE" w14:textId="032FC9D9" w:rsidTr="0055104B">
        <w:trPr>
          <w:trHeight w:val="300"/>
        </w:trPr>
        <w:tc>
          <w:tcPr>
            <w:tcW w:w="1975" w:type="dxa"/>
            <w:noWrap/>
            <w:hideMark/>
          </w:tcPr>
          <w:p w14:paraId="00BF63AB"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5</w:t>
            </w:r>
          </w:p>
        </w:tc>
        <w:tc>
          <w:tcPr>
            <w:tcW w:w="3330" w:type="dxa"/>
            <w:noWrap/>
            <w:hideMark/>
          </w:tcPr>
          <w:p w14:paraId="73245AD9"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2700" w:type="dxa"/>
            <w:noWrap/>
            <w:hideMark/>
          </w:tcPr>
          <w:p w14:paraId="54BE3490"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080" w:type="dxa"/>
          </w:tcPr>
          <w:p w14:paraId="5B5F36F0" w14:textId="77777777" w:rsidR="006F69FB" w:rsidRPr="0055104B" w:rsidRDefault="006F69FB" w:rsidP="00EE3A65">
            <w:pPr>
              <w:rPr>
                <w:rFonts w:ascii="Arial" w:eastAsia="Times New Roman" w:hAnsi="Arial" w:cs="Arial"/>
                <w:color w:val="000000"/>
              </w:rPr>
            </w:pPr>
          </w:p>
        </w:tc>
      </w:tr>
      <w:tr w:rsidR="006F69FB" w:rsidRPr="0055104B" w14:paraId="3A44D823" w14:textId="2E27FD48" w:rsidTr="0055104B">
        <w:trPr>
          <w:trHeight w:val="300"/>
        </w:trPr>
        <w:tc>
          <w:tcPr>
            <w:tcW w:w="1975" w:type="dxa"/>
            <w:noWrap/>
            <w:hideMark/>
          </w:tcPr>
          <w:p w14:paraId="4140B946"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lastRenderedPageBreak/>
              <w:t>6</w:t>
            </w:r>
          </w:p>
        </w:tc>
        <w:tc>
          <w:tcPr>
            <w:tcW w:w="3330" w:type="dxa"/>
            <w:noWrap/>
            <w:hideMark/>
          </w:tcPr>
          <w:p w14:paraId="3F2AAE24"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2 (2.6%)</w:t>
            </w:r>
          </w:p>
        </w:tc>
        <w:tc>
          <w:tcPr>
            <w:tcW w:w="2700" w:type="dxa"/>
            <w:noWrap/>
            <w:hideMark/>
          </w:tcPr>
          <w:p w14:paraId="6367736B"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3 (8.8%)</w:t>
            </w:r>
          </w:p>
        </w:tc>
        <w:tc>
          <w:tcPr>
            <w:tcW w:w="1080" w:type="dxa"/>
          </w:tcPr>
          <w:p w14:paraId="4F2C7F22" w14:textId="77777777" w:rsidR="006F69FB" w:rsidRPr="0055104B" w:rsidRDefault="006F69FB" w:rsidP="00EE3A65">
            <w:pPr>
              <w:rPr>
                <w:rFonts w:ascii="Arial" w:eastAsia="Times New Roman" w:hAnsi="Arial" w:cs="Arial"/>
                <w:color w:val="000000"/>
              </w:rPr>
            </w:pPr>
          </w:p>
        </w:tc>
      </w:tr>
      <w:tr w:rsidR="006F69FB" w:rsidRPr="0055104B" w14:paraId="50B0A5C8" w14:textId="783A3F11" w:rsidTr="0055104B">
        <w:trPr>
          <w:trHeight w:val="300"/>
        </w:trPr>
        <w:tc>
          <w:tcPr>
            <w:tcW w:w="1975" w:type="dxa"/>
            <w:noWrap/>
            <w:hideMark/>
          </w:tcPr>
          <w:p w14:paraId="7E247C2B"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7</w:t>
            </w:r>
          </w:p>
        </w:tc>
        <w:tc>
          <w:tcPr>
            <w:tcW w:w="3330" w:type="dxa"/>
            <w:noWrap/>
            <w:hideMark/>
          </w:tcPr>
          <w:p w14:paraId="29CD86F7"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2 (2.6%)</w:t>
            </w:r>
          </w:p>
        </w:tc>
        <w:tc>
          <w:tcPr>
            <w:tcW w:w="2700" w:type="dxa"/>
            <w:noWrap/>
            <w:hideMark/>
          </w:tcPr>
          <w:p w14:paraId="4CBF740B"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 (2.9%)</w:t>
            </w:r>
          </w:p>
        </w:tc>
        <w:tc>
          <w:tcPr>
            <w:tcW w:w="1080" w:type="dxa"/>
          </w:tcPr>
          <w:p w14:paraId="6D92609D" w14:textId="77777777" w:rsidR="006F69FB" w:rsidRPr="0055104B" w:rsidRDefault="006F69FB" w:rsidP="00EE3A65">
            <w:pPr>
              <w:rPr>
                <w:rFonts w:ascii="Arial" w:eastAsia="Times New Roman" w:hAnsi="Arial" w:cs="Arial"/>
                <w:color w:val="000000"/>
              </w:rPr>
            </w:pPr>
          </w:p>
        </w:tc>
      </w:tr>
      <w:tr w:rsidR="006F69FB" w:rsidRPr="0055104B" w14:paraId="258C77D5" w14:textId="0CD62C35" w:rsidTr="0055104B">
        <w:trPr>
          <w:trHeight w:val="300"/>
        </w:trPr>
        <w:tc>
          <w:tcPr>
            <w:tcW w:w="1975" w:type="dxa"/>
            <w:noWrap/>
            <w:hideMark/>
          </w:tcPr>
          <w:p w14:paraId="23D4D508"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3330" w:type="dxa"/>
            <w:noWrap/>
            <w:hideMark/>
          </w:tcPr>
          <w:p w14:paraId="5B7E9487"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71 (93.4%)</w:t>
            </w:r>
          </w:p>
        </w:tc>
        <w:tc>
          <w:tcPr>
            <w:tcW w:w="2700" w:type="dxa"/>
            <w:noWrap/>
            <w:hideMark/>
          </w:tcPr>
          <w:p w14:paraId="2214DEBB"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30 (88.2%)</w:t>
            </w:r>
          </w:p>
        </w:tc>
        <w:tc>
          <w:tcPr>
            <w:tcW w:w="1080" w:type="dxa"/>
          </w:tcPr>
          <w:p w14:paraId="0F6A927F" w14:textId="77777777" w:rsidR="006F69FB" w:rsidRPr="0055104B" w:rsidRDefault="006F69FB" w:rsidP="00EE3A65">
            <w:pPr>
              <w:rPr>
                <w:rFonts w:ascii="Arial" w:eastAsia="Times New Roman" w:hAnsi="Arial" w:cs="Arial"/>
                <w:color w:val="000000"/>
              </w:rPr>
            </w:pPr>
          </w:p>
        </w:tc>
      </w:tr>
      <w:tr w:rsidR="006F69FB" w:rsidRPr="0055104B" w14:paraId="4FAF18D6" w14:textId="3C51F0BA" w:rsidTr="0055104B">
        <w:trPr>
          <w:trHeight w:val="300"/>
        </w:trPr>
        <w:tc>
          <w:tcPr>
            <w:tcW w:w="1975" w:type="dxa"/>
            <w:noWrap/>
            <w:hideMark/>
          </w:tcPr>
          <w:p w14:paraId="18DDEBFD"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WHO-OSCI D28</w:t>
            </w:r>
          </w:p>
        </w:tc>
        <w:tc>
          <w:tcPr>
            <w:tcW w:w="3330" w:type="dxa"/>
            <w:noWrap/>
            <w:hideMark/>
          </w:tcPr>
          <w:p w14:paraId="165A65F3" w14:textId="77777777" w:rsidR="006F69FB" w:rsidRPr="0055104B" w:rsidRDefault="006F69FB" w:rsidP="00EE3A65">
            <w:pPr>
              <w:rPr>
                <w:rFonts w:ascii="Arial" w:eastAsia="Times New Roman" w:hAnsi="Arial" w:cs="Arial"/>
                <w:kern w:val="0"/>
                <w14:ligatures w14:val="none"/>
              </w:rPr>
            </w:pPr>
          </w:p>
        </w:tc>
        <w:tc>
          <w:tcPr>
            <w:tcW w:w="2700" w:type="dxa"/>
            <w:noWrap/>
            <w:hideMark/>
          </w:tcPr>
          <w:p w14:paraId="2505DECA" w14:textId="77777777" w:rsidR="006F69FB" w:rsidRPr="0055104B" w:rsidRDefault="006F69FB" w:rsidP="00EE3A65">
            <w:pPr>
              <w:rPr>
                <w:rFonts w:ascii="Arial" w:eastAsia="Times New Roman" w:hAnsi="Arial" w:cs="Arial"/>
                <w:kern w:val="0"/>
                <w14:ligatures w14:val="none"/>
              </w:rPr>
            </w:pPr>
          </w:p>
        </w:tc>
        <w:tc>
          <w:tcPr>
            <w:tcW w:w="1080" w:type="dxa"/>
          </w:tcPr>
          <w:p w14:paraId="2E8CEC42" w14:textId="4AD43DF8" w:rsidR="006F69FB" w:rsidRPr="0055104B" w:rsidRDefault="00DA013C" w:rsidP="00EE3A65">
            <w:pPr>
              <w:rPr>
                <w:rFonts w:ascii="Arial" w:eastAsia="Times New Roman" w:hAnsi="Arial" w:cs="Arial"/>
              </w:rPr>
            </w:pPr>
            <w:r w:rsidRPr="0055104B">
              <w:rPr>
                <w:rFonts w:ascii="Arial" w:eastAsia="Times New Roman" w:hAnsi="Arial" w:cs="Arial"/>
              </w:rPr>
              <w:t>0.525</w:t>
            </w:r>
          </w:p>
        </w:tc>
      </w:tr>
      <w:tr w:rsidR="006F69FB" w:rsidRPr="0055104B" w14:paraId="4C846EF1" w14:textId="2026BA6F" w:rsidTr="0055104B">
        <w:trPr>
          <w:trHeight w:val="300"/>
        </w:trPr>
        <w:tc>
          <w:tcPr>
            <w:tcW w:w="1975" w:type="dxa"/>
            <w:noWrap/>
            <w:hideMark/>
          </w:tcPr>
          <w:p w14:paraId="0B58AA1A"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4</w:t>
            </w:r>
          </w:p>
        </w:tc>
        <w:tc>
          <w:tcPr>
            <w:tcW w:w="3330" w:type="dxa"/>
            <w:noWrap/>
            <w:hideMark/>
          </w:tcPr>
          <w:p w14:paraId="3D731727"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2700" w:type="dxa"/>
            <w:noWrap/>
            <w:hideMark/>
          </w:tcPr>
          <w:p w14:paraId="034BFF73"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 (2.9%)</w:t>
            </w:r>
          </w:p>
        </w:tc>
        <w:tc>
          <w:tcPr>
            <w:tcW w:w="1080" w:type="dxa"/>
          </w:tcPr>
          <w:p w14:paraId="08CAF464" w14:textId="77777777" w:rsidR="006F69FB" w:rsidRPr="0055104B" w:rsidRDefault="006F69FB" w:rsidP="00EE3A65">
            <w:pPr>
              <w:rPr>
                <w:rFonts w:ascii="Arial" w:eastAsia="Times New Roman" w:hAnsi="Arial" w:cs="Arial"/>
                <w:color w:val="000000"/>
              </w:rPr>
            </w:pPr>
          </w:p>
        </w:tc>
      </w:tr>
      <w:tr w:rsidR="006F69FB" w:rsidRPr="0055104B" w14:paraId="43C39039" w14:textId="5B478CBE" w:rsidTr="0055104B">
        <w:trPr>
          <w:trHeight w:val="300"/>
        </w:trPr>
        <w:tc>
          <w:tcPr>
            <w:tcW w:w="1975" w:type="dxa"/>
            <w:noWrap/>
            <w:hideMark/>
          </w:tcPr>
          <w:p w14:paraId="0FA0EDD8"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5</w:t>
            </w:r>
          </w:p>
        </w:tc>
        <w:tc>
          <w:tcPr>
            <w:tcW w:w="3330" w:type="dxa"/>
            <w:noWrap/>
            <w:hideMark/>
          </w:tcPr>
          <w:p w14:paraId="4AFDDFC5"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 (1.3%)</w:t>
            </w:r>
          </w:p>
        </w:tc>
        <w:tc>
          <w:tcPr>
            <w:tcW w:w="2700" w:type="dxa"/>
            <w:noWrap/>
            <w:hideMark/>
          </w:tcPr>
          <w:p w14:paraId="087E658E"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080" w:type="dxa"/>
          </w:tcPr>
          <w:p w14:paraId="62EF3DEC" w14:textId="77777777" w:rsidR="006F69FB" w:rsidRPr="0055104B" w:rsidRDefault="006F69FB" w:rsidP="00EE3A65">
            <w:pPr>
              <w:rPr>
                <w:rFonts w:ascii="Arial" w:eastAsia="Times New Roman" w:hAnsi="Arial" w:cs="Arial"/>
                <w:color w:val="000000"/>
              </w:rPr>
            </w:pPr>
          </w:p>
        </w:tc>
      </w:tr>
      <w:tr w:rsidR="006F69FB" w:rsidRPr="0055104B" w14:paraId="65EFE173" w14:textId="3487C6AC" w:rsidTr="0055104B">
        <w:trPr>
          <w:trHeight w:val="300"/>
        </w:trPr>
        <w:tc>
          <w:tcPr>
            <w:tcW w:w="1975" w:type="dxa"/>
            <w:noWrap/>
            <w:hideMark/>
          </w:tcPr>
          <w:p w14:paraId="4080B2F9"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6</w:t>
            </w:r>
          </w:p>
        </w:tc>
        <w:tc>
          <w:tcPr>
            <w:tcW w:w="3330" w:type="dxa"/>
            <w:noWrap/>
            <w:hideMark/>
          </w:tcPr>
          <w:p w14:paraId="3FDF8E14"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 (1.3%)</w:t>
            </w:r>
          </w:p>
        </w:tc>
        <w:tc>
          <w:tcPr>
            <w:tcW w:w="2700" w:type="dxa"/>
            <w:noWrap/>
            <w:hideMark/>
          </w:tcPr>
          <w:p w14:paraId="7E5A5E3E"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 (2.9%)</w:t>
            </w:r>
          </w:p>
        </w:tc>
        <w:tc>
          <w:tcPr>
            <w:tcW w:w="1080" w:type="dxa"/>
          </w:tcPr>
          <w:p w14:paraId="57DD955E" w14:textId="77777777" w:rsidR="006F69FB" w:rsidRPr="0055104B" w:rsidRDefault="006F69FB" w:rsidP="00EE3A65">
            <w:pPr>
              <w:rPr>
                <w:rFonts w:ascii="Arial" w:eastAsia="Times New Roman" w:hAnsi="Arial" w:cs="Arial"/>
                <w:color w:val="000000"/>
              </w:rPr>
            </w:pPr>
          </w:p>
        </w:tc>
      </w:tr>
      <w:tr w:rsidR="006F69FB" w:rsidRPr="0055104B" w14:paraId="7F60BBBF" w14:textId="0D204E49" w:rsidTr="0055104B">
        <w:trPr>
          <w:trHeight w:val="300"/>
        </w:trPr>
        <w:tc>
          <w:tcPr>
            <w:tcW w:w="1975" w:type="dxa"/>
            <w:noWrap/>
            <w:hideMark/>
          </w:tcPr>
          <w:p w14:paraId="3EA8E07A"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7</w:t>
            </w:r>
          </w:p>
        </w:tc>
        <w:tc>
          <w:tcPr>
            <w:tcW w:w="3330" w:type="dxa"/>
            <w:noWrap/>
            <w:hideMark/>
          </w:tcPr>
          <w:p w14:paraId="5664BE59"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 (1.3%)</w:t>
            </w:r>
          </w:p>
        </w:tc>
        <w:tc>
          <w:tcPr>
            <w:tcW w:w="2700" w:type="dxa"/>
            <w:noWrap/>
            <w:hideMark/>
          </w:tcPr>
          <w:p w14:paraId="71E736B1"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2 (5.9%)</w:t>
            </w:r>
          </w:p>
        </w:tc>
        <w:tc>
          <w:tcPr>
            <w:tcW w:w="1080" w:type="dxa"/>
          </w:tcPr>
          <w:p w14:paraId="2B67FA26" w14:textId="77777777" w:rsidR="006F69FB" w:rsidRPr="0055104B" w:rsidRDefault="006F69FB" w:rsidP="00EE3A65">
            <w:pPr>
              <w:rPr>
                <w:rFonts w:ascii="Arial" w:eastAsia="Times New Roman" w:hAnsi="Arial" w:cs="Arial"/>
                <w:color w:val="000000"/>
              </w:rPr>
            </w:pPr>
          </w:p>
        </w:tc>
      </w:tr>
      <w:tr w:rsidR="006F69FB" w:rsidRPr="0055104B" w14:paraId="0722916F" w14:textId="7249F5FC" w:rsidTr="0055104B">
        <w:trPr>
          <w:trHeight w:val="300"/>
        </w:trPr>
        <w:tc>
          <w:tcPr>
            <w:tcW w:w="1975" w:type="dxa"/>
            <w:noWrap/>
            <w:hideMark/>
          </w:tcPr>
          <w:p w14:paraId="3D0F8A18"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3330" w:type="dxa"/>
            <w:noWrap/>
            <w:hideMark/>
          </w:tcPr>
          <w:p w14:paraId="71B99A45"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73 (96.1%)</w:t>
            </w:r>
          </w:p>
        </w:tc>
        <w:tc>
          <w:tcPr>
            <w:tcW w:w="2700" w:type="dxa"/>
            <w:noWrap/>
            <w:hideMark/>
          </w:tcPr>
          <w:p w14:paraId="78604F09"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30 (88.2%)</w:t>
            </w:r>
          </w:p>
        </w:tc>
        <w:tc>
          <w:tcPr>
            <w:tcW w:w="1080" w:type="dxa"/>
          </w:tcPr>
          <w:p w14:paraId="1A6EAF9F" w14:textId="77777777" w:rsidR="006F69FB" w:rsidRPr="0055104B" w:rsidRDefault="006F69FB" w:rsidP="00EE3A65">
            <w:pPr>
              <w:rPr>
                <w:rFonts w:ascii="Arial" w:eastAsia="Times New Roman" w:hAnsi="Arial" w:cs="Arial"/>
                <w:color w:val="000000"/>
              </w:rPr>
            </w:pPr>
          </w:p>
        </w:tc>
      </w:tr>
      <w:tr w:rsidR="006F69FB" w:rsidRPr="0055104B" w14:paraId="7702251E" w14:textId="5A83240F" w:rsidTr="0055104B">
        <w:trPr>
          <w:trHeight w:val="300"/>
        </w:trPr>
        <w:tc>
          <w:tcPr>
            <w:tcW w:w="1975" w:type="dxa"/>
            <w:noWrap/>
            <w:hideMark/>
          </w:tcPr>
          <w:p w14:paraId="54321455"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WHO-OSCI DISCHARGE</w:t>
            </w:r>
          </w:p>
        </w:tc>
        <w:tc>
          <w:tcPr>
            <w:tcW w:w="3330" w:type="dxa"/>
            <w:noWrap/>
            <w:hideMark/>
          </w:tcPr>
          <w:p w14:paraId="7C0FC10C" w14:textId="77777777" w:rsidR="006F69FB" w:rsidRPr="0055104B" w:rsidRDefault="006F69FB" w:rsidP="00EE3A65">
            <w:pPr>
              <w:rPr>
                <w:rFonts w:ascii="Arial" w:eastAsia="Times New Roman" w:hAnsi="Arial" w:cs="Arial"/>
                <w:kern w:val="0"/>
                <w14:ligatures w14:val="none"/>
              </w:rPr>
            </w:pPr>
          </w:p>
        </w:tc>
        <w:tc>
          <w:tcPr>
            <w:tcW w:w="2700" w:type="dxa"/>
            <w:noWrap/>
            <w:hideMark/>
          </w:tcPr>
          <w:p w14:paraId="036DEF69" w14:textId="77777777" w:rsidR="006F69FB" w:rsidRPr="0055104B" w:rsidRDefault="006F69FB" w:rsidP="00EE3A65">
            <w:pPr>
              <w:rPr>
                <w:rFonts w:ascii="Arial" w:eastAsia="Times New Roman" w:hAnsi="Arial" w:cs="Arial"/>
                <w:kern w:val="0"/>
                <w14:ligatures w14:val="none"/>
              </w:rPr>
            </w:pPr>
          </w:p>
        </w:tc>
        <w:tc>
          <w:tcPr>
            <w:tcW w:w="1080" w:type="dxa"/>
          </w:tcPr>
          <w:p w14:paraId="740B41AA" w14:textId="6A0D2069" w:rsidR="006F69FB" w:rsidRPr="0055104B" w:rsidRDefault="00DA013C" w:rsidP="00EE3A65">
            <w:pPr>
              <w:rPr>
                <w:rFonts w:ascii="Arial" w:eastAsia="Times New Roman" w:hAnsi="Arial" w:cs="Arial"/>
              </w:rPr>
            </w:pPr>
            <w:r w:rsidRPr="0055104B">
              <w:rPr>
                <w:rFonts w:ascii="Arial" w:eastAsia="Times New Roman" w:hAnsi="Arial" w:cs="Arial"/>
              </w:rPr>
              <w:t>0.213</w:t>
            </w:r>
          </w:p>
        </w:tc>
      </w:tr>
      <w:tr w:rsidR="006F69FB" w:rsidRPr="0055104B" w14:paraId="7719655F" w14:textId="22DFE504" w:rsidTr="0055104B">
        <w:trPr>
          <w:trHeight w:val="300"/>
        </w:trPr>
        <w:tc>
          <w:tcPr>
            <w:tcW w:w="1975" w:type="dxa"/>
            <w:noWrap/>
            <w:hideMark/>
          </w:tcPr>
          <w:p w14:paraId="2856DC3F"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1</w:t>
            </w:r>
          </w:p>
        </w:tc>
        <w:tc>
          <w:tcPr>
            <w:tcW w:w="3330" w:type="dxa"/>
            <w:noWrap/>
            <w:hideMark/>
          </w:tcPr>
          <w:p w14:paraId="1B700A29"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50 (65.8%)</w:t>
            </w:r>
          </w:p>
        </w:tc>
        <w:tc>
          <w:tcPr>
            <w:tcW w:w="2700" w:type="dxa"/>
            <w:noWrap/>
            <w:hideMark/>
          </w:tcPr>
          <w:p w14:paraId="3442798C"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18 (52.9%)</w:t>
            </w:r>
          </w:p>
        </w:tc>
        <w:tc>
          <w:tcPr>
            <w:tcW w:w="1080" w:type="dxa"/>
          </w:tcPr>
          <w:p w14:paraId="02619623" w14:textId="77777777" w:rsidR="006F69FB" w:rsidRPr="0055104B" w:rsidRDefault="006F69FB" w:rsidP="00EE3A65">
            <w:pPr>
              <w:rPr>
                <w:rFonts w:ascii="Arial" w:eastAsia="Times New Roman" w:hAnsi="Arial" w:cs="Arial"/>
                <w:color w:val="000000"/>
              </w:rPr>
            </w:pPr>
          </w:p>
        </w:tc>
      </w:tr>
      <w:tr w:rsidR="006F69FB" w:rsidRPr="0055104B" w14:paraId="6DF48D5D" w14:textId="28E9E9D2" w:rsidTr="0055104B">
        <w:trPr>
          <w:trHeight w:val="300"/>
        </w:trPr>
        <w:tc>
          <w:tcPr>
            <w:tcW w:w="1975" w:type="dxa"/>
            <w:noWrap/>
            <w:hideMark/>
          </w:tcPr>
          <w:p w14:paraId="2452EDF1"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2</w:t>
            </w:r>
          </w:p>
        </w:tc>
        <w:tc>
          <w:tcPr>
            <w:tcW w:w="3330" w:type="dxa"/>
            <w:noWrap/>
            <w:hideMark/>
          </w:tcPr>
          <w:p w14:paraId="3DC99C90"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19 (25.0%)</w:t>
            </w:r>
          </w:p>
        </w:tc>
        <w:tc>
          <w:tcPr>
            <w:tcW w:w="2700" w:type="dxa"/>
            <w:noWrap/>
            <w:hideMark/>
          </w:tcPr>
          <w:p w14:paraId="7A88289C"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8 (23.5%)</w:t>
            </w:r>
          </w:p>
        </w:tc>
        <w:tc>
          <w:tcPr>
            <w:tcW w:w="1080" w:type="dxa"/>
          </w:tcPr>
          <w:p w14:paraId="30BBF46F" w14:textId="77777777" w:rsidR="006F69FB" w:rsidRPr="0055104B" w:rsidRDefault="006F69FB" w:rsidP="00EE3A65">
            <w:pPr>
              <w:rPr>
                <w:rFonts w:ascii="Arial" w:eastAsia="Times New Roman" w:hAnsi="Arial" w:cs="Arial"/>
                <w:color w:val="000000"/>
              </w:rPr>
            </w:pPr>
          </w:p>
        </w:tc>
      </w:tr>
      <w:tr w:rsidR="006F69FB" w:rsidRPr="0055104B" w14:paraId="3EAD84B2" w14:textId="68628FF1" w:rsidTr="0055104B">
        <w:trPr>
          <w:trHeight w:val="300"/>
        </w:trPr>
        <w:tc>
          <w:tcPr>
            <w:tcW w:w="1975" w:type="dxa"/>
            <w:noWrap/>
            <w:hideMark/>
          </w:tcPr>
          <w:p w14:paraId="59E021CB"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4</w:t>
            </w:r>
          </w:p>
        </w:tc>
        <w:tc>
          <w:tcPr>
            <w:tcW w:w="3330" w:type="dxa"/>
            <w:noWrap/>
            <w:hideMark/>
          </w:tcPr>
          <w:p w14:paraId="0DC306F8"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 (1.3%)</w:t>
            </w:r>
          </w:p>
        </w:tc>
        <w:tc>
          <w:tcPr>
            <w:tcW w:w="2700" w:type="dxa"/>
            <w:noWrap/>
            <w:hideMark/>
          </w:tcPr>
          <w:p w14:paraId="0DEF1D08"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2 (5.9%)</w:t>
            </w:r>
          </w:p>
        </w:tc>
        <w:tc>
          <w:tcPr>
            <w:tcW w:w="1080" w:type="dxa"/>
          </w:tcPr>
          <w:p w14:paraId="28390E5B" w14:textId="77777777" w:rsidR="006F69FB" w:rsidRPr="0055104B" w:rsidRDefault="006F69FB" w:rsidP="00EE3A65">
            <w:pPr>
              <w:rPr>
                <w:rFonts w:ascii="Arial" w:eastAsia="Times New Roman" w:hAnsi="Arial" w:cs="Arial"/>
                <w:color w:val="000000"/>
              </w:rPr>
            </w:pPr>
          </w:p>
        </w:tc>
      </w:tr>
      <w:tr w:rsidR="006F69FB" w:rsidRPr="0055104B" w14:paraId="0D577861" w14:textId="25EA50E2" w:rsidTr="0055104B">
        <w:trPr>
          <w:trHeight w:val="300"/>
        </w:trPr>
        <w:tc>
          <w:tcPr>
            <w:tcW w:w="1975" w:type="dxa"/>
            <w:noWrap/>
            <w:hideMark/>
          </w:tcPr>
          <w:p w14:paraId="21C883DF"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8</w:t>
            </w:r>
          </w:p>
        </w:tc>
        <w:tc>
          <w:tcPr>
            <w:tcW w:w="3330" w:type="dxa"/>
            <w:noWrap/>
            <w:hideMark/>
          </w:tcPr>
          <w:p w14:paraId="3F629177"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6 (7.9%)</w:t>
            </w:r>
          </w:p>
        </w:tc>
        <w:tc>
          <w:tcPr>
            <w:tcW w:w="2700" w:type="dxa"/>
            <w:noWrap/>
            <w:hideMark/>
          </w:tcPr>
          <w:p w14:paraId="43736224"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6 (17.6%)</w:t>
            </w:r>
          </w:p>
        </w:tc>
        <w:tc>
          <w:tcPr>
            <w:tcW w:w="1080" w:type="dxa"/>
          </w:tcPr>
          <w:p w14:paraId="292DB775" w14:textId="77777777" w:rsidR="006F69FB" w:rsidRPr="0055104B" w:rsidRDefault="006F69FB" w:rsidP="00EE3A65">
            <w:pPr>
              <w:rPr>
                <w:rFonts w:ascii="Arial" w:eastAsia="Times New Roman" w:hAnsi="Arial" w:cs="Arial"/>
                <w:color w:val="000000"/>
              </w:rPr>
            </w:pPr>
          </w:p>
        </w:tc>
      </w:tr>
    </w:tbl>
    <w:p w14:paraId="02DD1E62" w14:textId="77777777" w:rsidR="007B13EF" w:rsidRPr="0055104B" w:rsidRDefault="007B13EF" w:rsidP="00D837DC">
      <w:pPr>
        <w:jc w:val="both"/>
        <w:rPr>
          <w:rFonts w:ascii="Arial" w:hAnsi="Arial" w:cs="Arial"/>
        </w:rPr>
      </w:pPr>
    </w:p>
    <w:p w14:paraId="26F7DD74" w14:textId="7DF817A6" w:rsidR="007B13EF" w:rsidRPr="0055104B" w:rsidRDefault="007B13EF" w:rsidP="00D837DC">
      <w:pPr>
        <w:jc w:val="both"/>
        <w:rPr>
          <w:rFonts w:ascii="Arial" w:hAnsi="Arial" w:cs="Arial"/>
        </w:rPr>
      </w:pPr>
      <w:r w:rsidRPr="0055104B">
        <w:rPr>
          <w:rFonts w:ascii="Arial" w:hAnsi="Arial" w:cs="Arial"/>
        </w:rPr>
        <w:br w:type="page"/>
      </w:r>
    </w:p>
    <w:p w14:paraId="146DC6C8" w14:textId="3E68A30F" w:rsidR="009004F5" w:rsidRPr="0055104B" w:rsidRDefault="009004F5" w:rsidP="0046377E">
      <w:pPr>
        <w:rPr>
          <w:rFonts w:ascii="Arial" w:hAnsi="Arial" w:cs="Arial"/>
        </w:rPr>
        <w:sectPr w:rsidR="009004F5" w:rsidRPr="0055104B" w:rsidSect="00F6684D">
          <w:type w:val="continuous"/>
          <w:pgSz w:w="15840" w:h="12240" w:orient="landscape"/>
          <w:pgMar w:top="720" w:right="720" w:bottom="720" w:left="720" w:header="720" w:footer="720" w:gutter="0"/>
          <w:cols w:space="720"/>
          <w:docGrid w:linePitch="360"/>
        </w:sectPr>
      </w:pPr>
    </w:p>
    <w:p w14:paraId="294F229C" w14:textId="4ADC9BF0" w:rsidR="008D7B48" w:rsidRPr="0055104B" w:rsidRDefault="00EA2702" w:rsidP="009F4F46">
      <w:pPr>
        <w:pStyle w:val="Heading1"/>
        <w:rPr>
          <w:rFonts w:ascii="Arial" w:hAnsi="Arial" w:cs="Arial"/>
          <w:sz w:val="22"/>
          <w:szCs w:val="22"/>
        </w:rPr>
      </w:pPr>
      <w:r w:rsidRPr="0055104B">
        <w:rPr>
          <w:rFonts w:ascii="Arial" w:hAnsi="Arial" w:cs="Arial"/>
          <w:sz w:val="22"/>
          <w:szCs w:val="22"/>
        </w:rPr>
        <w:lastRenderedPageBreak/>
        <w:t>Figures</w:t>
      </w:r>
    </w:p>
    <w:p w14:paraId="04694140" w14:textId="728F5572" w:rsidR="00EA2702" w:rsidRPr="0055104B" w:rsidRDefault="00EA2702" w:rsidP="00EA2702">
      <w:pPr>
        <w:rPr>
          <w:rFonts w:ascii="Arial" w:hAnsi="Arial" w:cs="Arial"/>
        </w:rPr>
      </w:pPr>
      <w:r w:rsidRPr="0055104B">
        <w:rPr>
          <w:rFonts w:ascii="Arial" w:hAnsi="Arial" w:cs="Arial"/>
          <w:noProof/>
        </w:rPr>
        <w:drawing>
          <wp:inline distT="0" distB="0" distL="0" distR="0" wp14:anchorId="7FCDE634" wp14:editId="190564EF">
            <wp:extent cx="5331125" cy="3290375"/>
            <wp:effectExtent l="0" t="0" r="317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40588" cy="3296216"/>
                    </a:xfrm>
                    <a:prstGeom prst="rect">
                      <a:avLst/>
                    </a:prstGeom>
                  </pic:spPr>
                </pic:pic>
              </a:graphicData>
            </a:graphic>
          </wp:inline>
        </w:drawing>
      </w:r>
    </w:p>
    <w:p w14:paraId="521911B5" w14:textId="69F0F47A" w:rsidR="00BC20A4" w:rsidRPr="0055104B" w:rsidRDefault="00BC20A4" w:rsidP="00782714">
      <w:pPr>
        <w:rPr>
          <w:rFonts w:ascii="Arial" w:hAnsi="Arial" w:cs="Arial"/>
          <w:b/>
        </w:rPr>
      </w:pPr>
      <w:commentRangeStart w:id="81"/>
      <w:r w:rsidRPr="0055104B">
        <w:rPr>
          <w:rFonts w:ascii="Arial" w:hAnsi="Arial" w:cs="Arial"/>
          <w:b/>
        </w:rPr>
        <w:t xml:space="preserve">Figure 1.  </w:t>
      </w:r>
      <w:r w:rsidRPr="0055104B">
        <w:rPr>
          <w:rFonts w:ascii="Arial" w:hAnsi="Arial" w:cs="Arial"/>
        </w:rPr>
        <w:t>Number of genes evaluated versus number of hits per gene in the total sample.</w:t>
      </w:r>
      <w:commentRangeEnd w:id="81"/>
      <w:r w:rsidR="001726BE">
        <w:rPr>
          <w:rStyle w:val="CommentReference"/>
        </w:rPr>
        <w:commentReference w:id="81"/>
      </w:r>
    </w:p>
    <w:p w14:paraId="5832F877" w14:textId="77777777" w:rsidR="00BC20A4" w:rsidRPr="0055104B" w:rsidRDefault="00BC20A4" w:rsidP="00BC20A4">
      <w:pPr>
        <w:rPr>
          <w:rFonts w:ascii="Arial" w:hAnsi="Arial" w:cs="Arial"/>
          <w:b/>
        </w:rPr>
      </w:pPr>
      <w:r w:rsidRPr="0055104B">
        <w:rPr>
          <w:rFonts w:ascii="Arial" w:hAnsi="Arial" w:cs="Arial"/>
          <w:b/>
        </w:rPr>
        <w:br w:type="page"/>
      </w:r>
    </w:p>
    <w:p w14:paraId="377090C4" w14:textId="77777777" w:rsidR="00BC20A4" w:rsidRPr="0055104B" w:rsidRDefault="00BC20A4" w:rsidP="00BC20A4">
      <w:pPr>
        <w:rPr>
          <w:rFonts w:ascii="Arial" w:hAnsi="Arial" w:cs="Arial"/>
          <w:b/>
        </w:rPr>
      </w:pPr>
      <w:r w:rsidRPr="0055104B">
        <w:rPr>
          <w:rFonts w:ascii="Arial" w:hAnsi="Arial" w:cs="Arial"/>
          <w:noProof/>
        </w:rPr>
        <w:lastRenderedPageBreak/>
        <w:drawing>
          <wp:inline distT="0" distB="0" distL="0" distR="0" wp14:anchorId="734EF4AF" wp14:editId="5874936C">
            <wp:extent cx="5943600" cy="5943600"/>
            <wp:effectExtent l="0" t="0" r="508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943600" cy="5943600"/>
                    </a:xfrm>
                    <a:prstGeom prst="rect">
                      <a:avLst/>
                    </a:prstGeom>
                    <a:noFill/>
                    <a:ln>
                      <a:noFill/>
                    </a:ln>
                  </pic:spPr>
                </pic:pic>
              </a:graphicData>
            </a:graphic>
          </wp:inline>
        </w:drawing>
      </w:r>
    </w:p>
    <w:p w14:paraId="105B91A6" w14:textId="77777777" w:rsidR="003E4E77" w:rsidRPr="0055104B" w:rsidRDefault="00BC20A4" w:rsidP="00BC20A4">
      <w:pPr>
        <w:rPr>
          <w:rFonts w:ascii="Arial" w:hAnsi="Arial" w:cs="Arial"/>
        </w:rPr>
      </w:pPr>
      <w:r w:rsidRPr="0055104B">
        <w:rPr>
          <w:rFonts w:ascii="Arial" w:hAnsi="Arial" w:cs="Arial"/>
          <w:b/>
        </w:rPr>
        <w:t xml:space="preserve">Figure 2.  </w:t>
      </w:r>
      <w:r w:rsidRPr="0055104B">
        <w:rPr>
          <w:rFonts w:ascii="Arial" w:hAnsi="Arial" w:cs="Arial"/>
        </w:rPr>
        <w:t>Differentially expressed genes in individuals hospitalized with and without COVID-19.  Patients with diabetes are delineated with light blue coloring.</w:t>
      </w:r>
    </w:p>
    <w:p w14:paraId="401D1C30" w14:textId="77777777" w:rsidR="003E4E77" w:rsidRPr="0055104B" w:rsidRDefault="003E4E77" w:rsidP="00BC20A4">
      <w:pPr>
        <w:rPr>
          <w:rFonts w:ascii="Arial" w:hAnsi="Arial" w:cs="Arial"/>
        </w:rPr>
      </w:pPr>
      <w:r w:rsidRPr="0055104B">
        <w:rPr>
          <w:rFonts w:ascii="Arial" w:hAnsi="Arial" w:cs="Arial"/>
        </w:rPr>
        <w:br w:type="page"/>
      </w:r>
    </w:p>
    <w:p w14:paraId="7D9BF986" w14:textId="77777777" w:rsidR="003E4E77" w:rsidRPr="0055104B" w:rsidRDefault="003E4E77" w:rsidP="00BC20A4">
      <w:pPr>
        <w:rPr>
          <w:rFonts w:ascii="Arial" w:hAnsi="Arial" w:cs="Arial"/>
          <w:b/>
        </w:rPr>
      </w:pPr>
      <w:r w:rsidRPr="0055104B">
        <w:rPr>
          <w:rFonts w:ascii="Arial" w:hAnsi="Arial" w:cs="Arial"/>
          <w:noProof/>
        </w:rPr>
        <w:lastRenderedPageBreak/>
        <w:drawing>
          <wp:inline distT="0" distB="0" distL="0" distR="0" wp14:anchorId="0C0132EF" wp14:editId="58CBEF63">
            <wp:extent cx="5938837" cy="3959225"/>
            <wp:effectExtent l="0" t="0" r="508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938837" cy="3959225"/>
                    </a:xfrm>
                    <a:prstGeom prst="rect">
                      <a:avLst/>
                    </a:prstGeom>
                    <a:noFill/>
                    <a:ln>
                      <a:noFill/>
                    </a:ln>
                  </pic:spPr>
                </pic:pic>
              </a:graphicData>
            </a:graphic>
          </wp:inline>
        </w:drawing>
      </w:r>
    </w:p>
    <w:p w14:paraId="0F24743D" w14:textId="5140FEF7" w:rsidR="00BC20A4" w:rsidRPr="0055104B" w:rsidRDefault="003E4E77" w:rsidP="00BC20A4">
      <w:pPr>
        <w:rPr>
          <w:rFonts w:ascii="Arial" w:hAnsi="Arial" w:cs="Arial"/>
        </w:rPr>
      </w:pPr>
      <w:r w:rsidRPr="0055104B">
        <w:rPr>
          <w:rFonts w:ascii="Arial" w:hAnsi="Arial" w:cs="Arial"/>
          <w:b/>
        </w:rPr>
        <w:t xml:space="preserve">Figure 3: </w:t>
      </w:r>
      <w:r w:rsidRPr="0055104B">
        <w:rPr>
          <w:rFonts w:ascii="Arial" w:hAnsi="Arial" w:cs="Arial"/>
        </w:rPr>
        <w:t xml:space="preserve">IFI27 expression </w:t>
      </w:r>
      <w:r w:rsidR="00A5099E">
        <w:rPr>
          <w:rFonts w:ascii="Arial" w:hAnsi="Arial" w:cs="Arial"/>
        </w:rPr>
        <w:t>by</w:t>
      </w:r>
      <w:r w:rsidR="00A5099E" w:rsidRPr="0055104B">
        <w:rPr>
          <w:rFonts w:ascii="Arial" w:hAnsi="Arial" w:cs="Arial"/>
        </w:rPr>
        <w:t xml:space="preserve"> </w:t>
      </w:r>
      <w:r w:rsidRPr="0055104B">
        <w:rPr>
          <w:rFonts w:ascii="Arial" w:hAnsi="Arial" w:cs="Arial"/>
        </w:rPr>
        <w:t xml:space="preserve">COVID </w:t>
      </w:r>
      <w:r w:rsidR="00A5099E">
        <w:rPr>
          <w:rFonts w:ascii="Arial" w:hAnsi="Arial" w:cs="Arial"/>
        </w:rPr>
        <w:t>and DM,</w:t>
      </w:r>
      <w:r w:rsidRPr="0055104B">
        <w:rPr>
          <w:rFonts w:ascii="Arial" w:hAnsi="Arial" w:cs="Arial"/>
        </w:rPr>
        <w:t xml:space="preserve"> color-coded for in-hospital deaths (left) and critical care (right). </w:t>
      </w:r>
    </w:p>
    <w:p w14:paraId="181BED81" w14:textId="328B6519" w:rsidR="003E4E77" w:rsidRPr="0055104B" w:rsidRDefault="003E4E77" w:rsidP="00BC20A4">
      <w:pPr>
        <w:rPr>
          <w:rFonts w:ascii="Arial" w:hAnsi="Arial" w:cs="Arial"/>
        </w:rPr>
      </w:pPr>
      <w:r w:rsidRPr="0055104B">
        <w:rPr>
          <w:rFonts w:ascii="Arial" w:hAnsi="Arial" w:cs="Arial"/>
        </w:rPr>
        <w:br w:type="page"/>
      </w:r>
    </w:p>
    <w:p w14:paraId="28B23FF5" w14:textId="075CB552" w:rsidR="003E4E77" w:rsidRPr="0055104B" w:rsidRDefault="003E4E77" w:rsidP="00BC20A4">
      <w:pPr>
        <w:rPr>
          <w:rFonts w:ascii="Arial" w:hAnsi="Arial" w:cs="Arial"/>
          <w:b/>
        </w:rPr>
      </w:pPr>
      <w:r w:rsidRPr="0055104B">
        <w:rPr>
          <w:rFonts w:ascii="Arial" w:hAnsi="Arial" w:cs="Arial"/>
          <w:noProof/>
        </w:rPr>
        <w:lastRenderedPageBreak/>
        <w:drawing>
          <wp:inline distT="0" distB="0" distL="0" distR="0" wp14:anchorId="5446A977" wp14:editId="5B977BBD">
            <wp:extent cx="4494540" cy="749090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494540" cy="7490900"/>
                    </a:xfrm>
                    <a:prstGeom prst="rect">
                      <a:avLst/>
                    </a:prstGeom>
                    <a:noFill/>
                    <a:ln>
                      <a:noFill/>
                    </a:ln>
                  </pic:spPr>
                </pic:pic>
              </a:graphicData>
            </a:graphic>
          </wp:inline>
        </w:drawing>
      </w:r>
    </w:p>
    <w:p w14:paraId="200F0353" w14:textId="0AE13EE5" w:rsidR="00160E40" w:rsidRPr="0055104B" w:rsidRDefault="003E4E77" w:rsidP="00BC20A4">
      <w:pPr>
        <w:rPr>
          <w:rFonts w:ascii="Arial" w:hAnsi="Arial" w:cs="Arial"/>
        </w:rPr>
      </w:pPr>
      <w:r w:rsidRPr="0055104B">
        <w:rPr>
          <w:rFonts w:ascii="Arial" w:hAnsi="Arial" w:cs="Arial"/>
          <w:b/>
        </w:rPr>
        <w:t xml:space="preserve">Figure 4. </w:t>
      </w:r>
      <w:r w:rsidRPr="0055104B">
        <w:rPr>
          <w:rFonts w:ascii="Arial" w:hAnsi="Arial" w:cs="Arial"/>
        </w:rPr>
        <w:t>Number of hits for specific differentially expressed genes in samples, grouped by COVID and DM diagnoses.</w:t>
      </w:r>
    </w:p>
    <w:p w14:paraId="6B966028" w14:textId="2B8F18AA" w:rsidR="00C01880" w:rsidRPr="0055104B" w:rsidRDefault="00C01880">
      <w:pPr>
        <w:rPr>
          <w:rFonts w:ascii="Arial" w:hAnsi="Arial" w:cs="Arial"/>
        </w:rPr>
      </w:pPr>
      <w:r w:rsidRPr="0055104B">
        <w:rPr>
          <w:rFonts w:ascii="Arial" w:hAnsi="Arial" w:cs="Arial"/>
        </w:rPr>
        <w:br w:type="page"/>
      </w:r>
    </w:p>
    <w:p w14:paraId="2BB20947" w14:textId="1FB1A10C" w:rsidR="00C01880" w:rsidRPr="0055104B" w:rsidRDefault="00C01880">
      <w:pPr>
        <w:rPr>
          <w:rFonts w:ascii="Arial" w:hAnsi="Arial" w:cs="Arial"/>
        </w:rPr>
      </w:pPr>
    </w:p>
    <w:p w14:paraId="25A7DD91" w14:textId="25FFB641" w:rsidR="0064728B" w:rsidRPr="0055104B" w:rsidRDefault="0064728B" w:rsidP="00BC20A4">
      <w:pPr>
        <w:rPr>
          <w:rFonts w:ascii="Arial" w:hAnsi="Arial" w:cs="Arial"/>
        </w:rPr>
      </w:pPr>
    </w:p>
    <w:p w14:paraId="34F059DA" w14:textId="0DDDF145" w:rsidR="002C5581" w:rsidRDefault="002C5581" w:rsidP="00BC20A4">
      <w:pPr>
        <w:rPr>
          <w:rFonts w:ascii="Arial" w:hAnsi="Arial" w:cs="Arial"/>
        </w:rPr>
      </w:pPr>
      <w:commentRangeStart w:id="82"/>
      <w:r>
        <w:rPr>
          <w:rFonts w:ascii="Arial" w:hAnsi="Arial" w:cs="Arial"/>
          <w:noProof/>
        </w:rPr>
        <w:drawing>
          <wp:inline distT="0" distB="0" distL="0" distR="0" wp14:anchorId="3C9745BE" wp14:editId="6C928618">
            <wp:extent cx="7187248" cy="6388665"/>
            <wp:effectExtent l="0" t="0" r="0" b="0"/>
            <wp:docPr id="14670839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210626" cy="6409446"/>
                    </a:xfrm>
                    <a:prstGeom prst="rect">
                      <a:avLst/>
                    </a:prstGeom>
                    <a:noFill/>
                  </pic:spPr>
                </pic:pic>
              </a:graphicData>
            </a:graphic>
          </wp:inline>
        </w:drawing>
      </w:r>
      <w:commentRangeEnd w:id="82"/>
      <w:r>
        <w:rPr>
          <w:rStyle w:val="CommentReference"/>
        </w:rPr>
        <w:commentReference w:id="82"/>
      </w:r>
    </w:p>
    <w:p w14:paraId="4FFA0925" w14:textId="16F7A136" w:rsidR="00160E40" w:rsidRPr="0055104B" w:rsidRDefault="0064728B" w:rsidP="00BC20A4">
      <w:pPr>
        <w:rPr>
          <w:rFonts w:ascii="Arial" w:hAnsi="Arial" w:cs="Arial"/>
        </w:rPr>
      </w:pPr>
      <w:r w:rsidRPr="0055104B">
        <w:rPr>
          <w:rFonts w:ascii="Arial" w:hAnsi="Arial" w:cs="Arial"/>
        </w:rPr>
        <w:t>Figure  5.   Comparison of select cytokine and chemokine differences between individuals with and without COVID-19 and diabetes mellitus (DM</w:t>
      </w:r>
      <w:r w:rsidR="0046377E" w:rsidRPr="0055104B">
        <w:rPr>
          <w:rFonts w:ascii="Arial" w:hAnsi="Arial" w:cs="Arial"/>
        </w:rPr>
        <w:t xml:space="preserve">) </w:t>
      </w:r>
    </w:p>
    <w:p w14:paraId="6C1518EB" w14:textId="10D572D7" w:rsidR="00A82179" w:rsidRPr="0055104B" w:rsidRDefault="00D33FD6" w:rsidP="009F4F46">
      <w:pPr>
        <w:pStyle w:val="Heading1"/>
        <w:rPr>
          <w:rFonts w:ascii="Arial" w:hAnsi="Arial" w:cs="Arial"/>
          <w:sz w:val="22"/>
          <w:szCs w:val="22"/>
        </w:rPr>
      </w:pPr>
      <w:r w:rsidRPr="0055104B">
        <w:rPr>
          <w:rFonts w:ascii="Arial" w:hAnsi="Arial" w:cs="Arial"/>
          <w:sz w:val="22"/>
          <w:szCs w:val="22"/>
        </w:rPr>
        <w:t>References</w:t>
      </w:r>
    </w:p>
    <w:p w14:paraId="7C648893" w14:textId="77777777" w:rsidR="00231394" w:rsidRPr="00231394" w:rsidRDefault="00231B7A" w:rsidP="00231394">
      <w:pPr>
        <w:pStyle w:val="EndNoteBibliography"/>
        <w:spacing w:after="0"/>
        <w:ind w:left="720" w:hanging="720"/>
        <w:rPr>
          <w:noProof/>
        </w:rPr>
      </w:pPr>
      <w:r w:rsidRPr="0055104B">
        <w:fldChar w:fldCharType="begin"/>
      </w:r>
      <w:r w:rsidRPr="0055104B">
        <w:instrText xml:space="preserve"> ADDIN EN.REFLIST </w:instrText>
      </w:r>
      <w:r w:rsidRPr="0055104B">
        <w:fldChar w:fldCharType="separate"/>
      </w:r>
      <w:r w:rsidR="00231394" w:rsidRPr="00231394">
        <w:rPr>
          <w:noProof/>
        </w:rPr>
        <w:t>1.</w:t>
      </w:r>
      <w:r w:rsidR="00231394" w:rsidRPr="00231394">
        <w:rPr>
          <w:noProof/>
        </w:rPr>
        <w:tab/>
        <w:t>Kumar A, Arora A, Sharma P, et al. Is diabetes mellitus associated with mortality and severity of COVID-19? A meta-analysis. Diabetes Metab Syndr 2020;14(4):535-545. DOI: 10.1016/j.dsx.2020.04.044.</w:t>
      </w:r>
    </w:p>
    <w:p w14:paraId="318E5998" w14:textId="77777777" w:rsidR="00231394" w:rsidRPr="00231394" w:rsidRDefault="00231394" w:rsidP="00231394">
      <w:pPr>
        <w:pStyle w:val="EndNoteBibliography"/>
        <w:spacing w:after="0"/>
        <w:ind w:left="720" w:hanging="720"/>
        <w:rPr>
          <w:noProof/>
        </w:rPr>
      </w:pPr>
      <w:r w:rsidRPr="00231394">
        <w:rPr>
          <w:noProof/>
        </w:rPr>
        <w:t>2.</w:t>
      </w:r>
      <w:r w:rsidRPr="00231394">
        <w:rPr>
          <w:noProof/>
        </w:rPr>
        <w:tab/>
        <w:t>Flook M, Jackson C, Vasileiou E, et al. Informing the public health response to COVID-19: a systematic review of risk factors for disease, severity, and mortality. BMC Infect Dis 2021;21(1):342. DOI: 10.1186/s12879-021-05992-1.</w:t>
      </w:r>
    </w:p>
    <w:p w14:paraId="373E4EB0" w14:textId="77777777" w:rsidR="00231394" w:rsidRPr="00231394" w:rsidRDefault="00231394" w:rsidP="00231394">
      <w:pPr>
        <w:pStyle w:val="EndNoteBibliography"/>
        <w:spacing w:after="0"/>
        <w:ind w:left="720" w:hanging="720"/>
        <w:rPr>
          <w:noProof/>
        </w:rPr>
      </w:pPr>
      <w:r w:rsidRPr="00231394">
        <w:rPr>
          <w:noProof/>
        </w:rPr>
        <w:lastRenderedPageBreak/>
        <w:t>3.</w:t>
      </w:r>
      <w:r w:rsidRPr="00231394">
        <w:rPr>
          <w:noProof/>
        </w:rPr>
        <w:tab/>
        <w:t>Wu ZH, Tang Y, Cheng Q. Diabetes increases the mortality of patients with COVID-19: a meta-analysis. Acta Diabetol 2021;58(2):139-144. DOI: 10.1007/s00592-020-01546-0.</w:t>
      </w:r>
    </w:p>
    <w:p w14:paraId="17B23A9D" w14:textId="77777777" w:rsidR="00231394" w:rsidRPr="00231394" w:rsidRDefault="00231394" w:rsidP="00231394">
      <w:pPr>
        <w:pStyle w:val="EndNoteBibliography"/>
        <w:spacing w:after="0"/>
        <w:ind w:left="720" w:hanging="720"/>
        <w:rPr>
          <w:noProof/>
        </w:rPr>
      </w:pPr>
      <w:r w:rsidRPr="00231394">
        <w:rPr>
          <w:noProof/>
        </w:rPr>
        <w:t>4.</w:t>
      </w:r>
      <w:r w:rsidRPr="00231394">
        <w:rPr>
          <w:noProof/>
        </w:rPr>
        <w:tab/>
        <w:t>Varikasuvu SR, Dutt N, Thangappazham B, Varshney S. Diabetes and COVID-19: A pooled analysis related to disease severity and mortality. Prim Care Diabetes 2021;15(1):24-27. DOI: 10.1016/j.pcd.2020.08.015.</w:t>
      </w:r>
    </w:p>
    <w:p w14:paraId="4CFD76E4" w14:textId="77777777" w:rsidR="00231394" w:rsidRPr="00231394" w:rsidRDefault="00231394" w:rsidP="00231394">
      <w:pPr>
        <w:pStyle w:val="EndNoteBibliography"/>
        <w:spacing w:after="0"/>
        <w:ind w:left="720" w:hanging="720"/>
        <w:rPr>
          <w:noProof/>
        </w:rPr>
      </w:pPr>
      <w:r w:rsidRPr="00231394">
        <w:rPr>
          <w:noProof/>
        </w:rPr>
        <w:t>5.</w:t>
      </w:r>
      <w:r w:rsidRPr="00231394">
        <w:rPr>
          <w:noProof/>
        </w:rPr>
        <w:tab/>
        <w:t>Allard R, Leclerc P, Tremblay C, Tannenbaum TN. Diabetes and the severity of pandemic influenza A (H1N1) infection. Diabetes Care 2010;33(7):1491-3. DOI: 10.2337/dc09-2215.</w:t>
      </w:r>
    </w:p>
    <w:p w14:paraId="6DD8D7E0" w14:textId="77777777" w:rsidR="00231394" w:rsidRPr="00231394" w:rsidRDefault="00231394" w:rsidP="00231394">
      <w:pPr>
        <w:pStyle w:val="EndNoteBibliography"/>
        <w:spacing w:after="0"/>
        <w:ind w:left="720" w:hanging="720"/>
        <w:rPr>
          <w:noProof/>
        </w:rPr>
      </w:pPr>
      <w:r w:rsidRPr="00231394">
        <w:rPr>
          <w:noProof/>
        </w:rPr>
        <w:t>6.</w:t>
      </w:r>
      <w:r w:rsidRPr="00231394">
        <w:rPr>
          <w:noProof/>
        </w:rPr>
        <w:tab/>
        <w:t>Jose J, Al-Dorzi HM, Al-Omari A, et al. Critically ill patients with diabetes and Middle East respiratory syndrome: a multi-center observational study. BMC Infect Dis 2021;21(1):84. DOI: 10.1186/s12879-021-05771-y.</w:t>
      </w:r>
    </w:p>
    <w:p w14:paraId="23E3E690" w14:textId="77777777" w:rsidR="00231394" w:rsidRPr="00231394" w:rsidRDefault="00231394" w:rsidP="00231394">
      <w:pPr>
        <w:pStyle w:val="EndNoteBibliography"/>
        <w:spacing w:after="0"/>
        <w:ind w:left="720" w:hanging="720"/>
        <w:rPr>
          <w:noProof/>
        </w:rPr>
      </w:pPr>
      <w:r w:rsidRPr="00231394">
        <w:rPr>
          <w:noProof/>
        </w:rPr>
        <w:t>7.</w:t>
      </w:r>
      <w:r w:rsidRPr="00231394">
        <w:rPr>
          <w:noProof/>
        </w:rPr>
        <w:tab/>
        <w:t>Li J, Li Y, Wang Z, Liu N, He L, Zhang H. Increased risk of new-onset diabetes in patients with COVID-19: a systematic review and meta-analysis. Front Public Health 2023;11:1170156. DOI: 10.3389/fpubh.2023.1170156.</w:t>
      </w:r>
    </w:p>
    <w:p w14:paraId="1A0D5994" w14:textId="77777777" w:rsidR="00231394" w:rsidRPr="00231394" w:rsidRDefault="00231394" w:rsidP="00231394">
      <w:pPr>
        <w:pStyle w:val="EndNoteBibliography"/>
        <w:spacing w:after="0"/>
        <w:ind w:left="720" w:hanging="720"/>
        <w:rPr>
          <w:noProof/>
        </w:rPr>
      </w:pPr>
      <w:r w:rsidRPr="00231394">
        <w:rPr>
          <w:noProof/>
        </w:rPr>
        <w:t>8.</w:t>
      </w:r>
      <w:r w:rsidRPr="00231394">
        <w:rPr>
          <w:noProof/>
        </w:rPr>
        <w:tab/>
        <w:t>Ssentongo P, Zhang Y, Witmer L, Chinchilli VM, Ba DM. Association of COVID-19 with diabetes: a systematic review and meta-analysis. Sci Rep 2022;12(1):20191. DOI: 10.1038/s41598-022-24185-7.</w:t>
      </w:r>
    </w:p>
    <w:p w14:paraId="47610FF9" w14:textId="77777777" w:rsidR="00231394" w:rsidRPr="00231394" w:rsidRDefault="00231394" w:rsidP="00231394">
      <w:pPr>
        <w:pStyle w:val="EndNoteBibliography"/>
        <w:spacing w:after="0"/>
        <w:ind w:left="720" w:hanging="720"/>
        <w:rPr>
          <w:noProof/>
        </w:rPr>
      </w:pPr>
      <w:r w:rsidRPr="00231394">
        <w:rPr>
          <w:noProof/>
        </w:rPr>
        <w:t>9.</w:t>
      </w:r>
      <w:r w:rsidRPr="00231394">
        <w:rPr>
          <w:noProof/>
        </w:rPr>
        <w:tab/>
        <w:t>Gheblawi M, Wang K, Viveiros A, et al. Angiotensin-Converting Enzyme 2: SARS-CoV-2 Receptor and Regulator of the Renin-Angiotensin System: Celebrating the 20th Anniversary of the Discovery of ACE2. Circ Res 2020;126(10):1456-1474. DOI: 10.1161/CIRCRESAHA.120.317015.</w:t>
      </w:r>
    </w:p>
    <w:p w14:paraId="4A0F949B" w14:textId="77777777" w:rsidR="00231394" w:rsidRPr="00231394" w:rsidRDefault="00231394" w:rsidP="00231394">
      <w:pPr>
        <w:pStyle w:val="EndNoteBibliography"/>
        <w:spacing w:after="0"/>
        <w:ind w:left="720" w:hanging="720"/>
        <w:rPr>
          <w:noProof/>
        </w:rPr>
      </w:pPr>
      <w:r w:rsidRPr="00231394">
        <w:rPr>
          <w:noProof/>
        </w:rPr>
        <w:t>10.</w:t>
      </w:r>
      <w:r w:rsidRPr="00231394">
        <w:rPr>
          <w:noProof/>
        </w:rPr>
        <w:tab/>
        <w:t>Liu Y, Yang Y, Zhang C, et al. Clinical and biochemical indexes from 2019-nCoV infected patients linked to viral loads and lung injury. Sci China Life Sci 2020;63(3):364-374. DOI: 10.1007/s11427-020-1643-8.</w:t>
      </w:r>
    </w:p>
    <w:p w14:paraId="220012FC" w14:textId="77777777" w:rsidR="00231394" w:rsidRPr="00231394" w:rsidRDefault="00231394" w:rsidP="00231394">
      <w:pPr>
        <w:pStyle w:val="EndNoteBibliography"/>
        <w:spacing w:after="0"/>
        <w:ind w:left="720" w:hanging="720"/>
        <w:rPr>
          <w:noProof/>
        </w:rPr>
      </w:pPr>
      <w:r w:rsidRPr="00231394">
        <w:rPr>
          <w:noProof/>
        </w:rPr>
        <w:t>11.</w:t>
      </w:r>
      <w:r w:rsidRPr="00231394">
        <w:rPr>
          <w:noProof/>
        </w:rPr>
        <w:tab/>
        <w:t>McCord JM, Hybertson BM, Cota-Gomez A, Geraci KP, Gao B. Nrf2 Activator PB125((R)) as a Potential Therapeutic Agent against COVID-19. Antioxidants (Basel) 2020;9(6). DOI: 10.3390/antiox9060518.</w:t>
      </w:r>
    </w:p>
    <w:p w14:paraId="7AD6AEE1" w14:textId="77777777" w:rsidR="00231394" w:rsidRPr="00231394" w:rsidRDefault="00231394" w:rsidP="00231394">
      <w:pPr>
        <w:pStyle w:val="EndNoteBibliography"/>
        <w:spacing w:after="0"/>
        <w:ind w:left="720" w:hanging="720"/>
        <w:rPr>
          <w:noProof/>
        </w:rPr>
      </w:pPr>
      <w:r w:rsidRPr="00231394">
        <w:rPr>
          <w:noProof/>
        </w:rPr>
        <w:t>12.</w:t>
      </w:r>
      <w:r w:rsidRPr="00231394">
        <w:rPr>
          <w:noProof/>
        </w:rPr>
        <w:tab/>
        <w:t>Gharaee-Kermani M, Denholm EM, Phan SH. Costimulation of fibroblast collagen and transforming growth factor beta1 gene expression by monocyte chemoattractant protein-1 via specific receptors. J Biol Chem 1996;271(30):17779-84. DOI: 10.1074/jbc.271.30.17779.</w:t>
      </w:r>
    </w:p>
    <w:p w14:paraId="2C1336D7" w14:textId="77777777" w:rsidR="00231394" w:rsidRPr="00231394" w:rsidRDefault="00231394" w:rsidP="00231394">
      <w:pPr>
        <w:pStyle w:val="EndNoteBibliography"/>
        <w:spacing w:after="0"/>
        <w:ind w:left="720" w:hanging="720"/>
        <w:rPr>
          <w:noProof/>
        </w:rPr>
      </w:pPr>
      <w:r w:rsidRPr="00231394">
        <w:rPr>
          <w:noProof/>
        </w:rPr>
        <w:t>13.</w:t>
      </w:r>
      <w:r w:rsidRPr="00231394">
        <w:rPr>
          <w:noProof/>
        </w:rPr>
        <w:tab/>
        <w:t>Gu L, Tseng S, Horner RM, Tam C, Loda M, Rollins BJ. Control of TH2 polarization by the chemokine monocyte chemoattractant protein-1. Nature 2000;404(6776):407-11. DOI: 10.1038/35006097.</w:t>
      </w:r>
    </w:p>
    <w:p w14:paraId="63A276D4" w14:textId="77777777" w:rsidR="00231394" w:rsidRPr="00231394" w:rsidRDefault="00231394" w:rsidP="00231394">
      <w:pPr>
        <w:pStyle w:val="EndNoteBibliography"/>
        <w:spacing w:after="0"/>
        <w:ind w:left="720" w:hanging="720"/>
        <w:rPr>
          <w:noProof/>
        </w:rPr>
      </w:pPr>
      <w:r w:rsidRPr="00231394">
        <w:rPr>
          <w:noProof/>
        </w:rPr>
        <w:t>14.</w:t>
      </w:r>
      <w:r w:rsidRPr="00231394">
        <w:rPr>
          <w:noProof/>
        </w:rPr>
        <w:tab/>
        <w:t>Rose CE, Jr., Sung SS, Fu SM. Significant involvement of CCL2 (MCP-1) in inflammatory disorders of the lung. Microcirculation 2003;10(3-4):273-88. DOI: 10.1038/sj.mn.7800193.</w:t>
      </w:r>
    </w:p>
    <w:p w14:paraId="543D0D11" w14:textId="77777777" w:rsidR="00231394" w:rsidRPr="00231394" w:rsidRDefault="00231394" w:rsidP="00231394">
      <w:pPr>
        <w:pStyle w:val="EndNoteBibliography"/>
        <w:spacing w:after="0"/>
        <w:ind w:left="720" w:hanging="720"/>
        <w:rPr>
          <w:noProof/>
        </w:rPr>
      </w:pPr>
      <w:r w:rsidRPr="00231394">
        <w:rPr>
          <w:noProof/>
        </w:rPr>
        <w:t>15.</w:t>
      </w:r>
      <w:r w:rsidRPr="00231394">
        <w:rPr>
          <w:noProof/>
        </w:rPr>
        <w:tab/>
        <w:t>Chen IY, Chang SC, Wu HY, et al. Upregulation of the chemokine (C-C motif) ligand 2 via a severe acute respiratory syndrome coronavirus spike-ACE2 signaling pathway. J Virol 2010;84(15):7703-12. DOI: 10.1128/JVI.02560-09.</w:t>
      </w:r>
    </w:p>
    <w:p w14:paraId="47FA1C25" w14:textId="77777777" w:rsidR="00231394" w:rsidRPr="00231394" w:rsidRDefault="00231394" w:rsidP="00231394">
      <w:pPr>
        <w:pStyle w:val="EndNoteBibliography"/>
        <w:spacing w:after="0"/>
        <w:ind w:left="720" w:hanging="720"/>
        <w:rPr>
          <w:noProof/>
        </w:rPr>
      </w:pPr>
      <w:r w:rsidRPr="00231394">
        <w:rPr>
          <w:noProof/>
        </w:rPr>
        <w:t>16.</w:t>
      </w:r>
      <w:r w:rsidRPr="00231394">
        <w:rPr>
          <w:noProof/>
        </w:rPr>
        <w:tab/>
        <w:t>Wu M, Chen Y, Xia H, et al. Transcriptional and proteomic insights into the host response in fatal COVID-19 cases. Proc Natl Acad Sci U S A 2020;117(45):28336-28343. DOI: 10.1073/pnas.2018030117.</w:t>
      </w:r>
    </w:p>
    <w:p w14:paraId="201A26FC" w14:textId="77777777" w:rsidR="00231394" w:rsidRPr="00231394" w:rsidRDefault="00231394" w:rsidP="00231394">
      <w:pPr>
        <w:pStyle w:val="EndNoteBibliography"/>
        <w:spacing w:after="0"/>
        <w:ind w:left="720" w:hanging="720"/>
        <w:rPr>
          <w:noProof/>
        </w:rPr>
      </w:pPr>
      <w:r w:rsidRPr="00231394">
        <w:rPr>
          <w:noProof/>
        </w:rPr>
        <w:t>17.</w:t>
      </w:r>
      <w:r w:rsidRPr="00231394">
        <w:rPr>
          <w:noProof/>
        </w:rPr>
        <w:tab/>
        <w:t>Rubio-Rivas M, Mora-Lujan JM, Formiga F, et al. WHO Ordinal Scale and Inflammation Risk Categories in COVID-19. Comparative Study of the Severity Scales. J Gen Intern Med 2022;37(8):1980-1987. DOI: 10.1007/s11606-022-07511-7.</w:t>
      </w:r>
    </w:p>
    <w:p w14:paraId="5B5FD246" w14:textId="77777777" w:rsidR="00231394" w:rsidRPr="00231394" w:rsidRDefault="00231394" w:rsidP="00231394">
      <w:pPr>
        <w:pStyle w:val="EndNoteBibliography"/>
        <w:spacing w:after="0"/>
        <w:ind w:left="720" w:hanging="720"/>
        <w:rPr>
          <w:noProof/>
        </w:rPr>
      </w:pPr>
      <w:r w:rsidRPr="00231394">
        <w:rPr>
          <w:noProof/>
        </w:rPr>
        <w:t>18.</w:t>
      </w:r>
      <w:r w:rsidRPr="00231394">
        <w:rPr>
          <w:noProof/>
        </w:rPr>
        <w:tab/>
        <w:t>Wang S, Qiu Z, Hou Y, et al. AXL is a candidate receptor for SARS-CoV-2 that promotes infection of pulmonary and bronchial epithelial cells. Cell Res 2021;31(2):126-140. DOI: 10.1038/s41422-020-00460-y.</w:t>
      </w:r>
    </w:p>
    <w:p w14:paraId="436B1850" w14:textId="77777777" w:rsidR="00231394" w:rsidRPr="00231394" w:rsidRDefault="00231394" w:rsidP="00231394">
      <w:pPr>
        <w:pStyle w:val="EndNoteBibliography"/>
        <w:spacing w:after="0"/>
        <w:ind w:left="720" w:hanging="720"/>
        <w:rPr>
          <w:noProof/>
        </w:rPr>
      </w:pPr>
      <w:r w:rsidRPr="00231394">
        <w:rPr>
          <w:noProof/>
        </w:rPr>
        <w:t>19.</w:t>
      </w:r>
      <w:r w:rsidRPr="00231394">
        <w:rPr>
          <w:noProof/>
        </w:rPr>
        <w:tab/>
        <w:t>Zhong W, Altay O, Arif M, et al. Next generation plasma proteome profiling of COVID-19 patients with mild to moderate symptoms. EBioMedicine 2021;74:103723. DOI: 10.1016/j.ebiom.2021.103723.</w:t>
      </w:r>
    </w:p>
    <w:p w14:paraId="5327BE86" w14:textId="77777777" w:rsidR="00231394" w:rsidRPr="00231394" w:rsidRDefault="00231394" w:rsidP="00231394">
      <w:pPr>
        <w:pStyle w:val="EndNoteBibliography"/>
        <w:spacing w:after="0"/>
        <w:ind w:left="720" w:hanging="720"/>
        <w:rPr>
          <w:noProof/>
        </w:rPr>
      </w:pPr>
      <w:r w:rsidRPr="00231394">
        <w:rPr>
          <w:noProof/>
        </w:rPr>
        <w:t>20.</w:t>
      </w:r>
      <w:r w:rsidRPr="00231394">
        <w:rPr>
          <w:noProof/>
        </w:rPr>
        <w:tab/>
        <w:t>Shojaei M, Shamshirian A, Monkman J, et al. IFI27 transcription is an early predictor for COVID-19 outcomes, a multi-cohort observational study. Front Immunol 2022;13:1060438. DOI: 10.3389/fimmu.2022.1060438.</w:t>
      </w:r>
    </w:p>
    <w:p w14:paraId="610B5517" w14:textId="77777777" w:rsidR="00231394" w:rsidRPr="00231394" w:rsidRDefault="00231394" w:rsidP="00231394">
      <w:pPr>
        <w:pStyle w:val="EndNoteBibliography"/>
        <w:spacing w:after="0"/>
        <w:ind w:left="720" w:hanging="720"/>
        <w:rPr>
          <w:noProof/>
        </w:rPr>
      </w:pPr>
      <w:r w:rsidRPr="00231394">
        <w:rPr>
          <w:noProof/>
        </w:rPr>
        <w:t>21.</w:t>
      </w:r>
      <w:r w:rsidRPr="00231394">
        <w:rPr>
          <w:noProof/>
        </w:rPr>
        <w:tab/>
        <w:t>Sherman EJ, Mirabelli C, Tang VT, et al. Identification of cell type specific ACE2 modifiers by CRISPR screening. PLoS Pathog 2022;18(3):e1010377. DOI: 10.1371/journal.ppat.1010377.</w:t>
      </w:r>
    </w:p>
    <w:p w14:paraId="15ED6C15" w14:textId="77777777" w:rsidR="00231394" w:rsidRPr="00231394" w:rsidRDefault="00231394" w:rsidP="00231394">
      <w:pPr>
        <w:pStyle w:val="EndNoteBibliography"/>
        <w:spacing w:after="0"/>
        <w:ind w:left="720" w:hanging="720"/>
        <w:rPr>
          <w:noProof/>
        </w:rPr>
      </w:pPr>
      <w:r w:rsidRPr="00231394">
        <w:rPr>
          <w:noProof/>
        </w:rPr>
        <w:t>22.</w:t>
      </w:r>
      <w:r w:rsidRPr="00231394">
        <w:rPr>
          <w:noProof/>
        </w:rPr>
        <w:tab/>
        <w:t>Angelillo-Scherrer A, Burnier L, Flores N, et al. Role of Gas6 receptors in platelet signaling during thrombus stabilization and implications for antithrombotic therapy. J Clin Invest 2005;115(2):237-46. DOI: 10.1172/JCI22079.</w:t>
      </w:r>
    </w:p>
    <w:p w14:paraId="60E33F50" w14:textId="77777777" w:rsidR="00231394" w:rsidRPr="00231394" w:rsidRDefault="00231394" w:rsidP="00231394">
      <w:pPr>
        <w:pStyle w:val="EndNoteBibliography"/>
        <w:spacing w:after="0"/>
        <w:ind w:left="720" w:hanging="720"/>
        <w:rPr>
          <w:noProof/>
        </w:rPr>
      </w:pPr>
      <w:r w:rsidRPr="00231394">
        <w:rPr>
          <w:noProof/>
        </w:rPr>
        <w:lastRenderedPageBreak/>
        <w:t>23.</w:t>
      </w:r>
      <w:r w:rsidRPr="00231394">
        <w:rPr>
          <w:noProof/>
        </w:rPr>
        <w:tab/>
        <w:t>Rothlin CV, Ghosh S, Zuniga EI, Oldstone MB, Lemke G. TAM receptors are pleiotropic inhibitors of the innate immune response. Cell 2007;131(6):1124-36. DOI: 10.1016/j.cell.2007.10.034.</w:t>
      </w:r>
    </w:p>
    <w:p w14:paraId="1F0626AC" w14:textId="77777777" w:rsidR="00231394" w:rsidRPr="00231394" w:rsidRDefault="00231394" w:rsidP="00231394">
      <w:pPr>
        <w:pStyle w:val="EndNoteBibliography"/>
        <w:spacing w:after="0"/>
        <w:ind w:left="720" w:hanging="720"/>
        <w:rPr>
          <w:noProof/>
        </w:rPr>
      </w:pPr>
      <w:r w:rsidRPr="00231394">
        <w:rPr>
          <w:noProof/>
        </w:rPr>
        <w:t>24.</w:t>
      </w:r>
      <w:r w:rsidRPr="00231394">
        <w:rPr>
          <w:noProof/>
        </w:rPr>
        <w:tab/>
        <w:t>Ou H, Fan Y, Guo X, et al. Identifying key genes related to inflammasome in severe COVID-19 patients based on a joint model with random forest and artificial neural network. Front Cell Infect Microbiol 2023;13:1139998. DOI: 10.3389/fcimb.2023.1139998.</w:t>
      </w:r>
    </w:p>
    <w:p w14:paraId="29EF0817" w14:textId="77777777" w:rsidR="00231394" w:rsidRPr="00231394" w:rsidRDefault="00231394" w:rsidP="00231394">
      <w:pPr>
        <w:pStyle w:val="EndNoteBibliography"/>
        <w:spacing w:after="0"/>
        <w:ind w:left="720" w:hanging="720"/>
        <w:rPr>
          <w:noProof/>
        </w:rPr>
      </w:pPr>
      <w:r w:rsidRPr="00231394">
        <w:rPr>
          <w:noProof/>
        </w:rPr>
        <w:t>25.</w:t>
      </w:r>
      <w:r w:rsidRPr="00231394">
        <w:rPr>
          <w:noProof/>
        </w:rPr>
        <w:tab/>
        <w:t>Wang CW, Chuang HC, Tan TH. ACE2 in chronic disease and COVID-19: gene regulation and post-translational modification. J Biomed Sci 2023;30(1):71. DOI: 10.1186/s12929-023-00965-9.</w:t>
      </w:r>
    </w:p>
    <w:p w14:paraId="1771C849" w14:textId="77777777" w:rsidR="00231394" w:rsidRPr="00231394" w:rsidRDefault="00231394" w:rsidP="00231394">
      <w:pPr>
        <w:pStyle w:val="EndNoteBibliography"/>
        <w:spacing w:after="0"/>
        <w:ind w:left="720" w:hanging="720"/>
        <w:rPr>
          <w:noProof/>
        </w:rPr>
      </w:pPr>
      <w:r w:rsidRPr="00231394">
        <w:rPr>
          <w:noProof/>
        </w:rPr>
        <w:t>26.</w:t>
      </w:r>
      <w:r w:rsidRPr="00231394">
        <w:rPr>
          <w:noProof/>
        </w:rPr>
        <w:tab/>
        <w:t>Gould WR, Baxi SM, Schroeder R, et al. Gas6 receptors Axl, Sky and Mer enhance platelet activation and regulate thrombotic responses. J Thromb Haemost 2005;3(4):733-41. DOI: 10.1111/j.1538-7836.2005.01186.x.</w:t>
      </w:r>
    </w:p>
    <w:p w14:paraId="16696245" w14:textId="77777777" w:rsidR="00231394" w:rsidRPr="00231394" w:rsidRDefault="00231394" w:rsidP="00231394">
      <w:pPr>
        <w:pStyle w:val="EndNoteBibliography"/>
        <w:spacing w:after="0"/>
        <w:ind w:left="720" w:hanging="720"/>
        <w:rPr>
          <w:noProof/>
        </w:rPr>
      </w:pPr>
      <w:r w:rsidRPr="00231394">
        <w:rPr>
          <w:noProof/>
        </w:rPr>
        <w:t>27.</w:t>
      </w:r>
      <w:r w:rsidRPr="00231394">
        <w:rPr>
          <w:noProof/>
        </w:rPr>
        <w:tab/>
        <w:t>Iba T, Wada H, Levy JH. Platelet Activation and Thrombosis in COVID-19. Semin Thromb Hemost 2023;49(1):55-61. DOI: 10.1055/s-0042-1749441.</w:t>
      </w:r>
    </w:p>
    <w:p w14:paraId="62263A91" w14:textId="77777777" w:rsidR="00231394" w:rsidRPr="00231394" w:rsidRDefault="00231394" w:rsidP="00231394">
      <w:pPr>
        <w:pStyle w:val="EndNoteBibliography"/>
        <w:spacing w:after="0"/>
        <w:ind w:left="720" w:hanging="720"/>
        <w:rPr>
          <w:noProof/>
        </w:rPr>
      </w:pPr>
      <w:r w:rsidRPr="00231394">
        <w:rPr>
          <w:noProof/>
        </w:rPr>
        <w:t>28.</w:t>
      </w:r>
      <w:r w:rsidRPr="00231394">
        <w:rPr>
          <w:noProof/>
        </w:rPr>
        <w:tab/>
        <w:t>Kirane A, Ludwig KF, Sorrelle N, et al. Warfarin Blocks Gas6-Mediated Axl Activation Required for Pancreatic Cancer Epithelial Plasticity and Metastasis. Cancer Res 2015;75(18):3699-705. DOI: 10.1158/0008-5472.CAN-14-2887-T.</w:t>
      </w:r>
    </w:p>
    <w:p w14:paraId="5E90B8AE" w14:textId="77777777" w:rsidR="00231394" w:rsidRPr="00231394" w:rsidRDefault="00231394" w:rsidP="00231394">
      <w:pPr>
        <w:pStyle w:val="EndNoteBibliography"/>
        <w:spacing w:after="0"/>
        <w:ind w:left="720" w:hanging="720"/>
        <w:rPr>
          <w:noProof/>
        </w:rPr>
      </w:pPr>
      <w:r w:rsidRPr="00231394">
        <w:rPr>
          <w:noProof/>
        </w:rPr>
        <w:t>29.</w:t>
      </w:r>
      <w:r w:rsidRPr="00231394">
        <w:rPr>
          <w:noProof/>
        </w:rPr>
        <w:tab/>
        <w:t>Burn J, Pirmohamed M. Direct oral anticoagulants versus warfarin: is new always better than the old? Open Heart 2018;5(1):e000712. DOI: 10.1136/openhrt-2017-000712.</w:t>
      </w:r>
    </w:p>
    <w:p w14:paraId="5B1DC256" w14:textId="77777777" w:rsidR="00231394" w:rsidRPr="00231394" w:rsidRDefault="00231394" w:rsidP="00231394">
      <w:pPr>
        <w:pStyle w:val="EndNoteBibliography"/>
        <w:spacing w:after="0"/>
        <w:ind w:left="720" w:hanging="720"/>
        <w:rPr>
          <w:noProof/>
        </w:rPr>
      </w:pPr>
      <w:r w:rsidRPr="00231394">
        <w:rPr>
          <w:noProof/>
        </w:rPr>
        <w:t>30.</w:t>
      </w:r>
      <w:r w:rsidRPr="00231394">
        <w:rPr>
          <w:noProof/>
        </w:rPr>
        <w:tab/>
        <w:t>Baumann Kreuziger L, Sholzberg M, Cushman M. Anticoagulation in hospitalized patients with COVID-19. Blood 2022;140(8):809-814. DOI: 10.1182/blood.2021014527.</w:t>
      </w:r>
    </w:p>
    <w:p w14:paraId="21EC9202" w14:textId="77777777" w:rsidR="00231394" w:rsidRPr="00231394" w:rsidRDefault="00231394" w:rsidP="00231394">
      <w:pPr>
        <w:pStyle w:val="EndNoteBibliography"/>
        <w:spacing w:after="0"/>
        <w:ind w:left="720" w:hanging="720"/>
        <w:rPr>
          <w:noProof/>
        </w:rPr>
      </w:pPr>
      <w:r w:rsidRPr="00231394">
        <w:rPr>
          <w:noProof/>
        </w:rPr>
        <w:t>31.</w:t>
      </w:r>
      <w:r w:rsidRPr="00231394">
        <w:rPr>
          <w:noProof/>
        </w:rPr>
        <w:tab/>
        <w:t>Beyerstedt S, Casaro EB, Rangel EB. COVID-19: angiotensin-converting enzyme 2 (ACE2) expression and tissue susceptibility to SARS-CoV-2 infection. Eur J Clin Microbiol Infect Dis 2021;40(5):905-919. DOI: 10.1007/s10096-020-04138-6.</w:t>
      </w:r>
    </w:p>
    <w:p w14:paraId="1658F2ED" w14:textId="77777777" w:rsidR="00231394" w:rsidRPr="00231394" w:rsidRDefault="00231394" w:rsidP="00231394">
      <w:pPr>
        <w:pStyle w:val="EndNoteBibliography"/>
        <w:spacing w:after="0"/>
        <w:ind w:left="720" w:hanging="720"/>
        <w:rPr>
          <w:noProof/>
        </w:rPr>
      </w:pPr>
      <w:r w:rsidRPr="00231394">
        <w:rPr>
          <w:noProof/>
        </w:rPr>
        <w:t>32.</w:t>
      </w:r>
      <w:r w:rsidRPr="00231394">
        <w:rPr>
          <w:noProof/>
        </w:rPr>
        <w:tab/>
        <w:t>Salles C, II, Monkman JH, Ahnstrom J, Lane DA, Crawley JT. Vessel wall BAMBI contributes to hemostasis and thrombus stability. Blood 2014;123(18):2873-81. DOI: 10.1182/blood-2013-10-534024.</w:t>
      </w:r>
    </w:p>
    <w:p w14:paraId="254D465D" w14:textId="77777777" w:rsidR="00231394" w:rsidRPr="00231394" w:rsidRDefault="00231394" w:rsidP="00231394">
      <w:pPr>
        <w:pStyle w:val="EndNoteBibliography"/>
        <w:spacing w:after="0"/>
        <w:ind w:left="720" w:hanging="720"/>
        <w:rPr>
          <w:noProof/>
        </w:rPr>
      </w:pPr>
      <w:r w:rsidRPr="00231394">
        <w:rPr>
          <w:noProof/>
        </w:rPr>
        <w:t>33.</w:t>
      </w:r>
      <w:r w:rsidRPr="00231394">
        <w:rPr>
          <w:noProof/>
        </w:rPr>
        <w:tab/>
        <w:t>Upadhyay J, Tiwari N, Ansari MN. Role of inflammatory markers in corona virus disease (COVID-19) patients: A review. Exp Biol Med (Maywood) 2020;245(15):1368-1375. DOI: 10.1177/1535370220939477.</w:t>
      </w:r>
    </w:p>
    <w:p w14:paraId="198BDAC1" w14:textId="77777777" w:rsidR="00231394" w:rsidRPr="00231394" w:rsidRDefault="00231394" w:rsidP="00231394">
      <w:pPr>
        <w:pStyle w:val="EndNoteBibliography"/>
        <w:spacing w:after="0"/>
        <w:ind w:left="720" w:hanging="720"/>
        <w:rPr>
          <w:noProof/>
        </w:rPr>
      </w:pPr>
      <w:r w:rsidRPr="00231394">
        <w:rPr>
          <w:noProof/>
        </w:rPr>
        <w:t>34.</w:t>
      </w:r>
      <w:r w:rsidRPr="00231394">
        <w:rPr>
          <w:noProof/>
        </w:rPr>
        <w:tab/>
        <w:t>Strasser D, Neumann K, Bergmann H, et al. Syk kinase-coupled C-type lectin receptors engage protein kinase C-delta to elicit Card9 adaptor-mediated innate immunity. Immunity 2012;36(1):32-42. DOI: 10.1016/j.immuni.2011.11.015.</w:t>
      </w:r>
    </w:p>
    <w:p w14:paraId="0FFE20B8" w14:textId="77777777" w:rsidR="00231394" w:rsidRPr="00231394" w:rsidRDefault="00231394" w:rsidP="00231394">
      <w:pPr>
        <w:pStyle w:val="EndNoteBibliography"/>
        <w:spacing w:after="0"/>
        <w:ind w:left="720" w:hanging="720"/>
        <w:rPr>
          <w:noProof/>
        </w:rPr>
      </w:pPr>
      <w:r w:rsidRPr="00231394">
        <w:rPr>
          <w:noProof/>
        </w:rPr>
        <w:t>35.</w:t>
      </w:r>
      <w:r w:rsidRPr="00231394">
        <w:rPr>
          <w:noProof/>
        </w:rPr>
        <w:tab/>
        <w:t>Zhao X, Chu H, Wong BH, et al. Activation of C-Type Lectin Receptor and (RIG)-I-Like Receptors Contributes to Proinflammatory Response in Middle East Respiratory Syndrome Coronavirus-Infected Macrophages. J Infect Dis 2020;221(4):647-659. DOI: 10.1093/infdis/jiz483.</w:t>
      </w:r>
    </w:p>
    <w:p w14:paraId="7CA77EA0" w14:textId="77777777" w:rsidR="00231394" w:rsidRPr="00231394" w:rsidRDefault="00231394" w:rsidP="00231394">
      <w:pPr>
        <w:pStyle w:val="EndNoteBibliography"/>
        <w:spacing w:after="0"/>
        <w:ind w:left="720" w:hanging="720"/>
        <w:rPr>
          <w:noProof/>
        </w:rPr>
      </w:pPr>
      <w:r w:rsidRPr="00231394">
        <w:rPr>
          <w:noProof/>
        </w:rPr>
        <w:t>36.</w:t>
      </w:r>
      <w:r w:rsidRPr="00231394">
        <w:rPr>
          <w:noProof/>
        </w:rPr>
        <w:tab/>
        <w:t>Tang BM, Shojaei M, Parnell GP, et al. A novel immune biomarker IFI27 discriminates between influenza and bacteria in patients with suspected respiratory infection. Eur Respir J 2017;49(6). DOI: 10.1183/13993003.02098-2016.</w:t>
      </w:r>
    </w:p>
    <w:p w14:paraId="1E1A6CE0" w14:textId="77777777" w:rsidR="00231394" w:rsidRPr="00231394" w:rsidRDefault="00231394" w:rsidP="00231394">
      <w:pPr>
        <w:pStyle w:val="EndNoteBibliography"/>
        <w:spacing w:after="0"/>
        <w:ind w:left="720" w:hanging="720"/>
        <w:rPr>
          <w:noProof/>
        </w:rPr>
      </w:pPr>
      <w:r w:rsidRPr="00231394">
        <w:rPr>
          <w:noProof/>
        </w:rPr>
        <w:t>37.</w:t>
      </w:r>
      <w:r w:rsidRPr="00231394">
        <w:rPr>
          <w:noProof/>
        </w:rPr>
        <w:tab/>
        <w:t>Villamayor L, Lopez-Garcia D, Rivero V, Martinez-Sobrido L, Nogales A, DeDiego ML. The IFN-stimulated gene IFI27 counteracts innate immune responses after viral infections by interfering with RIG-I signaling. Front Microbiol 2023;14:1176177. DOI: 10.3389/fmicb.2023.1176177.</w:t>
      </w:r>
    </w:p>
    <w:p w14:paraId="44BECA8D" w14:textId="77777777" w:rsidR="00231394" w:rsidRPr="00231394" w:rsidRDefault="00231394" w:rsidP="00231394">
      <w:pPr>
        <w:pStyle w:val="EndNoteBibliography"/>
        <w:spacing w:after="0"/>
        <w:ind w:left="720" w:hanging="720"/>
        <w:rPr>
          <w:noProof/>
        </w:rPr>
      </w:pPr>
      <w:r w:rsidRPr="00231394">
        <w:rPr>
          <w:noProof/>
        </w:rPr>
        <w:t>38.</w:t>
      </w:r>
      <w:r w:rsidRPr="00231394">
        <w:rPr>
          <w:noProof/>
        </w:rPr>
        <w:tab/>
        <w:t>Dadras O, Afsahi AM, Pashaei Z, et al. The relationship between COVID-19 viral load and disease severity: A systematic review. Immun Inflamm Dis 2022;10(3):e580. DOI: 10.1002/iid3.580.</w:t>
      </w:r>
    </w:p>
    <w:p w14:paraId="1F4D9BE2" w14:textId="77777777" w:rsidR="00231394" w:rsidRPr="00231394" w:rsidRDefault="00231394" w:rsidP="00231394">
      <w:pPr>
        <w:pStyle w:val="EndNoteBibliography"/>
        <w:spacing w:after="0"/>
        <w:ind w:left="720" w:hanging="720"/>
        <w:rPr>
          <w:noProof/>
        </w:rPr>
      </w:pPr>
      <w:r w:rsidRPr="00231394">
        <w:rPr>
          <w:noProof/>
        </w:rPr>
        <w:t>39.</w:t>
      </w:r>
      <w:r w:rsidRPr="00231394">
        <w:rPr>
          <w:noProof/>
        </w:rPr>
        <w:tab/>
        <w:t>Ting C, Aspal M, Vaishampayan N, et al. Fatal COVID-19 and non-COVID-19 Acute Respiratory Distress Syndrome is Associated with Incomplete Alveolar Type 1 Epithelial Cell Differentiation from the Transitional State Without Fibrosis. bioRxiv 2021. DOI: 10.1101/2021.01.12.426404.</w:t>
      </w:r>
    </w:p>
    <w:p w14:paraId="558F434D" w14:textId="77777777" w:rsidR="00231394" w:rsidRPr="00231394" w:rsidRDefault="00231394" w:rsidP="00231394">
      <w:pPr>
        <w:pStyle w:val="EndNoteBibliography"/>
        <w:spacing w:after="0"/>
        <w:ind w:left="720" w:hanging="720"/>
        <w:rPr>
          <w:noProof/>
        </w:rPr>
      </w:pPr>
      <w:r w:rsidRPr="00231394">
        <w:rPr>
          <w:noProof/>
        </w:rPr>
        <w:t>40.</w:t>
      </w:r>
      <w:r w:rsidRPr="00231394">
        <w:rPr>
          <w:noProof/>
        </w:rPr>
        <w:tab/>
        <w:t>Melms JC, Biermann J, Huang H, et al. A molecular single-cell lung atlas of lethal COVID-19. Nature 2021;595(7865):114-119. DOI: 10.1038/s41586-021-03569-1.</w:t>
      </w:r>
    </w:p>
    <w:p w14:paraId="00423406" w14:textId="77777777" w:rsidR="00231394" w:rsidRPr="00231394" w:rsidRDefault="00231394" w:rsidP="00231394">
      <w:pPr>
        <w:pStyle w:val="EndNoteBibliography"/>
        <w:spacing w:after="0"/>
        <w:ind w:left="720" w:hanging="720"/>
        <w:rPr>
          <w:noProof/>
        </w:rPr>
      </w:pPr>
      <w:r w:rsidRPr="00231394">
        <w:rPr>
          <w:noProof/>
        </w:rPr>
        <w:t>41.</w:t>
      </w:r>
      <w:r w:rsidRPr="00231394">
        <w:rPr>
          <w:noProof/>
        </w:rPr>
        <w:tab/>
        <w:t>Strunz M, Simon LM, Ansari M, et al. Alveolar regeneration through a Krt8+ transitional stem cell state that persists in human lung fibrosis. Nat Commun 2020;11(1):3559. DOI: 10.1038/s41467-020-17358-3.</w:t>
      </w:r>
    </w:p>
    <w:p w14:paraId="5F42DA20" w14:textId="77777777" w:rsidR="00231394" w:rsidRPr="00231394" w:rsidRDefault="00231394" w:rsidP="00231394">
      <w:pPr>
        <w:pStyle w:val="EndNoteBibliography"/>
        <w:spacing w:after="0"/>
        <w:ind w:left="720" w:hanging="720"/>
        <w:rPr>
          <w:noProof/>
        </w:rPr>
      </w:pPr>
      <w:r w:rsidRPr="00231394">
        <w:rPr>
          <w:noProof/>
        </w:rPr>
        <w:t>42.</w:t>
      </w:r>
      <w:r w:rsidRPr="00231394">
        <w:rPr>
          <w:noProof/>
        </w:rPr>
        <w:tab/>
        <w:t>Jyothula SSK, Peters A, Liang Y, et al. Fulminant lung fibrosis in non-resolvable COVID-19 requiring transplantation. EBioMedicine 2022;86:104351. DOI: 10.1016/j.ebiom.2022.104351.</w:t>
      </w:r>
    </w:p>
    <w:p w14:paraId="3AF92A6B" w14:textId="77777777" w:rsidR="00231394" w:rsidRPr="00231394" w:rsidRDefault="00231394" w:rsidP="00231394">
      <w:pPr>
        <w:pStyle w:val="EndNoteBibliography"/>
        <w:spacing w:after="0"/>
        <w:ind w:left="720" w:hanging="720"/>
        <w:rPr>
          <w:noProof/>
        </w:rPr>
      </w:pPr>
      <w:r w:rsidRPr="00231394">
        <w:rPr>
          <w:noProof/>
        </w:rPr>
        <w:t>43.</w:t>
      </w:r>
      <w:r w:rsidRPr="00231394">
        <w:rPr>
          <w:noProof/>
        </w:rPr>
        <w:tab/>
        <w:t>Li Y, Wu J, Wang S, et al. Progression to fibrosing diffuse alveolar damage in a series of 30 minimally invasive autopsies with COVID-19 pneumonia in Wuhan, China. Histopathology 2021;78(4):542-555. DOI: 10.1111/his.14249.</w:t>
      </w:r>
    </w:p>
    <w:p w14:paraId="28588F45" w14:textId="77777777" w:rsidR="00231394" w:rsidRPr="00231394" w:rsidRDefault="00231394" w:rsidP="00231394">
      <w:pPr>
        <w:pStyle w:val="EndNoteBibliography"/>
        <w:spacing w:after="0"/>
        <w:ind w:left="720" w:hanging="720"/>
        <w:rPr>
          <w:noProof/>
        </w:rPr>
      </w:pPr>
      <w:r w:rsidRPr="00231394">
        <w:rPr>
          <w:noProof/>
        </w:rPr>
        <w:lastRenderedPageBreak/>
        <w:t>44.</w:t>
      </w:r>
      <w:r w:rsidRPr="00231394">
        <w:rPr>
          <w:noProof/>
        </w:rPr>
        <w:tab/>
        <w:t>Flaifel A, Kwok B, Ko J, et al. Pulmonary Pathology of End-Stage COVID-19 Disease in Explanted Lungs and Outcomes After Lung Transplantation. Am J Clin Pathol 2022;157(6):908-926. DOI: 10.1093/ajcp/aqab208.</w:t>
      </w:r>
    </w:p>
    <w:p w14:paraId="41D6C877" w14:textId="77777777" w:rsidR="00231394" w:rsidRPr="00231394" w:rsidRDefault="00231394" w:rsidP="00231394">
      <w:pPr>
        <w:pStyle w:val="EndNoteBibliography"/>
        <w:spacing w:after="0"/>
        <w:ind w:left="720" w:hanging="720"/>
        <w:rPr>
          <w:noProof/>
        </w:rPr>
      </w:pPr>
      <w:r w:rsidRPr="00231394">
        <w:rPr>
          <w:noProof/>
        </w:rPr>
        <w:t>45.</w:t>
      </w:r>
      <w:r w:rsidRPr="00231394">
        <w:rPr>
          <w:noProof/>
        </w:rPr>
        <w:tab/>
        <w:t>Liu J, Qian X, Chen Z, et al. Crystal structure of cell adhesion molecule nectin-2/CD112 and its binding to immune receptor DNAM-1/CD226. J Immunol 2012;188(11):5511-20. DOI: 10.4049/jimmunol.1200324.</w:t>
      </w:r>
    </w:p>
    <w:p w14:paraId="009C46A5" w14:textId="77777777" w:rsidR="00231394" w:rsidRPr="00231394" w:rsidRDefault="00231394" w:rsidP="00231394">
      <w:pPr>
        <w:pStyle w:val="EndNoteBibliography"/>
        <w:spacing w:after="0"/>
        <w:ind w:left="720" w:hanging="720"/>
        <w:rPr>
          <w:noProof/>
        </w:rPr>
      </w:pPr>
      <w:r w:rsidRPr="00231394">
        <w:rPr>
          <w:noProof/>
        </w:rPr>
        <w:t>46.</w:t>
      </w:r>
      <w:r w:rsidRPr="00231394">
        <w:rPr>
          <w:noProof/>
        </w:rPr>
        <w:tab/>
        <w:t>Wilk AJ, Lee MJ, Wei B, et al. Multi-omic profiling reveals widespread dysregulation of innate immunity and hematopoiesis in COVID-19. J Exp Med 2021;218(8). DOI: 10.1084/jem.20210582.</w:t>
      </w:r>
    </w:p>
    <w:p w14:paraId="42288601" w14:textId="77777777" w:rsidR="00231394" w:rsidRPr="00231394" w:rsidRDefault="00231394" w:rsidP="00231394">
      <w:pPr>
        <w:pStyle w:val="EndNoteBibliography"/>
        <w:spacing w:after="0"/>
        <w:ind w:left="720" w:hanging="720"/>
        <w:rPr>
          <w:noProof/>
        </w:rPr>
      </w:pPr>
      <w:r w:rsidRPr="00231394">
        <w:rPr>
          <w:noProof/>
        </w:rPr>
        <w:t>47.</w:t>
      </w:r>
      <w:r w:rsidRPr="00231394">
        <w:rPr>
          <w:noProof/>
        </w:rPr>
        <w:tab/>
        <w:t>Molfetta R, Quatrini L, Santoni A, Paolini R. Regulation of NKG2D-Dependent NK Cell Functions: The Yin and the Yang of Receptor Endocytosis. Int J Mol Sci 2017;18(8). DOI: 10.3390/ijms18081677.</w:t>
      </w:r>
    </w:p>
    <w:p w14:paraId="0F34BE56" w14:textId="77777777" w:rsidR="00231394" w:rsidRPr="00231394" w:rsidRDefault="00231394" w:rsidP="00231394">
      <w:pPr>
        <w:pStyle w:val="EndNoteBibliography"/>
        <w:spacing w:after="0"/>
        <w:ind w:left="720" w:hanging="720"/>
        <w:rPr>
          <w:noProof/>
        </w:rPr>
      </w:pPr>
      <w:r w:rsidRPr="00231394">
        <w:rPr>
          <w:noProof/>
        </w:rPr>
        <w:t>48.</w:t>
      </w:r>
      <w:r w:rsidRPr="00231394">
        <w:rPr>
          <w:noProof/>
        </w:rPr>
        <w:tab/>
        <w:t>Li Z, Xi X, Gu M, et al. A stimulatory role for cGMP-dependent protein kinase in platelet activation. Cell 2003;112(1):77-86. DOI: 10.1016/s0092-8674(02)01254-0.</w:t>
      </w:r>
    </w:p>
    <w:p w14:paraId="625B9108" w14:textId="77777777" w:rsidR="00231394" w:rsidRPr="00231394" w:rsidRDefault="00231394" w:rsidP="00231394">
      <w:pPr>
        <w:pStyle w:val="EndNoteBibliography"/>
        <w:spacing w:after="0"/>
        <w:ind w:left="720" w:hanging="720"/>
        <w:rPr>
          <w:noProof/>
        </w:rPr>
      </w:pPr>
      <w:r w:rsidRPr="00231394">
        <w:rPr>
          <w:noProof/>
        </w:rPr>
        <w:t>49.</w:t>
      </w:r>
      <w:r w:rsidRPr="00231394">
        <w:rPr>
          <w:noProof/>
        </w:rPr>
        <w:tab/>
        <w:t>Francis SH. The role of cGMP-dependent protein kinase in controlling cardiomyocyte cGMP. Circ Res 2010;107(10):1164-6. DOI: 10.1161/CIRCRESAHA.110.233239.</w:t>
      </w:r>
    </w:p>
    <w:p w14:paraId="57B4EB71" w14:textId="77777777" w:rsidR="00231394" w:rsidRPr="00231394" w:rsidRDefault="00231394" w:rsidP="00231394">
      <w:pPr>
        <w:pStyle w:val="EndNoteBibliography"/>
        <w:spacing w:after="0"/>
        <w:ind w:left="720" w:hanging="720"/>
        <w:rPr>
          <w:noProof/>
        </w:rPr>
      </w:pPr>
      <w:r w:rsidRPr="00231394">
        <w:rPr>
          <w:noProof/>
        </w:rPr>
        <w:t>50.</w:t>
      </w:r>
      <w:r w:rsidRPr="00231394">
        <w:rPr>
          <w:noProof/>
        </w:rPr>
        <w:tab/>
        <w:t>Nunez-Castilla J, Stebliankin V, Baral P, et al. Potential Autoimmunity Resulting from Molecular Mimicry between SARS-CoV-2 Spike and Human Proteins. Viruses 2022;14(7). DOI: 10.3390/v14071415.</w:t>
      </w:r>
    </w:p>
    <w:p w14:paraId="3EC91CCF" w14:textId="77777777" w:rsidR="00231394" w:rsidRPr="00231394" w:rsidRDefault="00231394" w:rsidP="00231394">
      <w:pPr>
        <w:pStyle w:val="EndNoteBibliography"/>
        <w:spacing w:after="0"/>
        <w:ind w:left="720" w:hanging="720"/>
        <w:rPr>
          <w:noProof/>
        </w:rPr>
      </w:pPr>
      <w:r w:rsidRPr="00231394">
        <w:rPr>
          <w:noProof/>
        </w:rPr>
        <w:t>51.</w:t>
      </w:r>
      <w:r w:rsidRPr="00231394">
        <w:rPr>
          <w:noProof/>
        </w:rPr>
        <w:tab/>
        <w:t>Andries J, Viranaicken W, Cordonin C, et al. The SARS-CoV-2 spike residues 616/644 and 1138/1169 delineate two antibody epitopes in COVID-19 mRNA COMINARTY vaccine (Pfizer/BioNTech). Sci Rep 2022;12(1):5999. DOI: 10.1038/s41598-022-10057-7.</w:t>
      </w:r>
    </w:p>
    <w:p w14:paraId="197ED649" w14:textId="77777777" w:rsidR="00231394" w:rsidRPr="00231394" w:rsidRDefault="00231394" w:rsidP="00231394">
      <w:pPr>
        <w:pStyle w:val="EndNoteBibliography"/>
        <w:spacing w:after="0"/>
        <w:ind w:left="720" w:hanging="720"/>
        <w:rPr>
          <w:noProof/>
        </w:rPr>
      </w:pPr>
      <w:r w:rsidRPr="00231394">
        <w:rPr>
          <w:noProof/>
        </w:rPr>
        <w:t>52.</w:t>
      </w:r>
      <w:r w:rsidRPr="00231394">
        <w:rPr>
          <w:noProof/>
        </w:rPr>
        <w:tab/>
        <w:t>Voss C, Esmail S, Liu X, et al. Epitope-specific antibody responses differentiate COVID-19 outcomes and variants of concern. JCI Insight 2021;6(13). DOI: 10.1172/jci.insight.148855.</w:t>
      </w:r>
    </w:p>
    <w:p w14:paraId="48DB62DA" w14:textId="77777777" w:rsidR="00231394" w:rsidRPr="00231394" w:rsidRDefault="00231394" w:rsidP="00231394">
      <w:pPr>
        <w:pStyle w:val="EndNoteBibliography"/>
        <w:spacing w:after="0"/>
        <w:ind w:left="720" w:hanging="720"/>
        <w:rPr>
          <w:noProof/>
        </w:rPr>
      </w:pPr>
      <w:r w:rsidRPr="00231394">
        <w:rPr>
          <w:noProof/>
        </w:rPr>
        <w:t>53.</w:t>
      </w:r>
      <w:r w:rsidRPr="00231394">
        <w:rPr>
          <w:noProof/>
        </w:rPr>
        <w:tab/>
        <w:t>Nln I, Fernandez-Ruiz R, Muskardin TLW, et al. Interferon pathway lupus risk alleles modulate risk of death from acute COVID-19. Transl Res 2022;244:47-55. DOI: 10.1016/j.trsl.2022.01.007.</w:t>
      </w:r>
    </w:p>
    <w:p w14:paraId="29E663B9" w14:textId="77777777" w:rsidR="00231394" w:rsidRPr="00231394" w:rsidRDefault="00231394" w:rsidP="00231394">
      <w:pPr>
        <w:pStyle w:val="EndNoteBibliography"/>
        <w:spacing w:after="0"/>
        <w:ind w:left="720" w:hanging="720"/>
        <w:rPr>
          <w:noProof/>
        </w:rPr>
      </w:pPr>
      <w:r w:rsidRPr="00231394">
        <w:rPr>
          <w:noProof/>
        </w:rPr>
        <w:t>54.</w:t>
      </w:r>
      <w:r w:rsidRPr="00231394">
        <w:rPr>
          <w:noProof/>
        </w:rPr>
        <w:tab/>
        <w:t>Rentsendorj O, D'Alessio FR, Pearse DB. Phosphodiesterase 2A is a major negative regulator of iNOS expression in lipopolysaccharide-treated mouse alveolar macrophages. J Leukoc Biol 2014;96(5):907-15. DOI: 10.1189/jlb.3A0314-152R.</w:t>
      </w:r>
    </w:p>
    <w:p w14:paraId="56F7F2C8" w14:textId="77777777" w:rsidR="00231394" w:rsidRPr="00231394" w:rsidRDefault="00231394" w:rsidP="00231394">
      <w:pPr>
        <w:pStyle w:val="EndNoteBibliography"/>
        <w:spacing w:after="0"/>
        <w:ind w:left="720" w:hanging="720"/>
        <w:rPr>
          <w:noProof/>
        </w:rPr>
      </w:pPr>
      <w:r w:rsidRPr="00231394">
        <w:rPr>
          <w:noProof/>
        </w:rPr>
        <w:t>55.</w:t>
      </w:r>
      <w:r w:rsidRPr="00231394">
        <w:rPr>
          <w:noProof/>
        </w:rPr>
        <w:tab/>
        <w:t>Suttorp N, Weber U, Welsch T, Schudt C. Role of phosphodiesterases in the regulation of endothelial permeability in vitro. J Clin Invest 1993;91(4):1421-8. DOI: 10.1172/JCI116346.</w:t>
      </w:r>
    </w:p>
    <w:p w14:paraId="2B01D9FE" w14:textId="77777777" w:rsidR="00231394" w:rsidRPr="00231394" w:rsidRDefault="00231394" w:rsidP="00231394">
      <w:pPr>
        <w:pStyle w:val="EndNoteBibliography"/>
        <w:spacing w:after="0"/>
        <w:ind w:left="720" w:hanging="720"/>
        <w:rPr>
          <w:noProof/>
        </w:rPr>
      </w:pPr>
      <w:r w:rsidRPr="00231394">
        <w:rPr>
          <w:noProof/>
        </w:rPr>
        <w:t>56.</w:t>
      </w:r>
      <w:r w:rsidRPr="00231394">
        <w:rPr>
          <w:noProof/>
        </w:rPr>
        <w:tab/>
        <w:t>Rentsendorj O, Damarla M, Aggarwal NR, et al. Knockdown of lung phosphodiesterase 2A attenuates alveolar inflammation and protein leak in a two-hit mouse model of acute lung injury. Am J Physiol Lung Cell Mol Physiol 2011;301(2):L161-70. DOI: 10.1152/ajplung.00073.2011.</w:t>
      </w:r>
    </w:p>
    <w:p w14:paraId="18458BD1" w14:textId="77777777" w:rsidR="00231394" w:rsidRPr="00231394" w:rsidRDefault="00231394" w:rsidP="00231394">
      <w:pPr>
        <w:pStyle w:val="EndNoteBibliography"/>
        <w:spacing w:after="0"/>
        <w:ind w:left="720" w:hanging="720"/>
        <w:rPr>
          <w:noProof/>
        </w:rPr>
      </w:pPr>
      <w:r w:rsidRPr="00231394">
        <w:rPr>
          <w:noProof/>
        </w:rPr>
        <w:t>57.</w:t>
      </w:r>
      <w:r w:rsidRPr="00231394">
        <w:rPr>
          <w:noProof/>
        </w:rPr>
        <w:tab/>
        <w:t>Schmidt EP, Damarla M, Rentsendorj O, et al. Soluble guanylyl cyclase contributes to ventilator-induced lung injury in mice. Am J Physiol Lung Cell Mol Physiol 2008;295(6):L1056-65. DOI: 10.1152/ajplung.90329.2008.</w:t>
      </w:r>
    </w:p>
    <w:p w14:paraId="2EB25ECF" w14:textId="77777777" w:rsidR="00231394" w:rsidRPr="00231394" w:rsidRDefault="00231394" w:rsidP="00231394">
      <w:pPr>
        <w:pStyle w:val="EndNoteBibliography"/>
        <w:spacing w:after="0"/>
        <w:ind w:left="720" w:hanging="720"/>
        <w:rPr>
          <w:noProof/>
        </w:rPr>
      </w:pPr>
      <w:r w:rsidRPr="00231394">
        <w:rPr>
          <w:noProof/>
        </w:rPr>
        <w:t>58.</w:t>
      </w:r>
      <w:r w:rsidRPr="00231394">
        <w:rPr>
          <w:noProof/>
        </w:rPr>
        <w:tab/>
        <w:t>Seybold J, Thomas D, Witzenrath M, et al. Tumor necrosis factor-alpha-dependent expression of phosphodiesterase 2: role in endothelial hyperpermeability. Blood 2005;105(9):3569-76. DOI: 10.1182/blood-2004-07-2729.</w:t>
      </w:r>
    </w:p>
    <w:p w14:paraId="62A438B4" w14:textId="77777777" w:rsidR="00231394" w:rsidRPr="00231394" w:rsidRDefault="00231394" w:rsidP="00231394">
      <w:pPr>
        <w:pStyle w:val="EndNoteBibliography"/>
        <w:spacing w:after="0"/>
        <w:ind w:left="720" w:hanging="720"/>
        <w:rPr>
          <w:noProof/>
        </w:rPr>
      </w:pPr>
      <w:r w:rsidRPr="00231394">
        <w:rPr>
          <w:noProof/>
        </w:rPr>
        <w:t>59.</w:t>
      </w:r>
      <w:r w:rsidRPr="00231394">
        <w:rPr>
          <w:noProof/>
        </w:rPr>
        <w:tab/>
        <w:t>Montazersaheb S, Hosseiniyan Khatibi SM, Hejazi MS, et al. COVID-19 infection: an overview on cytokine storm and related interventions. Virol J 2022;19(1):92. DOI: 10.1186/s12985-022-01814-1.</w:t>
      </w:r>
    </w:p>
    <w:p w14:paraId="72A22914" w14:textId="77777777" w:rsidR="00231394" w:rsidRPr="00231394" w:rsidRDefault="00231394" w:rsidP="00231394">
      <w:pPr>
        <w:pStyle w:val="EndNoteBibliography"/>
        <w:spacing w:after="0"/>
        <w:ind w:left="720" w:hanging="720"/>
        <w:rPr>
          <w:noProof/>
        </w:rPr>
      </w:pPr>
      <w:r w:rsidRPr="00231394">
        <w:rPr>
          <w:noProof/>
        </w:rPr>
        <w:t>60.</w:t>
      </w:r>
      <w:r w:rsidRPr="00231394">
        <w:rPr>
          <w:noProof/>
        </w:rPr>
        <w:tab/>
        <w:t>Sharun K, Tiwari R, Dhama J, Dhama K. Dexamethasone to combat cytokine storm in COVID-19: Clinical trials and preliminary evidence. Int J Surg 2020;82:179-181. DOI: 10.1016/j.ijsu.2020.08.038.</w:t>
      </w:r>
    </w:p>
    <w:p w14:paraId="7E7D6568" w14:textId="77777777" w:rsidR="00231394" w:rsidRPr="00231394" w:rsidRDefault="00231394" w:rsidP="00231394">
      <w:pPr>
        <w:pStyle w:val="EndNoteBibliography"/>
        <w:spacing w:after="0"/>
        <w:ind w:left="720" w:hanging="720"/>
        <w:rPr>
          <w:noProof/>
        </w:rPr>
      </w:pPr>
      <w:r w:rsidRPr="00231394">
        <w:rPr>
          <w:noProof/>
        </w:rPr>
        <w:t>61.</w:t>
      </w:r>
      <w:r w:rsidRPr="00231394">
        <w:rPr>
          <w:noProof/>
        </w:rPr>
        <w:tab/>
        <w:t>Bani Hani A, Abu Tarboush N, Bani Ali M, et al. Serum ACE2 Level is Associated With Severe SARS-CoV-2 Infection: A Cross-Sectional Observational Study. Biomark Insights 2022;17:11772719221125123. DOI: 10.1177/11772719221125123.</w:t>
      </w:r>
    </w:p>
    <w:p w14:paraId="72AF382B" w14:textId="77777777" w:rsidR="00231394" w:rsidRPr="00231394" w:rsidRDefault="00231394" w:rsidP="00231394">
      <w:pPr>
        <w:pStyle w:val="EndNoteBibliography"/>
        <w:spacing w:after="0"/>
        <w:ind w:left="720" w:hanging="720"/>
        <w:rPr>
          <w:noProof/>
        </w:rPr>
      </w:pPr>
      <w:r w:rsidRPr="00231394">
        <w:rPr>
          <w:noProof/>
        </w:rPr>
        <w:t>62.</w:t>
      </w:r>
      <w:r w:rsidRPr="00231394">
        <w:rPr>
          <w:noProof/>
        </w:rPr>
        <w:tab/>
        <w:t>Fagyas M, Fejes Z, Suto R, et al. Circulating ACE2 activity predicts mortality and disease severity in hospitalized COVID-19 patients. Int J Infect Dis 2022;115:8-16. DOI: 10.1016/j.ijid.2021.11.028.</w:t>
      </w:r>
    </w:p>
    <w:p w14:paraId="708A0D9F" w14:textId="77777777" w:rsidR="00231394" w:rsidRPr="00231394" w:rsidRDefault="00231394" w:rsidP="00231394">
      <w:pPr>
        <w:pStyle w:val="EndNoteBibliography"/>
        <w:spacing w:after="0"/>
        <w:ind w:left="720" w:hanging="720"/>
        <w:rPr>
          <w:noProof/>
        </w:rPr>
      </w:pPr>
      <w:r w:rsidRPr="00231394">
        <w:rPr>
          <w:noProof/>
        </w:rPr>
        <w:t>63.</w:t>
      </w:r>
      <w:r w:rsidRPr="00231394">
        <w:rPr>
          <w:noProof/>
        </w:rPr>
        <w:tab/>
        <w:t>Mora-Rodriguez JM, Sanchez BG, Bort A, et al. Diabetic individuals with COVID-19 exhibit reduced efficacy of gliptins in inhibiting dipeptidyl peptidase 4 (DPP4). A suggested explanation for increased COVID-19 susceptibility in patients with type 2 diabetes mellitus (T2DM). Life Sci 2024;336:122292. DOI: 10.1016/j.lfs.2023.122292.</w:t>
      </w:r>
    </w:p>
    <w:p w14:paraId="68FE9B9E" w14:textId="77777777" w:rsidR="00231394" w:rsidRPr="00231394" w:rsidRDefault="00231394" w:rsidP="00231394">
      <w:pPr>
        <w:pStyle w:val="EndNoteBibliography"/>
        <w:spacing w:after="0"/>
        <w:ind w:left="720" w:hanging="720"/>
        <w:rPr>
          <w:noProof/>
        </w:rPr>
      </w:pPr>
      <w:r w:rsidRPr="00231394">
        <w:rPr>
          <w:noProof/>
        </w:rPr>
        <w:t>64.</w:t>
      </w:r>
      <w:r w:rsidRPr="00231394">
        <w:rPr>
          <w:noProof/>
        </w:rPr>
        <w:tab/>
        <w:t>Pius-Sadowska E, Kulig P, Niedzwiedz A, et al. VEGFR and DPP-IV as Markers of Severe COVID-19 and Predictors of ICU Admission. Int J Mol Sci 2023;24(23). DOI: 10.3390/ijms242317003.</w:t>
      </w:r>
    </w:p>
    <w:p w14:paraId="070BB918" w14:textId="5616ECE7" w:rsidR="00231394" w:rsidRPr="00231394" w:rsidRDefault="00231394" w:rsidP="00231394">
      <w:pPr>
        <w:pStyle w:val="EndNoteBibliography"/>
        <w:spacing w:after="0"/>
        <w:ind w:left="720" w:hanging="720"/>
        <w:rPr>
          <w:noProof/>
        </w:rPr>
      </w:pPr>
      <w:r w:rsidRPr="00231394">
        <w:rPr>
          <w:noProof/>
        </w:rPr>
        <w:t>65.</w:t>
      </w:r>
      <w:r w:rsidRPr="00231394">
        <w:rPr>
          <w:noProof/>
        </w:rPr>
        <w:tab/>
        <w:t xml:space="preserve">R: A Language and Environment for Statistical Computing. R Core Team, R Foundation for Statistical Computing. Vienna, Austria, 2023. </w:t>
      </w:r>
      <w:hyperlink r:id="rId18" w:history="1">
        <w:r w:rsidRPr="00231394">
          <w:rPr>
            <w:rStyle w:val="Hyperlink"/>
            <w:noProof/>
          </w:rPr>
          <w:t>https://www.R-project.org/</w:t>
        </w:r>
      </w:hyperlink>
      <w:r w:rsidRPr="00231394">
        <w:rPr>
          <w:noProof/>
        </w:rPr>
        <w:t>.</w:t>
      </w:r>
    </w:p>
    <w:p w14:paraId="4F7F468A" w14:textId="77777777" w:rsidR="00231394" w:rsidRPr="00231394" w:rsidRDefault="00231394" w:rsidP="00231394">
      <w:pPr>
        <w:pStyle w:val="EndNoteBibliography"/>
        <w:ind w:left="720" w:hanging="720"/>
        <w:rPr>
          <w:noProof/>
        </w:rPr>
      </w:pPr>
      <w:r w:rsidRPr="00231394">
        <w:rPr>
          <w:noProof/>
        </w:rPr>
        <w:lastRenderedPageBreak/>
        <w:t>66.</w:t>
      </w:r>
      <w:r w:rsidRPr="00231394">
        <w:rPr>
          <w:noProof/>
        </w:rPr>
        <w:tab/>
        <w:t>Love MI, Huber W, Anders S. Moderated estimation of fold change and dispersion for RNA-seq data with DESeq2. Genome Biol 2014;15(12):550. DOI: 10.1186/s13059-014-0550-8.</w:t>
      </w:r>
    </w:p>
    <w:p w14:paraId="32414745" w14:textId="1289E768" w:rsidR="00A4352C" w:rsidRDefault="00231B7A">
      <w:pPr>
        <w:pStyle w:val="Heading1"/>
        <w:rPr>
          <w:rFonts w:ascii="Arial" w:hAnsi="Arial" w:cs="Arial"/>
          <w:sz w:val="22"/>
          <w:szCs w:val="22"/>
        </w:rPr>
      </w:pPr>
      <w:r w:rsidRPr="0055104B">
        <w:rPr>
          <w:rFonts w:ascii="Arial" w:hAnsi="Arial" w:cs="Arial"/>
          <w:sz w:val="22"/>
          <w:szCs w:val="22"/>
        </w:rPr>
        <w:fldChar w:fldCharType="end"/>
      </w:r>
    </w:p>
    <w:p w14:paraId="398DBBD4" w14:textId="77777777" w:rsidR="00C502C3" w:rsidRDefault="00C502C3" w:rsidP="00C502C3"/>
    <w:p w14:paraId="73478F8E" w14:textId="44995233" w:rsidR="00C502C3" w:rsidRDefault="00C502C3" w:rsidP="00C502C3">
      <w:r>
        <w:t>For supplement?</w:t>
      </w:r>
    </w:p>
    <w:p w14:paraId="3FC94991" w14:textId="1CC5EF3F" w:rsidR="00C502C3" w:rsidRDefault="00C502C3" w:rsidP="00C502C3">
      <w:r>
        <w:rPr>
          <w:noProof/>
        </w:rPr>
        <w:drawing>
          <wp:inline distT="0" distB="0" distL="0" distR="0" wp14:anchorId="7077FBB5" wp14:editId="460034F5">
            <wp:extent cx="5486400" cy="5486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6B15ADA7" w14:textId="569100DD" w:rsidR="00BE6945" w:rsidRPr="00C502C3" w:rsidRDefault="00C502C3" w:rsidP="00512D2B">
      <w:pPr>
        <w:rPr>
          <w:rPrChange w:id="83" w:author="Sargsyan, Davit [JRDUS]" w:date="2024-09-29T23:06:00Z">
            <w:rPr>
              <w:rFonts w:ascii="Arial" w:hAnsi="Arial" w:cs="Arial"/>
            </w:rPr>
          </w:rPrChange>
        </w:rPr>
      </w:pPr>
      <w:r>
        <w:rPr>
          <w:noProof/>
        </w:rPr>
        <w:lastRenderedPageBreak/>
        <w:drawing>
          <wp:inline distT="0" distB="0" distL="0" distR="0" wp14:anchorId="1EFA09CE" wp14:editId="7956EED6">
            <wp:extent cx="5486400" cy="5486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sectPr w:rsidR="00BE6945" w:rsidRPr="00C502C3" w:rsidSect="00F6684D">
      <w:type w:val="continuous"/>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Vahe Nersisyan" w:date="2024-10-04T10:42:00Z" w:initials="VN">
    <w:p w14:paraId="769721B4" w14:textId="77777777" w:rsidR="008A16A2" w:rsidRDefault="00D86B15" w:rsidP="008A16A2">
      <w:pPr>
        <w:pStyle w:val="CommentText"/>
      </w:pPr>
      <w:r>
        <w:rPr>
          <w:rStyle w:val="CommentReference"/>
        </w:rPr>
        <w:annotationRef/>
      </w:r>
      <w:r w:rsidR="008A16A2">
        <w:t>COVID-19?</w:t>
      </w:r>
    </w:p>
  </w:comment>
  <w:comment w:id="1" w:author="Sargsyan, Davit [JRDUS]" w:date="2024-09-29T22:23:00Z" w:initials="DS">
    <w:p w14:paraId="33BC0756" w14:textId="590A0762" w:rsidR="004E1BF1" w:rsidRDefault="00A66956" w:rsidP="004E1BF1">
      <w:pPr>
        <w:pStyle w:val="CommentText"/>
      </w:pPr>
      <w:r>
        <w:rPr>
          <w:rStyle w:val="CommentReference"/>
        </w:rPr>
        <w:annotationRef/>
      </w:r>
      <w:r w:rsidR="004E1BF1">
        <w:t xml:space="preserve">Maybe we should use the full name and the acronym here: </w:t>
      </w:r>
      <w:r w:rsidR="004E1BF1">
        <w:rPr>
          <w:b/>
          <w:bCs/>
          <w:color w:val="001D35"/>
          <w:highlight w:val="white"/>
        </w:rPr>
        <w:t>Charlson-Deyo Comorbidity Index (DCCI</w:t>
      </w:r>
      <w:r w:rsidR="004E1BF1">
        <w:rPr>
          <w:color w:val="001D35"/>
          <w:highlight w:val="white"/>
        </w:rPr>
        <w:t>)</w:t>
      </w:r>
      <w:r w:rsidR="004E1BF1">
        <w:t xml:space="preserve"> . I found the following references, I think we need to add them here: </w:t>
      </w:r>
    </w:p>
    <w:p w14:paraId="4F723978" w14:textId="77777777" w:rsidR="004E1BF1" w:rsidRDefault="004E1BF1" w:rsidP="004E1BF1">
      <w:pPr>
        <w:pStyle w:val="CommentText"/>
      </w:pPr>
    </w:p>
    <w:p w14:paraId="6C139884" w14:textId="77777777" w:rsidR="004E1BF1" w:rsidRDefault="004E1BF1" w:rsidP="004E1BF1">
      <w:pPr>
        <w:pStyle w:val="CommentText"/>
        <w:numPr>
          <w:ilvl w:val="0"/>
          <w:numId w:val="3"/>
        </w:numPr>
      </w:pPr>
      <w:r>
        <w:rPr>
          <w:b/>
          <w:bCs/>
          <w:color w:val="212121"/>
          <w:highlight w:val="white"/>
        </w:rPr>
        <w:t xml:space="preserve">A new method of classifying prognostic comorbidity in longitudinal studies: development and validation. </w:t>
      </w:r>
      <w:r>
        <w:rPr>
          <w:color w:val="212121"/>
          <w:highlight w:val="white"/>
        </w:rPr>
        <w:t>PMID: 3558716</w:t>
      </w:r>
    </w:p>
    <w:p w14:paraId="46CEFDAF" w14:textId="77777777" w:rsidR="004E1BF1" w:rsidRDefault="004E1BF1" w:rsidP="004E1BF1">
      <w:pPr>
        <w:pStyle w:val="CommentText"/>
        <w:numPr>
          <w:ilvl w:val="0"/>
          <w:numId w:val="3"/>
        </w:numPr>
      </w:pPr>
      <w:r>
        <w:rPr>
          <w:b/>
          <w:bCs/>
          <w:color w:val="212121"/>
          <w:highlight w:val="white"/>
        </w:rPr>
        <w:t xml:space="preserve">Adapting a clinical comorbidity index for use with ICD-9-CM administrative databases.  </w:t>
      </w:r>
      <w:r>
        <w:rPr>
          <w:color w:val="212121"/>
          <w:highlight w:val="white"/>
        </w:rPr>
        <w:t>PMID: 1607900</w:t>
      </w:r>
    </w:p>
    <w:p w14:paraId="0DE6F4A0" w14:textId="77777777" w:rsidR="004E1BF1" w:rsidRDefault="004E1BF1" w:rsidP="004E1BF1">
      <w:pPr>
        <w:pStyle w:val="CommentText"/>
      </w:pPr>
    </w:p>
    <w:p w14:paraId="6398154F" w14:textId="77777777" w:rsidR="004E1BF1" w:rsidRDefault="004E1BF1" w:rsidP="004E1BF1">
      <w:pPr>
        <w:pStyle w:val="CommentText"/>
      </w:pPr>
      <w:r>
        <w:t>Also, in the table this is called “</w:t>
      </w:r>
      <w:r>
        <w:rPr>
          <w:color w:val="000000"/>
        </w:rPr>
        <w:t>Charlson Comorbidity Index”. The DCCI and the CCI are slightly different. Which one was used? We need to make the index name consistent.</w:t>
      </w:r>
    </w:p>
  </w:comment>
  <w:comment w:id="2" w:author="Sargsyan, Davit [JRDUS]" w:date="2024-09-29T22:39:00Z" w:initials="DS">
    <w:p w14:paraId="3BE4E507" w14:textId="77777777" w:rsidR="004E1BF1" w:rsidRDefault="004E1BF1" w:rsidP="004E1BF1">
      <w:pPr>
        <w:pStyle w:val="CommentText"/>
      </w:pPr>
      <w:r>
        <w:rPr>
          <w:rStyle w:val="CommentReference"/>
        </w:rPr>
        <w:annotationRef/>
      </w:r>
    </w:p>
  </w:comment>
  <w:comment w:id="3" w:author="Marshall Yuan" w:date="2024-10-01T15:49:00Z" w:initials="MY">
    <w:p w14:paraId="50C42C7F" w14:textId="77777777" w:rsidR="00275FE0" w:rsidRDefault="00275FE0" w:rsidP="00275FE0">
      <w:r>
        <w:rPr>
          <w:rStyle w:val="CommentReference"/>
        </w:rPr>
        <w:annotationRef/>
      </w:r>
      <w:r>
        <w:rPr>
          <w:sz w:val="20"/>
          <w:szCs w:val="20"/>
        </w:rPr>
        <w:t>They are essentially synonymous. Using CCI should be sufficient. Most papers do not make a strong differentiation.</w:t>
      </w:r>
    </w:p>
  </w:comment>
  <w:comment w:id="4" w:author="Sargsyan, Davit [JRDUS]" w:date="2024-09-29T22:28:00Z" w:initials="DS">
    <w:p w14:paraId="363DD882" w14:textId="58A4AC18" w:rsidR="004E1BF1" w:rsidRDefault="00A66956" w:rsidP="004E1BF1">
      <w:pPr>
        <w:pStyle w:val="CommentText"/>
      </w:pPr>
      <w:r>
        <w:rPr>
          <w:rStyle w:val="CommentReference"/>
        </w:rPr>
        <w:annotationRef/>
      </w:r>
      <w:r w:rsidR="004E1BF1">
        <w:t xml:space="preserve">Not an important figure. This should either go into appendix/supplementary, or excluded. </w:t>
      </w:r>
    </w:p>
  </w:comment>
  <w:comment w:id="7" w:author="Sargsyan, Davit [JRDUS]" w:date="2024-09-29T23:21:00Z" w:initials="DS">
    <w:p w14:paraId="79C204BA" w14:textId="77777777" w:rsidR="009948BD" w:rsidRDefault="009948BD" w:rsidP="009948BD">
      <w:pPr>
        <w:pStyle w:val="CommentText"/>
      </w:pPr>
      <w:r>
        <w:rPr>
          <w:rStyle w:val="CommentReference"/>
        </w:rPr>
        <w:annotationRef/>
      </w:r>
      <w:r>
        <w:t>Should we discuss INFa a little more? It is a early response signaling system that is produced by most human cells as a response to a viral attack. It can bind to the receptors of infected cells and activate production of several hundred antiviral proteins. Additionally, it warns nearby, noninfected cells of an ongoing viral attack.</w:t>
      </w:r>
    </w:p>
    <w:p w14:paraId="233C5CC4" w14:textId="77777777" w:rsidR="009948BD" w:rsidRDefault="009948BD" w:rsidP="009948BD">
      <w:pPr>
        <w:pStyle w:val="CommentText"/>
      </w:pPr>
    </w:p>
    <w:p w14:paraId="5DBF9528" w14:textId="77777777" w:rsidR="009948BD" w:rsidRDefault="009948BD" w:rsidP="009948BD">
      <w:pPr>
        <w:pStyle w:val="CommentText"/>
      </w:pPr>
      <w:r>
        <w:t xml:space="preserve"> Reference: </w:t>
      </w:r>
      <w:r>
        <w:rPr>
          <w:b/>
          <w:bCs/>
        </w:rPr>
        <w:t>Hoewthe Immune System Works</w:t>
      </w:r>
      <w:r>
        <w:t>. Lauren Sompayrac, 6</w:t>
      </w:r>
      <w:r>
        <w:rPr>
          <w:vertAlign w:val="superscript"/>
        </w:rPr>
        <w:t>th</w:t>
      </w:r>
      <w:r>
        <w:t xml:space="preserve"> edition, Page 21</w:t>
      </w:r>
    </w:p>
    <w:p w14:paraId="19CA0416" w14:textId="77777777" w:rsidR="009948BD" w:rsidRDefault="009948BD" w:rsidP="009948BD">
      <w:pPr>
        <w:pStyle w:val="CommentText"/>
      </w:pPr>
    </w:p>
    <w:p w14:paraId="760B90B0" w14:textId="77777777" w:rsidR="009948BD" w:rsidRDefault="009948BD" w:rsidP="009948BD">
      <w:pPr>
        <w:pStyle w:val="CommentText"/>
      </w:pPr>
      <w:r>
        <w:t>INFa levels were high in COVID/No DM but not significantly different from No COVID/No DM in COVID/DM group. Does this mean a breakdown in the early warning/defense system in COVID patients? Fig 5</w:t>
      </w:r>
    </w:p>
    <w:p w14:paraId="34BAA1D4" w14:textId="77777777" w:rsidR="009948BD" w:rsidRDefault="009948BD" w:rsidP="009948BD">
      <w:pPr>
        <w:pStyle w:val="CommentText"/>
      </w:pPr>
    </w:p>
    <w:p w14:paraId="2BA62B8C" w14:textId="77777777" w:rsidR="009948BD" w:rsidRDefault="009948BD" w:rsidP="009948BD">
      <w:pPr>
        <w:pStyle w:val="CommentText"/>
      </w:pPr>
      <w:r>
        <w:t>I will replace Fig 3 to show 4 groups for INFI27 expressions.</w:t>
      </w:r>
    </w:p>
  </w:comment>
  <w:comment w:id="8" w:author="Marshall Yuan" w:date="2024-10-01T15:55:00Z" w:initials="MY">
    <w:p w14:paraId="16AF68C8" w14:textId="77777777" w:rsidR="00275FE0" w:rsidRDefault="00275FE0" w:rsidP="00275FE0">
      <w:r>
        <w:rPr>
          <w:rStyle w:val="CommentReference"/>
        </w:rPr>
        <w:annotationRef/>
      </w:r>
      <w:r>
        <w:rPr>
          <w:sz w:val="20"/>
          <w:szCs w:val="20"/>
        </w:rPr>
        <w:t>Some new literature for 2023 proposed another mechanism for IFI27, mentioned in the discussion.</w:t>
      </w:r>
    </w:p>
  </w:comment>
  <w:comment w:id="12" w:author="Sargsyan, Davit [JRDUS]" w:date="2024-09-29T22:31:00Z" w:initials="DS">
    <w:p w14:paraId="2BF0DE82" w14:textId="0414C2AE" w:rsidR="00A66956" w:rsidRDefault="00A66956" w:rsidP="00A66956">
      <w:pPr>
        <w:pStyle w:val="CommentText"/>
      </w:pPr>
      <w:r>
        <w:rPr>
          <w:rStyle w:val="CommentReference"/>
        </w:rPr>
        <w:annotationRef/>
      </w:r>
      <w:r>
        <w:t>Too big of a list for a table. If we want to keep it, this should go to supplemental.</w:t>
      </w:r>
    </w:p>
  </w:comment>
  <w:comment w:id="13" w:author="Sargsyan, Davit [JRDUS]" w:date="2024-09-30T17:21:00Z" w:initials="DS">
    <w:p w14:paraId="5E459427" w14:textId="77777777" w:rsidR="00547221" w:rsidRDefault="00547221" w:rsidP="00547221">
      <w:pPr>
        <w:pStyle w:val="CommentText"/>
      </w:pPr>
      <w:r>
        <w:rPr>
          <w:rStyle w:val="CommentReference"/>
        </w:rPr>
        <w:annotationRef/>
      </w:r>
      <w:r>
        <w:t xml:space="preserve">Reporting standard errors of the means, not the standard deviations in the data. </w:t>
      </w:r>
    </w:p>
  </w:comment>
  <w:comment w:id="15" w:author="Sargsyan, Davit [JRDUS]" w:date="2024-09-29T23:02:00Z" w:initials="DS">
    <w:p w14:paraId="11EF2A51" w14:textId="5BC55E10" w:rsidR="00C502C3" w:rsidRDefault="00C502C3" w:rsidP="00C502C3">
      <w:pPr>
        <w:pStyle w:val="CommentText"/>
        <w:rPr>
          <w:color w:val="000000"/>
        </w:rPr>
      </w:pPr>
      <w:r>
        <w:rPr>
          <w:rStyle w:val="CommentReference"/>
        </w:rPr>
        <w:annotationRef/>
      </w:r>
      <w:r>
        <w:t xml:space="preserve">Reference: </w:t>
      </w:r>
      <w:r>
        <w:rPr>
          <w:color w:val="000000"/>
          <w:highlight w:val="white"/>
        </w:rPr>
        <w:t xml:space="preserve">WHO Ordinal Scale and Inflammation Risk Categories in COVID-19. Comparative Study of the Severity Scales. </w:t>
      </w:r>
      <w:r>
        <w:rPr>
          <w:color w:val="212121"/>
          <w:highlight w:val="white"/>
        </w:rPr>
        <w:t>PMID: </w:t>
      </w:r>
      <w:hyperlink r:id="rId1" w:history="1">
        <w:r w:rsidRPr="006860B6">
          <w:rPr>
            <w:rStyle w:val="Hyperlink"/>
            <w:highlight w:val="white"/>
          </w:rPr>
          <w:t>35396659</w:t>
        </w:r>
      </w:hyperlink>
      <w:r>
        <w:rPr>
          <w:color w:val="000000"/>
          <w:highlight w:val="white"/>
        </w:rPr>
        <w:t xml:space="preserve"> </w:t>
      </w:r>
    </w:p>
    <w:p w14:paraId="7EDE09E5" w14:textId="77777777" w:rsidR="00C502C3" w:rsidRDefault="00C502C3" w:rsidP="00C502C3">
      <w:pPr>
        <w:pStyle w:val="CommentText"/>
      </w:pPr>
    </w:p>
  </w:comment>
  <w:comment w:id="81" w:author="Sargsyan, Davit [JRDUS]" w:date="2024-09-29T23:07:00Z" w:initials="DS">
    <w:p w14:paraId="69BC583B" w14:textId="77777777" w:rsidR="001726BE" w:rsidRDefault="001726BE" w:rsidP="001726BE">
      <w:pPr>
        <w:pStyle w:val="CommentText"/>
      </w:pPr>
      <w:r>
        <w:rPr>
          <w:rStyle w:val="CommentReference"/>
        </w:rPr>
        <w:annotationRef/>
      </w:r>
      <w:r>
        <w:t xml:space="preserve">Move to appendix or supplement? </w:t>
      </w:r>
    </w:p>
  </w:comment>
  <w:comment w:id="82" w:author="Sargsyan, Davit [JRDUS]" w:date="2024-09-30T18:59:00Z" w:initials="DS">
    <w:p w14:paraId="5E25D46B" w14:textId="77777777" w:rsidR="002C5581" w:rsidRDefault="002C5581" w:rsidP="002C5581">
      <w:pPr>
        <w:pStyle w:val="CommentText"/>
      </w:pPr>
      <w:r>
        <w:rPr>
          <w:rStyle w:val="CommentReference"/>
        </w:rPr>
        <w:annotationRef/>
      </w:r>
      <w:r>
        <w:t>Added DPPIV and ACE2. Ratios are on actual scale, i.e. ratio of 1 = no difference; ratio of 1.2 means 20% increase, etc.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69721B4" w15:done="0"/>
  <w15:commentEx w15:paraId="6398154F" w15:done="1"/>
  <w15:commentEx w15:paraId="3BE4E507" w15:paraIdParent="6398154F" w15:done="1"/>
  <w15:commentEx w15:paraId="50C42C7F" w15:paraIdParent="6398154F" w15:done="1"/>
  <w15:commentEx w15:paraId="363DD882" w15:done="0"/>
  <w15:commentEx w15:paraId="2BA62B8C" w15:done="1"/>
  <w15:commentEx w15:paraId="16AF68C8" w15:paraIdParent="2BA62B8C" w15:done="1"/>
  <w15:commentEx w15:paraId="2BF0DE82" w15:done="0"/>
  <w15:commentEx w15:paraId="5E459427" w15:done="1"/>
  <w15:commentEx w15:paraId="7EDE09E5" w15:done="1"/>
  <w15:commentEx w15:paraId="69BC583B" w15:done="0"/>
  <w15:commentEx w15:paraId="5E25D46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092A08A" w16cex:dateUtc="2024-10-04T14:42:00Z"/>
  <w16cex:commentExtensible w16cex:durableId="705241C8" w16cex:dateUtc="2024-09-30T02:23:00Z"/>
  <w16cex:commentExtensible w16cex:durableId="04E9D476" w16cex:dateUtc="2024-09-30T02:39:00Z"/>
  <w16cex:commentExtensible w16cex:durableId="3AEB5CC5" w16cex:dateUtc="2024-10-01T19:49:00Z"/>
  <w16cex:commentExtensible w16cex:durableId="247AB49A" w16cex:dateUtc="2024-09-30T02:28:00Z"/>
  <w16cex:commentExtensible w16cex:durableId="61D56D2D" w16cex:dateUtc="2024-09-30T03:21:00Z"/>
  <w16cex:commentExtensible w16cex:durableId="7BF467E1" w16cex:dateUtc="2024-10-01T19:55:00Z"/>
  <w16cex:commentExtensible w16cex:durableId="6A848AFA" w16cex:dateUtc="2024-09-30T02:31:00Z"/>
  <w16cex:commentExtensible w16cex:durableId="527B84E7" w16cex:dateUtc="2024-09-30T21:21:00Z"/>
  <w16cex:commentExtensible w16cex:durableId="0A0E3304" w16cex:dateUtc="2024-09-30T03:02:00Z"/>
  <w16cex:commentExtensible w16cex:durableId="4A8DDE01" w16cex:dateUtc="2024-09-30T03:07:00Z"/>
  <w16cex:commentExtensible w16cex:durableId="386AE29C" w16cex:dateUtc="2024-09-30T22: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69721B4" w16cid:durableId="3092A08A"/>
  <w16cid:commentId w16cid:paraId="6398154F" w16cid:durableId="705241C8"/>
  <w16cid:commentId w16cid:paraId="3BE4E507" w16cid:durableId="04E9D476"/>
  <w16cid:commentId w16cid:paraId="50C42C7F" w16cid:durableId="3AEB5CC5"/>
  <w16cid:commentId w16cid:paraId="363DD882" w16cid:durableId="247AB49A"/>
  <w16cid:commentId w16cid:paraId="2BA62B8C" w16cid:durableId="61D56D2D"/>
  <w16cid:commentId w16cid:paraId="16AF68C8" w16cid:durableId="7BF467E1"/>
  <w16cid:commentId w16cid:paraId="2BF0DE82" w16cid:durableId="6A848AFA"/>
  <w16cid:commentId w16cid:paraId="5E459427" w16cid:durableId="527B84E7"/>
  <w16cid:commentId w16cid:paraId="7EDE09E5" w16cid:durableId="0A0E3304"/>
  <w16cid:commentId w16cid:paraId="69BC583B" w16cid:durableId="4A8DDE01"/>
  <w16cid:commentId w16cid:paraId="5E25D46B" w16cid:durableId="386AE29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21EB06" w14:textId="77777777" w:rsidR="006B1849" w:rsidRDefault="006B1849" w:rsidP="00461DEC">
      <w:pPr>
        <w:spacing w:after="0" w:line="240" w:lineRule="auto"/>
      </w:pPr>
      <w:r>
        <w:separator/>
      </w:r>
    </w:p>
  </w:endnote>
  <w:endnote w:type="continuationSeparator" w:id="0">
    <w:p w14:paraId="45520932" w14:textId="77777777" w:rsidR="006B1849" w:rsidRDefault="006B1849" w:rsidP="00461DEC">
      <w:pPr>
        <w:spacing w:after="0" w:line="240" w:lineRule="auto"/>
      </w:pPr>
      <w:r>
        <w:continuationSeparator/>
      </w:r>
    </w:p>
  </w:endnote>
  <w:endnote w:type="continuationNotice" w:id="1">
    <w:p w14:paraId="2D9189E3" w14:textId="77777777" w:rsidR="006B1849" w:rsidRDefault="006B184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9100247"/>
      <w:docPartObj>
        <w:docPartGallery w:val="Page Numbers (Bottom of Page)"/>
        <w:docPartUnique/>
      </w:docPartObj>
    </w:sdtPr>
    <w:sdtEndPr>
      <w:rPr>
        <w:noProof/>
      </w:rPr>
    </w:sdtEndPr>
    <w:sdtContent>
      <w:p w14:paraId="5EB1420E" w14:textId="334016AD" w:rsidR="00BC20A4" w:rsidRDefault="00BC20A4">
        <w:pPr>
          <w:pStyle w:val="Footer"/>
          <w:jc w:val="right"/>
        </w:pPr>
        <w:r>
          <w:fldChar w:fldCharType="begin"/>
        </w:r>
        <w:r>
          <w:instrText xml:space="preserve"> PAGE   \* MERGEFORMAT </w:instrText>
        </w:r>
        <w:r>
          <w:fldChar w:fldCharType="separate"/>
        </w:r>
        <w:r w:rsidR="003E4E77">
          <w:rPr>
            <w:noProof/>
          </w:rPr>
          <w:t>2</w:t>
        </w:r>
        <w:r>
          <w:rPr>
            <w:noProof/>
          </w:rPr>
          <w:fldChar w:fldCharType="end"/>
        </w:r>
      </w:p>
    </w:sdtContent>
  </w:sdt>
  <w:p w14:paraId="5140049A" w14:textId="77777777" w:rsidR="00BC20A4" w:rsidRDefault="00BC20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947600" w14:textId="77777777" w:rsidR="006B1849" w:rsidRDefault="006B1849" w:rsidP="00461DEC">
      <w:pPr>
        <w:spacing w:after="0" w:line="240" w:lineRule="auto"/>
      </w:pPr>
      <w:r>
        <w:separator/>
      </w:r>
    </w:p>
  </w:footnote>
  <w:footnote w:type="continuationSeparator" w:id="0">
    <w:p w14:paraId="19DC235B" w14:textId="77777777" w:rsidR="006B1849" w:rsidRDefault="006B1849" w:rsidP="00461DEC">
      <w:pPr>
        <w:spacing w:after="0" w:line="240" w:lineRule="auto"/>
      </w:pPr>
      <w:r>
        <w:continuationSeparator/>
      </w:r>
    </w:p>
  </w:footnote>
  <w:footnote w:type="continuationNotice" w:id="1">
    <w:p w14:paraId="51C83D07" w14:textId="77777777" w:rsidR="006B1849" w:rsidRDefault="006B184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4A5BC1"/>
    <w:multiLevelType w:val="hybridMultilevel"/>
    <w:tmpl w:val="AE0447BA"/>
    <w:lvl w:ilvl="0" w:tplc="2208033C">
      <w:start w:val="1"/>
      <w:numFmt w:val="decimal"/>
      <w:lvlText w:val="%1."/>
      <w:lvlJc w:val="left"/>
      <w:pPr>
        <w:ind w:left="720" w:hanging="360"/>
      </w:pPr>
    </w:lvl>
    <w:lvl w:ilvl="1" w:tplc="70945F40">
      <w:start w:val="1"/>
      <w:numFmt w:val="decimal"/>
      <w:lvlText w:val="%2."/>
      <w:lvlJc w:val="left"/>
      <w:pPr>
        <w:ind w:left="720" w:hanging="360"/>
      </w:pPr>
    </w:lvl>
    <w:lvl w:ilvl="2" w:tplc="ABC4F54E">
      <w:start w:val="1"/>
      <w:numFmt w:val="decimal"/>
      <w:lvlText w:val="%3."/>
      <w:lvlJc w:val="left"/>
      <w:pPr>
        <w:ind w:left="720" w:hanging="360"/>
      </w:pPr>
    </w:lvl>
    <w:lvl w:ilvl="3" w:tplc="665A0BBC">
      <w:start w:val="1"/>
      <w:numFmt w:val="decimal"/>
      <w:lvlText w:val="%4."/>
      <w:lvlJc w:val="left"/>
      <w:pPr>
        <w:ind w:left="720" w:hanging="360"/>
      </w:pPr>
    </w:lvl>
    <w:lvl w:ilvl="4" w:tplc="753E6E82">
      <w:start w:val="1"/>
      <w:numFmt w:val="decimal"/>
      <w:lvlText w:val="%5."/>
      <w:lvlJc w:val="left"/>
      <w:pPr>
        <w:ind w:left="720" w:hanging="360"/>
      </w:pPr>
    </w:lvl>
    <w:lvl w:ilvl="5" w:tplc="E1A661A4">
      <w:start w:val="1"/>
      <w:numFmt w:val="decimal"/>
      <w:lvlText w:val="%6."/>
      <w:lvlJc w:val="left"/>
      <w:pPr>
        <w:ind w:left="720" w:hanging="360"/>
      </w:pPr>
    </w:lvl>
    <w:lvl w:ilvl="6" w:tplc="6548D8B4">
      <w:start w:val="1"/>
      <w:numFmt w:val="decimal"/>
      <w:lvlText w:val="%7."/>
      <w:lvlJc w:val="left"/>
      <w:pPr>
        <w:ind w:left="720" w:hanging="360"/>
      </w:pPr>
    </w:lvl>
    <w:lvl w:ilvl="7" w:tplc="25EE923E">
      <w:start w:val="1"/>
      <w:numFmt w:val="decimal"/>
      <w:lvlText w:val="%8."/>
      <w:lvlJc w:val="left"/>
      <w:pPr>
        <w:ind w:left="720" w:hanging="360"/>
      </w:pPr>
    </w:lvl>
    <w:lvl w:ilvl="8" w:tplc="F6027508">
      <w:start w:val="1"/>
      <w:numFmt w:val="decimal"/>
      <w:lvlText w:val="%9."/>
      <w:lvlJc w:val="left"/>
      <w:pPr>
        <w:ind w:left="720" w:hanging="360"/>
      </w:pPr>
    </w:lvl>
  </w:abstractNum>
  <w:abstractNum w:abstractNumId="1" w15:restartNumberingAfterBreak="0">
    <w:nsid w:val="35F405F4"/>
    <w:multiLevelType w:val="hybridMultilevel"/>
    <w:tmpl w:val="D1649E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22A4F34"/>
    <w:multiLevelType w:val="hybridMultilevel"/>
    <w:tmpl w:val="73EE0F84"/>
    <w:lvl w:ilvl="0" w:tplc="BAB2AD58">
      <w:start w:val="1"/>
      <w:numFmt w:val="decimal"/>
      <w:lvlText w:val="%1."/>
      <w:lvlJc w:val="left"/>
      <w:pPr>
        <w:ind w:left="1020" w:hanging="360"/>
      </w:pPr>
    </w:lvl>
    <w:lvl w:ilvl="1" w:tplc="94167948">
      <w:start w:val="1"/>
      <w:numFmt w:val="decimal"/>
      <w:lvlText w:val="%2."/>
      <w:lvlJc w:val="left"/>
      <w:pPr>
        <w:ind w:left="1020" w:hanging="360"/>
      </w:pPr>
    </w:lvl>
    <w:lvl w:ilvl="2" w:tplc="3CA02EF0">
      <w:start w:val="1"/>
      <w:numFmt w:val="decimal"/>
      <w:lvlText w:val="%3."/>
      <w:lvlJc w:val="left"/>
      <w:pPr>
        <w:ind w:left="1020" w:hanging="360"/>
      </w:pPr>
    </w:lvl>
    <w:lvl w:ilvl="3" w:tplc="30603490">
      <w:start w:val="1"/>
      <w:numFmt w:val="decimal"/>
      <w:lvlText w:val="%4."/>
      <w:lvlJc w:val="left"/>
      <w:pPr>
        <w:ind w:left="1020" w:hanging="360"/>
      </w:pPr>
    </w:lvl>
    <w:lvl w:ilvl="4" w:tplc="D3BC6EB0">
      <w:start w:val="1"/>
      <w:numFmt w:val="decimal"/>
      <w:lvlText w:val="%5."/>
      <w:lvlJc w:val="left"/>
      <w:pPr>
        <w:ind w:left="1020" w:hanging="360"/>
      </w:pPr>
    </w:lvl>
    <w:lvl w:ilvl="5" w:tplc="EC4832AA">
      <w:start w:val="1"/>
      <w:numFmt w:val="decimal"/>
      <w:lvlText w:val="%6."/>
      <w:lvlJc w:val="left"/>
      <w:pPr>
        <w:ind w:left="1020" w:hanging="360"/>
      </w:pPr>
    </w:lvl>
    <w:lvl w:ilvl="6" w:tplc="3312ACB2">
      <w:start w:val="1"/>
      <w:numFmt w:val="decimal"/>
      <w:lvlText w:val="%7."/>
      <w:lvlJc w:val="left"/>
      <w:pPr>
        <w:ind w:left="1020" w:hanging="360"/>
      </w:pPr>
    </w:lvl>
    <w:lvl w:ilvl="7" w:tplc="D96A5348">
      <w:start w:val="1"/>
      <w:numFmt w:val="decimal"/>
      <w:lvlText w:val="%8."/>
      <w:lvlJc w:val="left"/>
      <w:pPr>
        <w:ind w:left="1020" w:hanging="360"/>
      </w:pPr>
    </w:lvl>
    <w:lvl w:ilvl="8" w:tplc="816810F8">
      <w:start w:val="1"/>
      <w:numFmt w:val="decimal"/>
      <w:lvlText w:val="%9."/>
      <w:lvlJc w:val="left"/>
      <w:pPr>
        <w:ind w:left="1020" w:hanging="360"/>
      </w:pPr>
    </w:lvl>
  </w:abstractNum>
  <w:num w:numId="1" w16cid:durableId="1439594670">
    <w:abstractNumId w:val="1"/>
  </w:num>
  <w:num w:numId="2" w16cid:durableId="1055159402">
    <w:abstractNumId w:val="2"/>
  </w:num>
  <w:num w:numId="3" w16cid:durableId="68317240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Vahe Nersisyan">
    <w15:presenceInfo w15:providerId="AD" w15:userId="S::vn180@rwjms.rutgers.edu::a1bef5ff-d320-40b7-a513-bba3a13fe007"/>
  </w15:person>
  <w15:person w15:author="Sargsyan, Davit [JRDUS]">
    <w15:presenceInfo w15:providerId="AD" w15:userId="S::dsargsy@its.jnj.com::3e31b559-84b2-4844-9a39-5ca6ce0fe171"/>
  </w15:person>
  <w15:person w15:author="Marshall Yuan">
    <w15:presenceInfo w15:providerId="AD" w15:userId="S::msy24@rwjms.rutgers.edu::69c467ed-dd8d-4290-aa7c-d8e11a16eb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TMyNzc2sbQAYiBLSUcpOLW4ODM/D6TAsBYAgbM+qiwAAAA="/>
    <w:docVar w:name="EN.InstantFormat" w:val="&lt;ENInstantFormat&gt;&lt;Enabled&gt;1&lt;/Enabled&gt;&lt;ScanUnformatted&gt;1&lt;/ScanUnformatted&gt;&lt;ScanChanges&gt;1&lt;/ScanChanges&gt;&lt;Suspended&gt;0&lt;/Suspended&gt;&lt;/ENInstantFormat&gt;"/>
    <w:docVar w:name="EN.Layout" w:val="&lt;ENLayout&gt;&lt;Style&gt;New England J Medicine&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p00ee2znfvteyes25eprt5vswetdvtttvf2&quot;&gt;COVID + Diabetes&lt;record-ids&gt;&lt;item&gt;1&lt;/item&gt;&lt;item&gt;3&lt;/item&gt;&lt;item&gt;4&lt;/item&gt;&lt;item&gt;5&lt;/item&gt;&lt;item&gt;6&lt;/item&gt;&lt;item&gt;7&lt;/item&gt;&lt;item&gt;8&lt;/item&gt;&lt;item&gt;9&lt;/item&gt;&lt;item&gt;10&lt;/item&gt;&lt;item&gt;12&lt;/item&gt;&lt;item&gt;13&lt;/item&gt;&lt;item&gt;14&lt;/item&gt;&lt;item&gt;15&lt;/item&gt;&lt;item&gt;16&lt;/item&gt;&lt;item&gt;17&lt;/item&gt;&lt;item&gt;18&lt;/item&gt;&lt;item&gt;19&lt;/item&gt;&lt;item&gt;20&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record-ids&gt;&lt;/item&gt;&lt;/Libraries&gt;"/>
  </w:docVars>
  <w:rsids>
    <w:rsidRoot w:val="5C4FB6B3"/>
    <w:rsid w:val="00001D5E"/>
    <w:rsid w:val="00006FEF"/>
    <w:rsid w:val="00021DCA"/>
    <w:rsid w:val="00026427"/>
    <w:rsid w:val="000326B9"/>
    <w:rsid w:val="00052F55"/>
    <w:rsid w:val="00074A69"/>
    <w:rsid w:val="000935C1"/>
    <w:rsid w:val="00095CBF"/>
    <w:rsid w:val="00097474"/>
    <w:rsid w:val="000A2503"/>
    <w:rsid w:val="000A266F"/>
    <w:rsid w:val="000A32C2"/>
    <w:rsid w:val="000B7E99"/>
    <w:rsid w:val="000D341E"/>
    <w:rsid w:val="000E0212"/>
    <w:rsid w:val="000E5101"/>
    <w:rsid w:val="000F73D8"/>
    <w:rsid w:val="00105CB5"/>
    <w:rsid w:val="00107F63"/>
    <w:rsid w:val="001220D5"/>
    <w:rsid w:val="00124EF6"/>
    <w:rsid w:val="00135C20"/>
    <w:rsid w:val="0014796D"/>
    <w:rsid w:val="00150692"/>
    <w:rsid w:val="00160E40"/>
    <w:rsid w:val="00165646"/>
    <w:rsid w:val="00166E66"/>
    <w:rsid w:val="00171449"/>
    <w:rsid w:val="001726BE"/>
    <w:rsid w:val="00174386"/>
    <w:rsid w:val="001755A4"/>
    <w:rsid w:val="00175EB1"/>
    <w:rsid w:val="00185EA7"/>
    <w:rsid w:val="001A75BD"/>
    <w:rsid w:val="001A9C4F"/>
    <w:rsid w:val="001C262F"/>
    <w:rsid w:val="001C2A68"/>
    <w:rsid w:val="001C3A7C"/>
    <w:rsid w:val="001D4042"/>
    <w:rsid w:val="001D46AE"/>
    <w:rsid w:val="001D6BFA"/>
    <w:rsid w:val="001D733A"/>
    <w:rsid w:val="001E62D9"/>
    <w:rsid w:val="001E77C7"/>
    <w:rsid w:val="001F0549"/>
    <w:rsid w:val="001F2B17"/>
    <w:rsid w:val="001F3D8C"/>
    <w:rsid w:val="001F45F1"/>
    <w:rsid w:val="0020056A"/>
    <w:rsid w:val="002109F3"/>
    <w:rsid w:val="00231394"/>
    <w:rsid w:val="00231B7A"/>
    <w:rsid w:val="00247A21"/>
    <w:rsid w:val="00254DB3"/>
    <w:rsid w:val="00275400"/>
    <w:rsid w:val="00275FE0"/>
    <w:rsid w:val="00282433"/>
    <w:rsid w:val="00284027"/>
    <w:rsid w:val="00290B22"/>
    <w:rsid w:val="002926D2"/>
    <w:rsid w:val="0029444B"/>
    <w:rsid w:val="00294DD5"/>
    <w:rsid w:val="002A2ABA"/>
    <w:rsid w:val="002C293D"/>
    <w:rsid w:val="002C3BD1"/>
    <w:rsid w:val="002C5581"/>
    <w:rsid w:val="002D137F"/>
    <w:rsid w:val="002D1559"/>
    <w:rsid w:val="002D17DB"/>
    <w:rsid w:val="002D6113"/>
    <w:rsid w:val="002E188E"/>
    <w:rsid w:val="002E3F9A"/>
    <w:rsid w:val="002F2E49"/>
    <w:rsid w:val="002F4F16"/>
    <w:rsid w:val="002F7C20"/>
    <w:rsid w:val="00306F42"/>
    <w:rsid w:val="00311238"/>
    <w:rsid w:val="00321496"/>
    <w:rsid w:val="00342BE8"/>
    <w:rsid w:val="003444BE"/>
    <w:rsid w:val="00353641"/>
    <w:rsid w:val="00353693"/>
    <w:rsid w:val="00354902"/>
    <w:rsid w:val="00372BD3"/>
    <w:rsid w:val="003745BA"/>
    <w:rsid w:val="00390DB3"/>
    <w:rsid w:val="00393754"/>
    <w:rsid w:val="003A27CC"/>
    <w:rsid w:val="003A5039"/>
    <w:rsid w:val="003A69B2"/>
    <w:rsid w:val="003B17A2"/>
    <w:rsid w:val="003B53E4"/>
    <w:rsid w:val="003C17A6"/>
    <w:rsid w:val="003E4E77"/>
    <w:rsid w:val="003E60C4"/>
    <w:rsid w:val="003E611B"/>
    <w:rsid w:val="003E7DFA"/>
    <w:rsid w:val="003F2F50"/>
    <w:rsid w:val="00400D1F"/>
    <w:rsid w:val="00410844"/>
    <w:rsid w:val="004242AA"/>
    <w:rsid w:val="004361A8"/>
    <w:rsid w:val="004479DC"/>
    <w:rsid w:val="004520AB"/>
    <w:rsid w:val="00453449"/>
    <w:rsid w:val="00456111"/>
    <w:rsid w:val="004617E4"/>
    <w:rsid w:val="00461D38"/>
    <w:rsid w:val="00461DEC"/>
    <w:rsid w:val="0046377E"/>
    <w:rsid w:val="00464A53"/>
    <w:rsid w:val="004730E1"/>
    <w:rsid w:val="0048015F"/>
    <w:rsid w:val="0048087A"/>
    <w:rsid w:val="004810E7"/>
    <w:rsid w:val="0048453A"/>
    <w:rsid w:val="00497485"/>
    <w:rsid w:val="004A3AAF"/>
    <w:rsid w:val="004B1279"/>
    <w:rsid w:val="004B563F"/>
    <w:rsid w:val="004C7139"/>
    <w:rsid w:val="004C7ECF"/>
    <w:rsid w:val="004D6B06"/>
    <w:rsid w:val="004E1BF1"/>
    <w:rsid w:val="004F47E2"/>
    <w:rsid w:val="00500870"/>
    <w:rsid w:val="0050087B"/>
    <w:rsid w:val="0051156C"/>
    <w:rsid w:val="00512D08"/>
    <w:rsid w:val="00512D2B"/>
    <w:rsid w:val="0053206A"/>
    <w:rsid w:val="00534438"/>
    <w:rsid w:val="00547221"/>
    <w:rsid w:val="00547EC1"/>
    <w:rsid w:val="0054A0DE"/>
    <w:rsid w:val="0055104B"/>
    <w:rsid w:val="0055528F"/>
    <w:rsid w:val="00565106"/>
    <w:rsid w:val="00574B00"/>
    <w:rsid w:val="005756C8"/>
    <w:rsid w:val="005908EB"/>
    <w:rsid w:val="005B033E"/>
    <w:rsid w:val="005C1CF1"/>
    <w:rsid w:val="005D68CA"/>
    <w:rsid w:val="005F2203"/>
    <w:rsid w:val="0060585F"/>
    <w:rsid w:val="00610787"/>
    <w:rsid w:val="0061304A"/>
    <w:rsid w:val="00614A00"/>
    <w:rsid w:val="006243BC"/>
    <w:rsid w:val="00624B9C"/>
    <w:rsid w:val="00643488"/>
    <w:rsid w:val="00645725"/>
    <w:rsid w:val="0064728B"/>
    <w:rsid w:val="00654185"/>
    <w:rsid w:val="0065720B"/>
    <w:rsid w:val="00691848"/>
    <w:rsid w:val="006A7A7B"/>
    <w:rsid w:val="006B1849"/>
    <w:rsid w:val="006B6A6E"/>
    <w:rsid w:val="006B7F97"/>
    <w:rsid w:val="006C1F2A"/>
    <w:rsid w:val="006C462C"/>
    <w:rsid w:val="006C7415"/>
    <w:rsid w:val="006D3348"/>
    <w:rsid w:val="006E5A0E"/>
    <w:rsid w:val="006E69B8"/>
    <w:rsid w:val="006F024D"/>
    <w:rsid w:val="006F69FB"/>
    <w:rsid w:val="006F724A"/>
    <w:rsid w:val="00701261"/>
    <w:rsid w:val="007045D7"/>
    <w:rsid w:val="00730403"/>
    <w:rsid w:val="00735126"/>
    <w:rsid w:val="00742EED"/>
    <w:rsid w:val="0074664A"/>
    <w:rsid w:val="00771DCE"/>
    <w:rsid w:val="0077409C"/>
    <w:rsid w:val="00774F7F"/>
    <w:rsid w:val="007777A1"/>
    <w:rsid w:val="0078157A"/>
    <w:rsid w:val="00782714"/>
    <w:rsid w:val="00785062"/>
    <w:rsid w:val="007B13EF"/>
    <w:rsid w:val="007B57E6"/>
    <w:rsid w:val="007C3820"/>
    <w:rsid w:val="007C4EA6"/>
    <w:rsid w:val="007C52A3"/>
    <w:rsid w:val="007F1A28"/>
    <w:rsid w:val="008075EE"/>
    <w:rsid w:val="00807DD3"/>
    <w:rsid w:val="00814A35"/>
    <w:rsid w:val="00825AF1"/>
    <w:rsid w:val="00830601"/>
    <w:rsid w:val="00845B85"/>
    <w:rsid w:val="00857E53"/>
    <w:rsid w:val="00872277"/>
    <w:rsid w:val="00880B40"/>
    <w:rsid w:val="00886B67"/>
    <w:rsid w:val="00894444"/>
    <w:rsid w:val="0089673B"/>
    <w:rsid w:val="008A16A2"/>
    <w:rsid w:val="008B0FDE"/>
    <w:rsid w:val="008B6FDB"/>
    <w:rsid w:val="008B76D5"/>
    <w:rsid w:val="008D7B48"/>
    <w:rsid w:val="008E2148"/>
    <w:rsid w:val="008E325E"/>
    <w:rsid w:val="008F685D"/>
    <w:rsid w:val="009004F5"/>
    <w:rsid w:val="009034E4"/>
    <w:rsid w:val="00911A14"/>
    <w:rsid w:val="009170C5"/>
    <w:rsid w:val="009239C8"/>
    <w:rsid w:val="0092588E"/>
    <w:rsid w:val="00936A94"/>
    <w:rsid w:val="00956131"/>
    <w:rsid w:val="00957330"/>
    <w:rsid w:val="00963343"/>
    <w:rsid w:val="00980451"/>
    <w:rsid w:val="009948BD"/>
    <w:rsid w:val="009A5C6B"/>
    <w:rsid w:val="009B603F"/>
    <w:rsid w:val="009C2C27"/>
    <w:rsid w:val="009D66D4"/>
    <w:rsid w:val="009F0920"/>
    <w:rsid w:val="009F4F46"/>
    <w:rsid w:val="009F72DD"/>
    <w:rsid w:val="00A05FCF"/>
    <w:rsid w:val="00A141F0"/>
    <w:rsid w:val="00A27E6C"/>
    <w:rsid w:val="00A33054"/>
    <w:rsid w:val="00A4352C"/>
    <w:rsid w:val="00A44EC5"/>
    <w:rsid w:val="00A5099E"/>
    <w:rsid w:val="00A568C5"/>
    <w:rsid w:val="00A66956"/>
    <w:rsid w:val="00A814CD"/>
    <w:rsid w:val="00A82179"/>
    <w:rsid w:val="00A85610"/>
    <w:rsid w:val="00A946AF"/>
    <w:rsid w:val="00AA0894"/>
    <w:rsid w:val="00AA5004"/>
    <w:rsid w:val="00AB22AD"/>
    <w:rsid w:val="00AC19B3"/>
    <w:rsid w:val="00AC36A1"/>
    <w:rsid w:val="00AC3C89"/>
    <w:rsid w:val="00AC4179"/>
    <w:rsid w:val="00AD10CE"/>
    <w:rsid w:val="00AE358F"/>
    <w:rsid w:val="00AE4B67"/>
    <w:rsid w:val="00AF06B7"/>
    <w:rsid w:val="00B012CA"/>
    <w:rsid w:val="00B13C76"/>
    <w:rsid w:val="00B22FF3"/>
    <w:rsid w:val="00B23A20"/>
    <w:rsid w:val="00B368A0"/>
    <w:rsid w:val="00B42E33"/>
    <w:rsid w:val="00B433FE"/>
    <w:rsid w:val="00B44391"/>
    <w:rsid w:val="00B478BD"/>
    <w:rsid w:val="00B753A1"/>
    <w:rsid w:val="00B870B0"/>
    <w:rsid w:val="00B87BBA"/>
    <w:rsid w:val="00BC0587"/>
    <w:rsid w:val="00BC20A4"/>
    <w:rsid w:val="00BC2A78"/>
    <w:rsid w:val="00BC72F4"/>
    <w:rsid w:val="00BD60CB"/>
    <w:rsid w:val="00BD6E75"/>
    <w:rsid w:val="00BE4754"/>
    <w:rsid w:val="00BE67DB"/>
    <w:rsid w:val="00BE6945"/>
    <w:rsid w:val="00BF6FA6"/>
    <w:rsid w:val="00C01880"/>
    <w:rsid w:val="00C116E0"/>
    <w:rsid w:val="00C12E15"/>
    <w:rsid w:val="00C16530"/>
    <w:rsid w:val="00C32F85"/>
    <w:rsid w:val="00C42420"/>
    <w:rsid w:val="00C502C3"/>
    <w:rsid w:val="00C527FF"/>
    <w:rsid w:val="00C753C9"/>
    <w:rsid w:val="00C8292C"/>
    <w:rsid w:val="00C8355F"/>
    <w:rsid w:val="00CC0A9A"/>
    <w:rsid w:val="00CD746C"/>
    <w:rsid w:val="00CF1AB8"/>
    <w:rsid w:val="00D0068F"/>
    <w:rsid w:val="00D10743"/>
    <w:rsid w:val="00D31C80"/>
    <w:rsid w:val="00D33FD6"/>
    <w:rsid w:val="00D34199"/>
    <w:rsid w:val="00D37D0E"/>
    <w:rsid w:val="00D5510D"/>
    <w:rsid w:val="00D563DB"/>
    <w:rsid w:val="00D656A7"/>
    <w:rsid w:val="00D837DC"/>
    <w:rsid w:val="00D86B15"/>
    <w:rsid w:val="00DA013C"/>
    <w:rsid w:val="00DA344D"/>
    <w:rsid w:val="00DB489A"/>
    <w:rsid w:val="00DD602B"/>
    <w:rsid w:val="00DE5AD8"/>
    <w:rsid w:val="00DE6A66"/>
    <w:rsid w:val="00DF40FB"/>
    <w:rsid w:val="00DF52CB"/>
    <w:rsid w:val="00E07968"/>
    <w:rsid w:val="00E13A63"/>
    <w:rsid w:val="00E16229"/>
    <w:rsid w:val="00E169CF"/>
    <w:rsid w:val="00E252DF"/>
    <w:rsid w:val="00E26682"/>
    <w:rsid w:val="00E376EC"/>
    <w:rsid w:val="00E54995"/>
    <w:rsid w:val="00E57E8C"/>
    <w:rsid w:val="00E63FCD"/>
    <w:rsid w:val="00E84391"/>
    <w:rsid w:val="00EA2702"/>
    <w:rsid w:val="00EB2026"/>
    <w:rsid w:val="00EC2FE3"/>
    <w:rsid w:val="00EC3959"/>
    <w:rsid w:val="00ED13FA"/>
    <w:rsid w:val="00EE37A3"/>
    <w:rsid w:val="00EF3009"/>
    <w:rsid w:val="00F0079D"/>
    <w:rsid w:val="00F22FC6"/>
    <w:rsid w:val="00F2357A"/>
    <w:rsid w:val="00F26169"/>
    <w:rsid w:val="00F272FC"/>
    <w:rsid w:val="00F50705"/>
    <w:rsid w:val="00F550FF"/>
    <w:rsid w:val="00F6684D"/>
    <w:rsid w:val="00F717D4"/>
    <w:rsid w:val="00F74D47"/>
    <w:rsid w:val="00F808C6"/>
    <w:rsid w:val="00F8172C"/>
    <w:rsid w:val="00F83FBE"/>
    <w:rsid w:val="00F8591B"/>
    <w:rsid w:val="00F873CC"/>
    <w:rsid w:val="00F924B2"/>
    <w:rsid w:val="00F96F10"/>
    <w:rsid w:val="00FA01D8"/>
    <w:rsid w:val="00FA0EB8"/>
    <w:rsid w:val="00FA6656"/>
    <w:rsid w:val="00FB1FC0"/>
    <w:rsid w:val="00FC34B5"/>
    <w:rsid w:val="00FE45D8"/>
    <w:rsid w:val="00FF0151"/>
    <w:rsid w:val="00FF03DA"/>
    <w:rsid w:val="00FF2685"/>
    <w:rsid w:val="00FF48FF"/>
    <w:rsid w:val="00FF49CC"/>
    <w:rsid w:val="0202E2AA"/>
    <w:rsid w:val="0294DBA5"/>
    <w:rsid w:val="02CAE508"/>
    <w:rsid w:val="03415C49"/>
    <w:rsid w:val="03B74C2A"/>
    <w:rsid w:val="044AEC9F"/>
    <w:rsid w:val="048D241E"/>
    <w:rsid w:val="04D96013"/>
    <w:rsid w:val="04E5BBA1"/>
    <w:rsid w:val="05115302"/>
    <w:rsid w:val="05313520"/>
    <w:rsid w:val="054B1142"/>
    <w:rsid w:val="056AEDBF"/>
    <w:rsid w:val="057000D4"/>
    <w:rsid w:val="05B17845"/>
    <w:rsid w:val="05E6BD00"/>
    <w:rsid w:val="0678FD0B"/>
    <w:rsid w:val="071EEB8D"/>
    <w:rsid w:val="07A4E265"/>
    <w:rsid w:val="07CEEC11"/>
    <w:rsid w:val="0898D896"/>
    <w:rsid w:val="08CE76E0"/>
    <w:rsid w:val="08D4FD27"/>
    <w:rsid w:val="094E4BA2"/>
    <w:rsid w:val="0A7B9FE7"/>
    <w:rsid w:val="0A7DBDF1"/>
    <w:rsid w:val="0AF36CEB"/>
    <w:rsid w:val="0AFA1292"/>
    <w:rsid w:val="0BC2ABC8"/>
    <w:rsid w:val="0D062EC4"/>
    <w:rsid w:val="0D1EB541"/>
    <w:rsid w:val="0DFAFB8C"/>
    <w:rsid w:val="0F8D9F46"/>
    <w:rsid w:val="0F96CBED"/>
    <w:rsid w:val="0FABAB65"/>
    <w:rsid w:val="0FBAA7BC"/>
    <w:rsid w:val="0FD98E26"/>
    <w:rsid w:val="10ABA828"/>
    <w:rsid w:val="1107B651"/>
    <w:rsid w:val="11229DA0"/>
    <w:rsid w:val="118984B6"/>
    <w:rsid w:val="12BE1A6D"/>
    <w:rsid w:val="1360ADA1"/>
    <w:rsid w:val="137BC463"/>
    <w:rsid w:val="13986BE8"/>
    <w:rsid w:val="14ACB188"/>
    <w:rsid w:val="15F59668"/>
    <w:rsid w:val="16AF5803"/>
    <w:rsid w:val="17F74012"/>
    <w:rsid w:val="185C5507"/>
    <w:rsid w:val="1902136B"/>
    <w:rsid w:val="19AA8B37"/>
    <w:rsid w:val="19B9DE25"/>
    <w:rsid w:val="19F48609"/>
    <w:rsid w:val="19FFD826"/>
    <w:rsid w:val="1AF1DCA8"/>
    <w:rsid w:val="1B10FBFE"/>
    <w:rsid w:val="1B4E612A"/>
    <w:rsid w:val="1B6C59B1"/>
    <w:rsid w:val="1B9BA887"/>
    <w:rsid w:val="1C740FD4"/>
    <w:rsid w:val="1D05712A"/>
    <w:rsid w:val="1D2C26CB"/>
    <w:rsid w:val="1D882E92"/>
    <w:rsid w:val="1D8D33F9"/>
    <w:rsid w:val="1EDBB85B"/>
    <w:rsid w:val="1EE477AD"/>
    <w:rsid w:val="1F520887"/>
    <w:rsid w:val="1FABB096"/>
    <w:rsid w:val="20AB661C"/>
    <w:rsid w:val="21FF97EE"/>
    <w:rsid w:val="2247367D"/>
    <w:rsid w:val="22C19802"/>
    <w:rsid w:val="22E35158"/>
    <w:rsid w:val="22F0BBD7"/>
    <w:rsid w:val="23E306DE"/>
    <w:rsid w:val="24784FB2"/>
    <w:rsid w:val="24FF1EBA"/>
    <w:rsid w:val="257ED73F"/>
    <w:rsid w:val="25C643DB"/>
    <w:rsid w:val="25CC64CC"/>
    <w:rsid w:val="25FB2B62"/>
    <w:rsid w:val="2613CC7F"/>
    <w:rsid w:val="26241EC1"/>
    <w:rsid w:val="265318E1"/>
    <w:rsid w:val="2664DFB7"/>
    <w:rsid w:val="2684DAE1"/>
    <w:rsid w:val="26D30911"/>
    <w:rsid w:val="271553BD"/>
    <w:rsid w:val="271AA7A0"/>
    <w:rsid w:val="2726DDF2"/>
    <w:rsid w:val="27652341"/>
    <w:rsid w:val="27950925"/>
    <w:rsid w:val="27AFF074"/>
    <w:rsid w:val="286ED972"/>
    <w:rsid w:val="2900F3A2"/>
    <w:rsid w:val="2930D986"/>
    <w:rsid w:val="298DBEE3"/>
    <w:rsid w:val="2A8478BD"/>
    <w:rsid w:val="2BB1A475"/>
    <w:rsid w:val="2C389464"/>
    <w:rsid w:val="2D57C4FE"/>
    <w:rsid w:val="2DC4A483"/>
    <w:rsid w:val="2DFDBA28"/>
    <w:rsid w:val="2FFD1771"/>
    <w:rsid w:val="3019C2BA"/>
    <w:rsid w:val="3081D8DD"/>
    <w:rsid w:val="30D4C88E"/>
    <w:rsid w:val="310C0587"/>
    <w:rsid w:val="314B05CB"/>
    <w:rsid w:val="3351637C"/>
    <w:rsid w:val="3401182E"/>
    <w:rsid w:val="3465710E"/>
    <w:rsid w:val="349A761B"/>
    <w:rsid w:val="34F2F61C"/>
    <w:rsid w:val="34F410D8"/>
    <w:rsid w:val="35554A00"/>
    <w:rsid w:val="35640FFA"/>
    <w:rsid w:val="3633492D"/>
    <w:rsid w:val="36C4623F"/>
    <w:rsid w:val="36C470A5"/>
    <w:rsid w:val="36CF4048"/>
    <w:rsid w:val="36D4CD34"/>
    <w:rsid w:val="36E3DA9E"/>
    <w:rsid w:val="3741EA96"/>
    <w:rsid w:val="381FCF38"/>
    <w:rsid w:val="39F09F4A"/>
    <w:rsid w:val="3AFAE4A9"/>
    <w:rsid w:val="3BB6C158"/>
    <w:rsid w:val="3CDBCF77"/>
    <w:rsid w:val="3D598F96"/>
    <w:rsid w:val="3E811C5A"/>
    <w:rsid w:val="3F2FF4B5"/>
    <w:rsid w:val="3F8E4676"/>
    <w:rsid w:val="40595D3A"/>
    <w:rsid w:val="406CA3BE"/>
    <w:rsid w:val="4197C945"/>
    <w:rsid w:val="42FAD7D9"/>
    <w:rsid w:val="4304E77C"/>
    <w:rsid w:val="4461B799"/>
    <w:rsid w:val="44A0B7DD"/>
    <w:rsid w:val="44A0DA5F"/>
    <w:rsid w:val="44ADD75E"/>
    <w:rsid w:val="45E45F42"/>
    <w:rsid w:val="460B8E31"/>
    <w:rsid w:val="46EACF59"/>
    <w:rsid w:val="47503546"/>
    <w:rsid w:val="47C30AC1"/>
    <w:rsid w:val="47E57820"/>
    <w:rsid w:val="49049EC6"/>
    <w:rsid w:val="4913A273"/>
    <w:rsid w:val="49637CA7"/>
    <w:rsid w:val="49EFEF0C"/>
    <w:rsid w:val="4AB5EE1F"/>
    <w:rsid w:val="4C23A669"/>
    <w:rsid w:val="4C8E9443"/>
    <w:rsid w:val="4CB549E4"/>
    <w:rsid w:val="4D165712"/>
    <w:rsid w:val="4D712D72"/>
    <w:rsid w:val="4DA56F03"/>
    <w:rsid w:val="4E055265"/>
    <w:rsid w:val="4E79D00F"/>
    <w:rsid w:val="4E99FB35"/>
    <w:rsid w:val="4EB22773"/>
    <w:rsid w:val="4F815C05"/>
    <w:rsid w:val="515354F1"/>
    <w:rsid w:val="515C02E5"/>
    <w:rsid w:val="5188BB07"/>
    <w:rsid w:val="51D7E1C0"/>
    <w:rsid w:val="526CE949"/>
    <w:rsid w:val="529258AF"/>
    <w:rsid w:val="53248B68"/>
    <w:rsid w:val="54098A8E"/>
    <w:rsid w:val="55C702F9"/>
    <w:rsid w:val="5679129B"/>
    <w:rsid w:val="5771FE0C"/>
    <w:rsid w:val="57F7FC8B"/>
    <w:rsid w:val="58222E66"/>
    <w:rsid w:val="586009CB"/>
    <w:rsid w:val="587D0795"/>
    <w:rsid w:val="58DFB2C8"/>
    <w:rsid w:val="5A113EE2"/>
    <w:rsid w:val="5A297362"/>
    <w:rsid w:val="5C4FB6B3"/>
    <w:rsid w:val="5DB8BCC6"/>
    <w:rsid w:val="5DC78D95"/>
    <w:rsid w:val="5E935B56"/>
    <w:rsid w:val="5FA2E5D3"/>
    <w:rsid w:val="5FADA069"/>
    <w:rsid w:val="5FDE43D4"/>
    <w:rsid w:val="609528A0"/>
    <w:rsid w:val="617A1435"/>
    <w:rsid w:val="62B9C4CC"/>
    <w:rsid w:val="6304AA29"/>
    <w:rsid w:val="637DF7A3"/>
    <w:rsid w:val="63DF96B6"/>
    <w:rsid w:val="6418E927"/>
    <w:rsid w:val="665CCC51"/>
    <w:rsid w:val="665F6F78"/>
    <w:rsid w:val="66D741C0"/>
    <w:rsid w:val="67215EA9"/>
    <w:rsid w:val="672634E9"/>
    <w:rsid w:val="6808CE18"/>
    <w:rsid w:val="68B0678B"/>
    <w:rsid w:val="68FDC418"/>
    <w:rsid w:val="69D39A6B"/>
    <w:rsid w:val="6A41BF6C"/>
    <w:rsid w:val="6A4F81F8"/>
    <w:rsid w:val="6A5689A6"/>
    <w:rsid w:val="6A999479"/>
    <w:rsid w:val="6B041A3E"/>
    <w:rsid w:val="6B840503"/>
    <w:rsid w:val="6CA066B6"/>
    <w:rsid w:val="6CB40974"/>
    <w:rsid w:val="6E0410DF"/>
    <w:rsid w:val="6E2690E9"/>
    <w:rsid w:val="6E2D150C"/>
    <w:rsid w:val="6E8E0623"/>
    <w:rsid w:val="6E988BF4"/>
    <w:rsid w:val="6EAD3097"/>
    <w:rsid w:val="6EFA1481"/>
    <w:rsid w:val="6F6D059C"/>
    <w:rsid w:val="6FC8E56D"/>
    <w:rsid w:val="70228D7C"/>
    <w:rsid w:val="70D2F57B"/>
    <w:rsid w:val="7108D5FD"/>
    <w:rsid w:val="717C2B35"/>
    <w:rsid w:val="71E4D159"/>
    <w:rsid w:val="729DBD94"/>
    <w:rsid w:val="731DBE0C"/>
    <w:rsid w:val="735A2E3E"/>
    <w:rsid w:val="74BD87C2"/>
    <w:rsid w:val="751F5B06"/>
    <w:rsid w:val="75C29610"/>
    <w:rsid w:val="75E9478B"/>
    <w:rsid w:val="76292805"/>
    <w:rsid w:val="767015AA"/>
    <w:rsid w:val="77373FF1"/>
    <w:rsid w:val="773E43B8"/>
    <w:rsid w:val="776E9B39"/>
    <w:rsid w:val="78FCFDCF"/>
    <w:rsid w:val="79131ABD"/>
    <w:rsid w:val="7A440955"/>
    <w:rsid w:val="7A590D6A"/>
    <w:rsid w:val="7AEB7D8C"/>
    <w:rsid w:val="7BDFD9B6"/>
    <w:rsid w:val="7C1D9D75"/>
    <w:rsid w:val="7C30FB64"/>
    <w:rsid w:val="7C9C8895"/>
    <w:rsid w:val="7CAD7033"/>
    <w:rsid w:val="7D2EBFF1"/>
    <w:rsid w:val="7EE3DB0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881EFCA"/>
  <w15:docId w15:val="{04DB25E3-2488-F04D-BE3A-8AC65684C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3FD6"/>
  </w:style>
  <w:style w:type="paragraph" w:styleId="Heading1">
    <w:name w:val="heading 1"/>
    <w:basedOn w:val="Normal"/>
    <w:next w:val="Normal"/>
    <w:link w:val="Heading1Char"/>
    <w:uiPriority w:val="9"/>
    <w:qFormat/>
    <w:rsid w:val="00DD60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D60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unhideWhenUsed/>
    <w:rsid w:val="00D33FD6"/>
    <w:pPr>
      <w:spacing w:line="240" w:lineRule="auto"/>
    </w:pPr>
    <w:rPr>
      <w:sz w:val="20"/>
      <w:szCs w:val="20"/>
    </w:rPr>
  </w:style>
  <w:style w:type="character" w:customStyle="1" w:styleId="CommentTextChar">
    <w:name w:val="Comment Text Char"/>
    <w:basedOn w:val="DefaultParagraphFont"/>
    <w:link w:val="CommentText"/>
    <w:uiPriority w:val="99"/>
    <w:rsid w:val="00D33FD6"/>
    <w:rPr>
      <w:sz w:val="20"/>
      <w:szCs w:val="20"/>
    </w:rPr>
  </w:style>
  <w:style w:type="character" w:styleId="CommentReference">
    <w:name w:val="annotation reference"/>
    <w:basedOn w:val="DefaultParagraphFont"/>
    <w:uiPriority w:val="99"/>
    <w:semiHidden/>
    <w:unhideWhenUsed/>
    <w:rsid w:val="00D33FD6"/>
    <w:rPr>
      <w:sz w:val="16"/>
      <w:szCs w:val="16"/>
    </w:rPr>
  </w:style>
  <w:style w:type="paragraph" w:styleId="Revision">
    <w:name w:val="Revision"/>
    <w:hidden/>
    <w:uiPriority w:val="99"/>
    <w:semiHidden/>
    <w:rsid w:val="008E325E"/>
    <w:pPr>
      <w:spacing w:after="0" w:line="240" w:lineRule="auto"/>
    </w:pPr>
  </w:style>
  <w:style w:type="paragraph" w:styleId="CommentSubject">
    <w:name w:val="annotation subject"/>
    <w:basedOn w:val="CommentText"/>
    <w:next w:val="CommentText"/>
    <w:link w:val="CommentSubjectChar"/>
    <w:uiPriority w:val="99"/>
    <w:semiHidden/>
    <w:unhideWhenUsed/>
    <w:rsid w:val="00E26682"/>
    <w:rPr>
      <w:b/>
      <w:bCs/>
    </w:rPr>
  </w:style>
  <w:style w:type="character" w:customStyle="1" w:styleId="CommentSubjectChar">
    <w:name w:val="Comment Subject Char"/>
    <w:basedOn w:val="CommentTextChar"/>
    <w:link w:val="CommentSubject"/>
    <w:uiPriority w:val="99"/>
    <w:semiHidden/>
    <w:rsid w:val="00E26682"/>
    <w:rPr>
      <w:b/>
      <w:bCs/>
      <w:sz w:val="20"/>
      <w:szCs w:val="20"/>
    </w:rPr>
  </w:style>
  <w:style w:type="character" w:styleId="Hyperlink">
    <w:name w:val="Hyperlink"/>
    <w:basedOn w:val="DefaultParagraphFont"/>
    <w:uiPriority w:val="99"/>
    <w:unhideWhenUsed/>
    <w:rsid w:val="00E57E8C"/>
    <w:rPr>
      <w:color w:val="0563C1" w:themeColor="hyperlink"/>
      <w:u w:val="single"/>
    </w:rPr>
  </w:style>
  <w:style w:type="character" w:customStyle="1" w:styleId="UnresolvedMention1">
    <w:name w:val="Unresolved Mention1"/>
    <w:basedOn w:val="DefaultParagraphFont"/>
    <w:uiPriority w:val="99"/>
    <w:semiHidden/>
    <w:unhideWhenUsed/>
    <w:rsid w:val="00E57E8C"/>
    <w:rPr>
      <w:color w:val="605E5C"/>
      <w:shd w:val="clear" w:color="auto" w:fill="E1DFDD"/>
    </w:rPr>
  </w:style>
  <w:style w:type="paragraph" w:styleId="Caption">
    <w:name w:val="caption"/>
    <w:basedOn w:val="Normal"/>
    <w:next w:val="Normal"/>
    <w:uiPriority w:val="35"/>
    <w:unhideWhenUsed/>
    <w:qFormat/>
    <w:rsid w:val="00290B22"/>
    <w:pPr>
      <w:spacing w:after="200" w:line="240" w:lineRule="auto"/>
    </w:pPr>
    <w:rPr>
      <w:i/>
      <w:iCs/>
      <w:color w:val="44546A" w:themeColor="text2"/>
      <w:sz w:val="18"/>
      <w:szCs w:val="18"/>
    </w:rPr>
  </w:style>
  <w:style w:type="paragraph" w:styleId="ListParagraph">
    <w:name w:val="List Paragraph"/>
    <w:basedOn w:val="Normal"/>
    <w:uiPriority w:val="34"/>
    <w:qFormat/>
    <w:rsid w:val="00C16530"/>
    <w:pPr>
      <w:ind w:left="720"/>
      <w:contextualSpacing/>
    </w:pPr>
  </w:style>
  <w:style w:type="paragraph" w:styleId="BalloonText">
    <w:name w:val="Balloon Text"/>
    <w:basedOn w:val="Normal"/>
    <w:link w:val="BalloonTextChar"/>
    <w:uiPriority w:val="99"/>
    <w:semiHidden/>
    <w:unhideWhenUsed/>
    <w:rsid w:val="002F7C2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F7C20"/>
    <w:rPr>
      <w:rFonts w:ascii="Segoe UI" w:hAnsi="Segoe UI" w:cs="Segoe UI"/>
      <w:sz w:val="18"/>
      <w:szCs w:val="18"/>
    </w:rPr>
  </w:style>
  <w:style w:type="paragraph" w:styleId="Title">
    <w:name w:val="Title"/>
    <w:basedOn w:val="Normal"/>
    <w:next w:val="Normal"/>
    <w:link w:val="TitleChar"/>
    <w:uiPriority w:val="10"/>
    <w:qFormat/>
    <w:rsid w:val="00DD602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602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D602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D602B"/>
    <w:pPr>
      <w:outlineLvl w:val="9"/>
    </w:pPr>
  </w:style>
  <w:style w:type="paragraph" w:styleId="TOC1">
    <w:name w:val="toc 1"/>
    <w:basedOn w:val="Normal"/>
    <w:next w:val="Normal"/>
    <w:autoRedefine/>
    <w:uiPriority w:val="39"/>
    <w:unhideWhenUsed/>
    <w:rsid w:val="00001D5E"/>
    <w:pPr>
      <w:tabs>
        <w:tab w:val="right" w:leader="dot" w:pos="9350"/>
      </w:tabs>
      <w:spacing w:after="100"/>
    </w:pPr>
  </w:style>
  <w:style w:type="character" w:customStyle="1" w:styleId="Heading2Char">
    <w:name w:val="Heading 2 Char"/>
    <w:basedOn w:val="DefaultParagraphFont"/>
    <w:link w:val="Heading2"/>
    <w:uiPriority w:val="9"/>
    <w:rsid w:val="00DD602B"/>
    <w:rPr>
      <w:rFonts w:asciiTheme="majorHAnsi" w:eastAsiaTheme="majorEastAsia" w:hAnsiTheme="majorHAnsi" w:cstheme="majorBidi"/>
      <w:color w:val="2F5496" w:themeColor="accent1" w:themeShade="BF"/>
      <w:sz w:val="26"/>
      <w:szCs w:val="26"/>
    </w:rPr>
  </w:style>
  <w:style w:type="character" w:customStyle="1" w:styleId="UnresolvedMention2">
    <w:name w:val="Unresolved Mention2"/>
    <w:basedOn w:val="DefaultParagraphFont"/>
    <w:uiPriority w:val="99"/>
    <w:semiHidden/>
    <w:unhideWhenUsed/>
    <w:rsid w:val="00C8355F"/>
    <w:rPr>
      <w:color w:val="605E5C"/>
      <w:shd w:val="clear" w:color="auto" w:fill="E1DFDD"/>
    </w:rPr>
  </w:style>
  <w:style w:type="paragraph" w:styleId="TOC2">
    <w:name w:val="toc 2"/>
    <w:basedOn w:val="Normal"/>
    <w:next w:val="Normal"/>
    <w:autoRedefine/>
    <w:uiPriority w:val="39"/>
    <w:unhideWhenUsed/>
    <w:rsid w:val="00461DEC"/>
    <w:pPr>
      <w:spacing w:after="100"/>
      <w:ind w:left="220"/>
    </w:pPr>
  </w:style>
  <w:style w:type="paragraph" w:styleId="Header">
    <w:name w:val="header"/>
    <w:basedOn w:val="Normal"/>
    <w:link w:val="HeaderChar"/>
    <w:uiPriority w:val="99"/>
    <w:unhideWhenUsed/>
    <w:rsid w:val="00461D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1DEC"/>
  </w:style>
  <w:style w:type="paragraph" w:styleId="Footer">
    <w:name w:val="footer"/>
    <w:basedOn w:val="Normal"/>
    <w:link w:val="FooterChar"/>
    <w:uiPriority w:val="99"/>
    <w:unhideWhenUsed/>
    <w:rsid w:val="00461D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1DEC"/>
  </w:style>
  <w:style w:type="character" w:styleId="FollowedHyperlink">
    <w:name w:val="FollowedHyperlink"/>
    <w:basedOn w:val="DefaultParagraphFont"/>
    <w:uiPriority w:val="99"/>
    <w:semiHidden/>
    <w:unhideWhenUsed/>
    <w:rsid w:val="00231B7A"/>
    <w:rPr>
      <w:color w:val="954F72" w:themeColor="followedHyperlink"/>
      <w:u w:val="single"/>
    </w:rPr>
  </w:style>
  <w:style w:type="paragraph" w:customStyle="1" w:styleId="EndNoteBibliographyTitle">
    <w:name w:val="EndNote Bibliography Title"/>
    <w:basedOn w:val="Normal"/>
    <w:link w:val="EndNoteBibliographyTitleChar"/>
    <w:rsid w:val="00231B7A"/>
    <w:pPr>
      <w:spacing w:after="0"/>
      <w:jc w:val="center"/>
    </w:pPr>
    <w:rPr>
      <w:rFonts w:ascii="Arial" w:hAnsi="Arial" w:cs="Arial"/>
    </w:rPr>
  </w:style>
  <w:style w:type="character" w:customStyle="1" w:styleId="EndNoteBibliographyTitleChar">
    <w:name w:val="EndNote Bibliography Title Char"/>
    <w:basedOn w:val="DefaultParagraphFont"/>
    <w:link w:val="EndNoteBibliographyTitle"/>
    <w:rsid w:val="00231B7A"/>
    <w:rPr>
      <w:rFonts w:ascii="Arial" w:hAnsi="Arial" w:cs="Arial"/>
    </w:rPr>
  </w:style>
  <w:style w:type="paragraph" w:customStyle="1" w:styleId="EndNoteBibliography">
    <w:name w:val="EndNote Bibliography"/>
    <w:basedOn w:val="Normal"/>
    <w:link w:val="EndNoteBibliographyChar"/>
    <w:rsid w:val="00231B7A"/>
    <w:pPr>
      <w:spacing w:line="240" w:lineRule="auto"/>
    </w:pPr>
    <w:rPr>
      <w:rFonts w:ascii="Arial" w:hAnsi="Arial" w:cs="Arial"/>
    </w:rPr>
  </w:style>
  <w:style w:type="character" w:customStyle="1" w:styleId="EndNoteBibliographyChar">
    <w:name w:val="EndNote Bibliography Char"/>
    <w:basedOn w:val="DefaultParagraphFont"/>
    <w:link w:val="EndNoteBibliography"/>
    <w:rsid w:val="00231B7A"/>
    <w:rPr>
      <w:rFonts w:ascii="Arial" w:hAnsi="Arial" w:cs="Arial"/>
    </w:rPr>
  </w:style>
  <w:style w:type="character" w:customStyle="1" w:styleId="UnresolvedMention3">
    <w:name w:val="Unresolved Mention3"/>
    <w:basedOn w:val="DefaultParagraphFont"/>
    <w:uiPriority w:val="99"/>
    <w:semiHidden/>
    <w:unhideWhenUsed/>
    <w:rsid w:val="00547EC1"/>
    <w:rPr>
      <w:color w:val="605E5C"/>
      <w:shd w:val="clear" w:color="auto" w:fill="E1DFDD"/>
    </w:rPr>
  </w:style>
  <w:style w:type="table" w:styleId="GridTable1Light">
    <w:name w:val="Grid Table 1 Light"/>
    <w:basedOn w:val="TableNormal"/>
    <w:uiPriority w:val="46"/>
    <w:rsid w:val="009004F5"/>
    <w:pPr>
      <w:spacing w:after="0" w:line="240" w:lineRule="auto"/>
    </w:pPr>
    <w:rPr>
      <w:kern w:val="2"/>
      <w14:ligatures w14:val="standardContextua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160E40"/>
    <w:rPr>
      <w:color w:val="605E5C"/>
      <w:shd w:val="clear" w:color="auto" w:fill="E1DFDD"/>
    </w:rPr>
  </w:style>
  <w:style w:type="table" w:styleId="PlainTable2">
    <w:name w:val="Plain Table 2"/>
    <w:basedOn w:val="TableNormal"/>
    <w:uiPriority w:val="42"/>
    <w:rsid w:val="00160E40"/>
    <w:pPr>
      <w:spacing w:after="0" w:line="240" w:lineRule="auto"/>
    </w:pPr>
    <w:rPr>
      <w:kern w:val="2"/>
      <w14:ligatures w14:val="standardContextual"/>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0461453">
      <w:bodyDiv w:val="1"/>
      <w:marLeft w:val="0"/>
      <w:marRight w:val="0"/>
      <w:marTop w:val="0"/>
      <w:marBottom w:val="0"/>
      <w:divBdr>
        <w:top w:val="none" w:sz="0" w:space="0" w:color="auto"/>
        <w:left w:val="none" w:sz="0" w:space="0" w:color="auto"/>
        <w:bottom w:val="none" w:sz="0" w:space="0" w:color="auto"/>
        <w:right w:val="none" w:sz="0" w:space="0" w:color="auto"/>
      </w:divBdr>
    </w:div>
    <w:div w:id="347567956">
      <w:bodyDiv w:val="1"/>
      <w:marLeft w:val="0"/>
      <w:marRight w:val="0"/>
      <w:marTop w:val="0"/>
      <w:marBottom w:val="0"/>
      <w:divBdr>
        <w:top w:val="none" w:sz="0" w:space="0" w:color="auto"/>
        <w:left w:val="none" w:sz="0" w:space="0" w:color="auto"/>
        <w:bottom w:val="none" w:sz="0" w:space="0" w:color="auto"/>
        <w:right w:val="none" w:sz="0" w:space="0" w:color="auto"/>
      </w:divBdr>
    </w:div>
    <w:div w:id="550850837">
      <w:bodyDiv w:val="1"/>
      <w:marLeft w:val="0"/>
      <w:marRight w:val="0"/>
      <w:marTop w:val="0"/>
      <w:marBottom w:val="0"/>
      <w:divBdr>
        <w:top w:val="none" w:sz="0" w:space="0" w:color="auto"/>
        <w:left w:val="none" w:sz="0" w:space="0" w:color="auto"/>
        <w:bottom w:val="none" w:sz="0" w:space="0" w:color="auto"/>
        <w:right w:val="none" w:sz="0" w:space="0" w:color="auto"/>
      </w:divBdr>
    </w:div>
    <w:div w:id="1667589493">
      <w:bodyDiv w:val="1"/>
      <w:marLeft w:val="0"/>
      <w:marRight w:val="0"/>
      <w:marTop w:val="0"/>
      <w:marBottom w:val="0"/>
      <w:divBdr>
        <w:top w:val="none" w:sz="0" w:space="0" w:color="auto"/>
        <w:left w:val="none" w:sz="0" w:space="0" w:color="auto"/>
        <w:bottom w:val="none" w:sz="0" w:space="0" w:color="auto"/>
        <w:right w:val="none" w:sz="0" w:space="0" w:color="auto"/>
      </w:divBdr>
    </w:div>
    <w:div w:id="1987932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pubmed.ncbi.nlm.nih.gov/35396659"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hyperlink" Target="https://www.R-project.org/"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tiff"/><Relationship Id="rId20" Type="http://schemas.openxmlformats.org/officeDocument/2006/relationships/image" Target="media/image7.tiff"/><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3.tiff"/><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6.tif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tiff"/><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1DE2BD-7724-4605-A690-7578E630804F}">
  <ds:schemaRefs>
    <ds:schemaRef ds:uri="http://schemas.openxmlformats.org/officeDocument/2006/bibliography"/>
  </ds:schemaRefs>
</ds:datastoreItem>
</file>

<file path=docMetadata/LabelInfo.xml><?xml version="1.0" encoding="utf-8"?>
<clbl:labelList xmlns:clbl="http://schemas.microsoft.com/office/2020/mipLabelMetadata">
  <clbl:label id="{3ac94b33-9135-4821-9502-eafda6592a35}" enabled="0" method="" siteId="{3ac94b33-9135-4821-9502-eafda6592a35}" removed="1"/>
</clbl:labelList>
</file>

<file path=docProps/app.xml><?xml version="1.0" encoding="utf-8"?>
<Properties xmlns="http://schemas.openxmlformats.org/officeDocument/2006/extended-properties" xmlns:vt="http://schemas.openxmlformats.org/officeDocument/2006/docPropsVTypes">
  <Template>Normal</Template>
  <TotalTime>1018</TotalTime>
  <Pages>1</Pages>
  <Words>12533</Words>
  <Characters>71439</Characters>
  <Application>Microsoft Office Word</Application>
  <DocSecurity>0</DocSecurity>
  <Lines>595</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Marshall Yuan</dc:creator>
  <cp:keywords/>
  <dc:description/>
  <cp:lastModifiedBy>Vahe Nersisyan</cp:lastModifiedBy>
  <cp:revision>10</cp:revision>
  <cp:lastPrinted>2024-03-30T13:03:00Z</cp:lastPrinted>
  <dcterms:created xsi:type="dcterms:W3CDTF">2024-10-03T20:59:00Z</dcterms:created>
  <dcterms:modified xsi:type="dcterms:W3CDTF">2024-10-04T15:04:00Z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5b1489f5f4af40e0b26dad9ed2cf8504d5a3da927a7c248deda3a6d825e71441</vt:lpwstr>
  </property>
</Properties>
</file>