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62B7D" w14:textId="77777777" w:rsidR="00807DD3" w:rsidRDefault="00D33FD6">
      <w:pPr>
        <w:pStyle w:val="Title"/>
        <w:rPr>
          <w:rFonts w:ascii="Times New Roman" w:hAnsi="Times New Roman" w:cs="Times New Roman"/>
          <w:sz w:val="24"/>
          <w:szCs w:val="24"/>
        </w:rPr>
      </w:pPr>
      <w:r w:rsidRPr="00D33FD6">
        <w:rPr>
          <w:rFonts w:ascii="Times New Roman" w:hAnsi="Times New Roman" w:cs="Times New Roman"/>
          <w:sz w:val="24"/>
          <w:szCs w:val="24"/>
        </w:rPr>
        <w:t>Genetic and inflammatory signatures associated with worse prognosis in hospitalized patients with severe SARS-CoV-2 infection and diabetes.</w:t>
      </w:r>
    </w:p>
    <w:p w14:paraId="22FF4183" w14:textId="77777777" w:rsidR="002F7C20" w:rsidRPr="00461DEC" w:rsidRDefault="002F7C20" w:rsidP="00D837DC">
      <w:pPr>
        <w:jc w:val="both"/>
        <w:rPr>
          <w:rFonts w:ascii="Times New Roman" w:hAnsi="Times New Roman" w:cs="Times New Roman"/>
          <w:sz w:val="24"/>
          <w:szCs w:val="24"/>
        </w:rPr>
      </w:pPr>
    </w:p>
    <w:p w14:paraId="35811608" w14:textId="77777777" w:rsidR="00D837DC" w:rsidRPr="00461DEC" w:rsidRDefault="00D837DC"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Marshall Yuan, </w:t>
      </w:r>
      <w:r w:rsidR="002F7C20" w:rsidRPr="00461DEC">
        <w:rPr>
          <w:rFonts w:ascii="Times New Roman" w:hAnsi="Times New Roman" w:cs="Times New Roman"/>
          <w:sz w:val="24"/>
          <w:szCs w:val="24"/>
        </w:rPr>
        <w:t xml:space="preserve">Andrew Wassef, </w:t>
      </w:r>
      <w:r w:rsidRPr="00461DEC">
        <w:rPr>
          <w:rFonts w:ascii="Times New Roman" w:hAnsi="Times New Roman" w:cs="Times New Roman"/>
          <w:sz w:val="24"/>
          <w:szCs w:val="24"/>
        </w:rPr>
        <w:t xml:space="preserve">Davit Sargsyan, </w:t>
      </w:r>
      <w:proofErr w:type="spellStart"/>
      <w:r w:rsidR="002F7C20" w:rsidRPr="00461DEC">
        <w:rPr>
          <w:rFonts w:ascii="Times New Roman" w:hAnsi="Times New Roman" w:cs="Times New Roman"/>
          <w:sz w:val="24"/>
          <w:szCs w:val="24"/>
        </w:rPr>
        <w:t>Vahe</w:t>
      </w:r>
      <w:proofErr w:type="spellEnd"/>
      <w:r w:rsidR="002F7C20" w:rsidRPr="00461DEC">
        <w:rPr>
          <w:rFonts w:ascii="Times New Roman" w:hAnsi="Times New Roman" w:cs="Times New Roman"/>
          <w:sz w:val="24"/>
          <w:szCs w:val="24"/>
        </w:rPr>
        <w:t xml:space="preserve"> </w:t>
      </w:r>
      <w:proofErr w:type="spellStart"/>
      <w:r w:rsidR="002F7C20" w:rsidRPr="00461DEC">
        <w:rPr>
          <w:rFonts w:ascii="Times New Roman" w:hAnsi="Times New Roman" w:cs="Times New Roman"/>
          <w:sz w:val="24"/>
          <w:szCs w:val="24"/>
        </w:rPr>
        <w:t>Ner</w:t>
      </w:r>
      <w:r w:rsidR="00AC3C89" w:rsidRPr="00461DEC">
        <w:rPr>
          <w:rFonts w:ascii="Times New Roman" w:hAnsi="Times New Roman" w:cs="Times New Roman"/>
          <w:sz w:val="24"/>
          <w:szCs w:val="24"/>
        </w:rPr>
        <w:t>s</w:t>
      </w:r>
      <w:r w:rsidR="002F7C20" w:rsidRPr="00461DEC">
        <w:rPr>
          <w:rFonts w:ascii="Times New Roman" w:hAnsi="Times New Roman" w:cs="Times New Roman"/>
          <w:sz w:val="24"/>
          <w:szCs w:val="24"/>
        </w:rPr>
        <w:t>isyan</w:t>
      </w:r>
      <w:proofErr w:type="spellEnd"/>
      <w:r w:rsidR="002F7C20" w:rsidRPr="00461DEC">
        <w:rPr>
          <w:rFonts w:ascii="Times New Roman" w:hAnsi="Times New Roman" w:cs="Times New Roman"/>
          <w:sz w:val="24"/>
          <w:szCs w:val="24"/>
        </w:rPr>
        <w:t xml:space="preserve">, </w:t>
      </w:r>
      <w:r w:rsidR="00AC3C89" w:rsidRPr="00461DEC">
        <w:rPr>
          <w:rFonts w:ascii="Times New Roman" w:hAnsi="Times New Roman" w:cs="Times New Roman"/>
          <w:sz w:val="24"/>
          <w:szCs w:val="24"/>
        </w:rPr>
        <w:t>J</w:t>
      </w:r>
      <w:r w:rsidR="002F7C20" w:rsidRPr="00461DEC">
        <w:rPr>
          <w:rFonts w:ascii="Times New Roman" w:hAnsi="Times New Roman" w:cs="Times New Roman"/>
          <w:sz w:val="24"/>
          <w:szCs w:val="24"/>
        </w:rPr>
        <w:t xml:space="preserve">avier Cabrera, </w:t>
      </w:r>
      <w:r w:rsidRPr="00461DEC">
        <w:rPr>
          <w:rFonts w:ascii="Times New Roman" w:hAnsi="Times New Roman" w:cs="Times New Roman"/>
          <w:sz w:val="24"/>
          <w:szCs w:val="24"/>
        </w:rPr>
        <w:t>Ronald G, Nahass, Ah-Ng Kong, Luigi Brunetti</w:t>
      </w:r>
    </w:p>
    <w:p w14:paraId="343709C6" w14:textId="77777777" w:rsidR="00D837DC" w:rsidRPr="00461DEC" w:rsidRDefault="00D837DC" w:rsidP="00D837DC">
      <w:pPr>
        <w:jc w:val="both"/>
        <w:rPr>
          <w:rFonts w:ascii="Times New Roman" w:hAnsi="Times New Roman" w:cs="Times New Roman"/>
          <w:sz w:val="24"/>
          <w:szCs w:val="24"/>
        </w:rPr>
      </w:pPr>
    </w:p>
    <w:p w14:paraId="3E7EB4BD" w14:textId="77777777" w:rsidR="00D837DC" w:rsidRPr="00461DEC" w:rsidRDefault="00D837DC" w:rsidP="00D837DC">
      <w:pPr>
        <w:jc w:val="both"/>
        <w:rPr>
          <w:rFonts w:ascii="Times New Roman" w:hAnsi="Times New Roman" w:cs="Times New Roman"/>
          <w:sz w:val="24"/>
          <w:szCs w:val="24"/>
        </w:rPr>
      </w:pPr>
      <w:r w:rsidRPr="00461DEC">
        <w:rPr>
          <w:rFonts w:ascii="Times New Roman" w:hAnsi="Times New Roman" w:cs="Times New Roman"/>
          <w:sz w:val="24"/>
          <w:szCs w:val="24"/>
        </w:rPr>
        <w:t>Robert Wood Johnson Medical School, Piscataway, NJ, USA</w:t>
      </w:r>
    </w:p>
    <w:p w14:paraId="1DE89F43" w14:textId="77777777" w:rsidR="00D837DC" w:rsidRPr="00461DEC" w:rsidRDefault="00D837DC" w:rsidP="00D837DC">
      <w:pPr>
        <w:jc w:val="both"/>
        <w:rPr>
          <w:rFonts w:ascii="Times New Roman" w:hAnsi="Times New Roman" w:cs="Times New Roman"/>
          <w:sz w:val="24"/>
          <w:szCs w:val="24"/>
        </w:rPr>
      </w:pPr>
      <w:proofErr w:type="spellStart"/>
      <w:r w:rsidRPr="00461DEC">
        <w:rPr>
          <w:rFonts w:ascii="Times New Roman" w:hAnsi="Times New Roman" w:cs="Times New Roman"/>
          <w:sz w:val="24"/>
          <w:szCs w:val="24"/>
        </w:rPr>
        <w:t>IDCare</w:t>
      </w:r>
      <w:proofErr w:type="spellEnd"/>
      <w:r w:rsidRPr="00461DEC">
        <w:rPr>
          <w:rFonts w:ascii="Times New Roman" w:hAnsi="Times New Roman" w:cs="Times New Roman"/>
          <w:sz w:val="24"/>
          <w:szCs w:val="24"/>
        </w:rPr>
        <w:t>, Hillsborough, NJ, USA</w:t>
      </w:r>
    </w:p>
    <w:p w14:paraId="003296B3" w14:textId="77777777" w:rsidR="00D837DC" w:rsidRPr="00461DEC" w:rsidRDefault="00D837DC" w:rsidP="00D837DC">
      <w:pPr>
        <w:jc w:val="both"/>
        <w:rPr>
          <w:rFonts w:ascii="Times New Roman" w:hAnsi="Times New Roman" w:cs="Times New Roman"/>
          <w:sz w:val="24"/>
          <w:szCs w:val="24"/>
        </w:rPr>
      </w:pPr>
      <w:r w:rsidRPr="00461DEC">
        <w:rPr>
          <w:rFonts w:ascii="Times New Roman" w:hAnsi="Times New Roman" w:cs="Times New Roman"/>
          <w:sz w:val="24"/>
          <w:szCs w:val="24"/>
        </w:rPr>
        <w:t>Ernest Mario School of Pharmacy, Department of Pharmaceutics, Piscataway, NJ, USA</w:t>
      </w:r>
    </w:p>
    <w:p w14:paraId="2FCBFDD6" w14:textId="77777777" w:rsidR="00D837DC" w:rsidRPr="00461DEC" w:rsidRDefault="00D837DC" w:rsidP="00D837DC">
      <w:pPr>
        <w:jc w:val="both"/>
        <w:rPr>
          <w:rFonts w:ascii="Times New Roman" w:hAnsi="Times New Roman" w:cs="Times New Roman"/>
          <w:sz w:val="24"/>
          <w:szCs w:val="24"/>
        </w:rPr>
      </w:pPr>
      <w:r w:rsidRPr="00461DEC">
        <w:rPr>
          <w:rFonts w:ascii="Times New Roman" w:hAnsi="Times New Roman" w:cs="Times New Roman"/>
          <w:sz w:val="24"/>
          <w:szCs w:val="24"/>
        </w:rPr>
        <w:t>Ernest Mario School of Pharmacy, Department of Pharmacy Practice, Piscataway, NJ, USA</w:t>
      </w:r>
    </w:p>
    <w:p w14:paraId="3FD5C60C" w14:textId="77777777" w:rsidR="00D837DC" w:rsidRPr="00461DEC" w:rsidRDefault="00D837DC" w:rsidP="00D837DC">
      <w:pPr>
        <w:jc w:val="both"/>
        <w:rPr>
          <w:rFonts w:ascii="Times New Roman" w:hAnsi="Times New Roman" w:cs="Times New Roman"/>
          <w:sz w:val="24"/>
          <w:szCs w:val="24"/>
        </w:rPr>
      </w:pPr>
      <w:r w:rsidRPr="00461DEC">
        <w:rPr>
          <w:rFonts w:ascii="Times New Roman" w:hAnsi="Times New Roman" w:cs="Times New Roman"/>
          <w:sz w:val="24"/>
          <w:szCs w:val="24"/>
        </w:rPr>
        <w:t>Robert Wood Johnson University Hospital, Somerville, NJ, USA</w:t>
      </w:r>
    </w:p>
    <w:p w14:paraId="071B9148" w14:textId="77777777" w:rsidR="00643488" w:rsidRPr="00461DEC" w:rsidRDefault="00643488" w:rsidP="00D837DC">
      <w:pPr>
        <w:jc w:val="both"/>
        <w:rPr>
          <w:rFonts w:ascii="Times New Roman" w:hAnsi="Times New Roman" w:cs="Times New Roman"/>
          <w:sz w:val="24"/>
          <w:szCs w:val="24"/>
        </w:rPr>
      </w:pPr>
    </w:p>
    <w:p w14:paraId="47A11F3E" w14:textId="77777777" w:rsidR="00643488" w:rsidRPr="00461DEC" w:rsidRDefault="00643488" w:rsidP="00D837DC">
      <w:pPr>
        <w:jc w:val="both"/>
        <w:rPr>
          <w:rFonts w:ascii="Times New Roman" w:hAnsi="Times New Roman" w:cs="Times New Roman"/>
          <w:sz w:val="24"/>
          <w:szCs w:val="24"/>
        </w:rPr>
      </w:pPr>
      <w:r w:rsidRPr="00461DEC">
        <w:rPr>
          <w:rFonts w:ascii="Times New Roman" w:hAnsi="Times New Roman" w:cs="Times New Roman"/>
          <w:sz w:val="24"/>
          <w:szCs w:val="24"/>
        </w:rPr>
        <w:t>Keywords</w:t>
      </w:r>
    </w:p>
    <w:p w14:paraId="0B386E2F" w14:textId="77777777" w:rsidR="00643488" w:rsidRPr="00461DEC" w:rsidRDefault="00643488" w:rsidP="00D837DC">
      <w:pPr>
        <w:jc w:val="both"/>
        <w:rPr>
          <w:rFonts w:ascii="Times New Roman" w:hAnsi="Times New Roman" w:cs="Times New Roman"/>
          <w:sz w:val="24"/>
          <w:szCs w:val="24"/>
        </w:rPr>
      </w:pPr>
    </w:p>
    <w:p w14:paraId="0EE7C0B1" w14:textId="77777777" w:rsidR="00643488" w:rsidRPr="00461DEC" w:rsidRDefault="00643488" w:rsidP="00D837DC">
      <w:pPr>
        <w:jc w:val="both"/>
        <w:rPr>
          <w:rFonts w:ascii="Times New Roman" w:hAnsi="Times New Roman" w:cs="Times New Roman"/>
          <w:sz w:val="24"/>
          <w:szCs w:val="24"/>
        </w:rPr>
      </w:pPr>
      <w:r w:rsidRPr="00461DEC">
        <w:rPr>
          <w:rFonts w:ascii="Times New Roman" w:hAnsi="Times New Roman" w:cs="Times New Roman"/>
          <w:sz w:val="24"/>
          <w:szCs w:val="24"/>
        </w:rPr>
        <w:t>Word Count</w:t>
      </w:r>
    </w:p>
    <w:sdt>
      <w:sdtPr>
        <w:rPr>
          <w:rFonts w:ascii="Times New Roman" w:eastAsiaTheme="minorHAnsi" w:hAnsi="Times New Roman" w:cs="Times New Roman"/>
          <w:color w:val="auto"/>
          <w:sz w:val="24"/>
          <w:szCs w:val="24"/>
        </w:rPr>
        <w:id w:val="582037921"/>
        <w:docPartObj>
          <w:docPartGallery w:val="Table of Contents"/>
          <w:docPartUnique/>
        </w:docPartObj>
      </w:sdtPr>
      <w:sdtEndPr>
        <w:rPr>
          <w:b/>
          <w:bCs/>
          <w:noProof/>
        </w:rPr>
      </w:sdtEndPr>
      <w:sdtContent>
        <w:p w14:paraId="6BD801F1" w14:textId="77777777" w:rsidR="00DD602B" w:rsidRPr="00461DEC" w:rsidRDefault="00D33FD6">
          <w:pPr>
            <w:pStyle w:val="TOCHeading"/>
            <w:rPr>
              <w:rFonts w:ascii="Times New Roman" w:hAnsi="Times New Roman" w:cs="Times New Roman"/>
              <w:sz w:val="24"/>
              <w:szCs w:val="24"/>
            </w:rPr>
          </w:pPr>
          <w:r w:rsidRPr="00D33FD6">
            <w:rPr>
              <w:rFonts w:ascii="Times New Roman" w:hAnsi="Times New Roman" w:cs="Times New Roman"/>
              <w:sz w:val="24"/>
              <w:szCs w:val="24"/>
            </w:rPr>
            <w:t>Table of Contents</w:t>
          </w:r>
        </w:p>
        <w:p w14:paraId="58CF6ADE" w14:textId="77777777" w:rsidR="00461DEC" w:rsidRDefault="00D33FD6" w:rsidP="00461DEC">
          <w:pPr>
            <w:pStyle w:val="TOC1"/>
            <w:rPr>
              <w:rFonts w:eastAsiaTheme="minorEastAsia"/>
              <w:noProof/>
              <w:kern w:val="2"/>
            </w:rPr>
          </w:pPr>
          <w:r w:rsidRPr="00D33FD6">
            <w:rPr>
              <w:rFonts w:ascii="Times New Roman" w:hAnsi="Times New Roman" w:cs="Times New Roman"/>
              <w:sz w:val="24"/>
              <w:szCs w:val="24"/>
            </w:rPr>
            <w:fldChar w:fldCharType="begin"/>
          </w:r>
          <w:r w:rsidRPr="00D33FD6">
            <w:rPr>
              <w:rFonts w:ascii="Times New Roman" w:hAnsi="Times New Roman" w:cs="Times New Roman"/>
              <w:sz w:val="24"/>
              <w:szCs w:val="24"/>
            </w:rPr>
            <w:instrText xml:space="preserve"> TOC \o "1-3" \h \z \u </w:instrText>
          </w:r>
          <w:r w:rsidRPr="00D33FD6">
            <w:rPr>
              <w:rFonts w:ascii="Times New Roman" w:hAnsi="Times New Roman" w:cs="Times New Roman"/>
              <w:sz w:val="24"/>
              <w:szCs w:val="24"/>
            </w:rPr>
            <w:fldChar w:fldCharType="separate"/>
          </w:r>
          <w:hyperlink w:anchor="_Toc159255866" w:history="1">
            <w:r w:rsidR="00461DEC" w:rsidRPr="00B66DDF">
              <w:rPr>
                <w:rStyle w:val="Hyperlink"/>
                <w:rFonts w:ascii="Times New Roman" w:hAnsi="Times New Roman" w:cs="Times New Roman"/>
                <w:noProof/>
              </w:rPr>
              <w:t>Abstract</w:t>
            </w:r>
            <w:r w:rsidR="00461DEC">
              <w:rPr>
                <w:noProof/>
                <w:webHidden/>
              </w:rPr>
              <w:tab/>
            </w:r>
            <w:r>
              <w:rPr>
                <w:noProof/>
                <w:webHidden/>
              </w:rPr>
              <w:fldChar w:fldCharType="begin"/>
            </w:r>
            <w:r w:rsidR="00461DEC">
              <w:rPr>
                <w:noProof/>
                <w:webHidden/>
              </w:rPr>
              <w:instrText xml:space="preserve"> PAGEREF _Toc159255866 \h </w:instrText>
            </w:r>
            <w:r>
              <w:rPr>
                <w:noProof/>
                <w:webHidden/>
              </w:rPr>
            </w:r>
            <w:r>
              <w:rPr>
                <w:noProof/>
                <w:webHidden/>
              </w:rPr>
              <w:fldChar w:fldCharType="separate"/>
            </w:r>
            <w:r w:rsidR="00461DEC">
              <w:rPr>
                <w:noProof/>
                <w:webHidden/>
              </w:rPr>
              <w:t>3</w:t>
            </w:r>
            <w:r>
              <w:rPr>
                <w:noProof/>
                <w:webHidden/>
              </w:rPr>
              <w:fldChar w:fldCharType="end"/>
            </w:r>
          </w:hyperlink>
        </w:p>
        <w:p w14:paraId="2843AB47" w14:textId="77777777" w:rsidR="00461DEC" w:rsidRDefault="00000000" w:rsidP="00461DEC">
          <w:pPr>
            <w:pStyle w:val="TOC1"/>
            <w:rPr>
              <w:rFonts w:eastAsiaTheme="minorEastAsia"/>
              <w:noProof/>
              <w:kern w:val="2"/>
            </w:rPr>
          </w:pPr>
          <w:hyperlink w:anchor="_Toc159255867" w:history="1">
            <w:r w:rsidR="00461DEC" w:rsidRPr="00B66DDF">
              <w:rPr>
                <w:rStyle w:val="Hyperlink"/>
                <w:rFonts w:ascii="Times New Roman" w:hAnsi="Times New Roman" w:cs="Times New Roman"/>
                <w:noProof/>
              </w:rPr>
              <w:t>Introduction</w:t>
            </w:r>
            <w:r w:rsidR="00461DEC">
              <w:rPr>
                <w:noProof/>
                <w:webHidden/>
              </w:rPr>
              <w:tab/>
            </w:r>
            <w:r w:rsidR="00D33FD6">
              <w:rPr>
                <w:noProof/>
                <w:webHidden/>
              </w:rPr>
              <w:fldChar w:fldCharType="begin"/>
            </w:r>
            <w:r w:rsidR="00461DEC">
              <w:rPr>
                <w:noProof/>
                <w:webHidden/>
              </w:rPr>
              <w:instrText xml:space="preserve"> PAGEREF _Toc159255867 \h </w:instrText>
            </w:r>
            <w:r w:rsidR="00D33FD6">
              <w:rPr>
                <w:noProof/>
                <w:webHidden/>
              </w:rPr>
            </w:r>
            <w:r w:rsidR="00D33FD6">
              <w:rPr>
                <w:noProof/>
                <w:webHidden/>
              </w:rPr>
              <w:fldChar w:fldCharType="separate"/>
            </w:r>
            <w:r w:rsidR="00461DEC">
              <w:rPr>
                <w:noProof/>
                <w:webHidden/>
              </w:rPr>
              <w:t>4</w:t>
            </w:r>
            <w:r w:rsidR="00D33FD6">
              <w:rPr>
                <w:noProof/>
                <w:webHidden/>
              </w:rPr>
              <w:fldChar w:fldCharType="end"/>
            </w:r>
          </w:hyperlink>
        </w:p>
        <w:p w14:paraId="470E9A75" w14:textId="77777777" w:rsidR="00461DEC" w:rsidRDefault="00000000" w:rsidP="00461DEC">
          <w:pPr>
            <w:pStyle w:val="TOC1"/>
            <w:rPr>
              <w:rFonts w:eastAsiaTheme="minorEastAsia"/>
              <w:noProof/>
              <w:kern w:val="2"/>
            </w:rPr>
          </w:pPr>
          <w:hyperlink w:anchor="_Toc159255868" w:history="1">
            <w:r w:rsidR="00461DEC" w:rsidRPr="00B66DDF">
              <w:rPr>
                <w:rStyle w:val="Hyperlink"/>
                <w:rFonts w:ascii="Times New Roman" w:hAnsi="Times New Roman" w:cs="Times New Roman"/>
                <w:noProof/>
              </w:rPr>
              <w:t>Methods</w:t>
            </w:r>
            <w:r w:rsidR="00461DEC">
              <w:rPr>
                <w:noProof/>
                <w:webHidden/>
              </w:rPr>
              <w:tab/>
            </w:r>
            <w:r w:rsidR="00D33FD6">
              <w:rPr>
                <w:noProof/>
                <w:webHidden/>
              </w:rPr>
              <w:fldChar w:fldCharType="begin"/>
            </w:r>
            <w:r w:rsidR="00461DEC">
              <w:rPr>
                <w:noProof/>
                <w:webHidden/>
              </w:rPr>
              <w:instrText xml:space="preserve"> PAGEREF _Toc159255868 \h </w:instrText>
            </w:r>
            <w:r w:rsidR="00D33FD6">
              <w:rPr>
                <w:noProof/>
                <w:webHidden/>
              </w:rPr>
            </w:r>
            <w:r w:rsidR="00D33FD6">
              <w:rPr>
                <w:noProof/>
                <w:webHidden/>
              </w:rPr>
              <w:fldChar w:fldCharType="separate"/>
            </w:r>
            <w:r w:rsidR="00461DEC">
              <w:rPr>
                <w:noProof/>
                <w:webHidden/>
              </w:rPr>
              <w:t>5</w:t>
            </w:r>
            <w:r w:rsidR="00D33FD6">
              <w:rPr>
                <w:noProof/>
                <w:webHidden/>
              </w:rPr>
              <w:fldChar w:fldCharType="end"/>
            </w:r>
          </w:hyperlink>
        </w:p>
        <w:p w14:paraId="16486847" w14:textId="77777777" w:rsidR="00461DEC" w:rsidRDefault="00000000">
          <w:pPr>
            <w:pStyle w:val="TOC2"/>
            <w:tabs>
              <w:tab w:val="right" w:leader="dot" w:pos="9350"/>
            </w:tabs>
            <w:rPr>
              <w:rFonts w:eastAsiaTheme="minorEastAsia"/>
              <w:noProof/>
              <w:kern w:val="2"/>
            </w:rPr>
          </w:pPr>
          <w:hyperlink w:anchor="_Toc159255869" w:history="1">
            <w:r w:rsidR="00461DEC" w:rsidRPr="00B66DDF">
              <w:rPr>
                <w:rStyle w:val="Hyperlink"/>
                <w:rFonts w:ascii="Times New Roman" w:hAnsi="Times New Roman" w:cs="Times New Roman"/>
                <w:noProof/>
              </w:rPr>
              <w:t>Data source and sample collection</w:t>
            </w:r>
            <w:r w:rsidR="00461DEC">
              <w:rPr>
                <w:noProof/>
                <w:webHidden/>
              </w:rPr>
              <w:tab/>
            </w:r>
            <w:r w:rsidR="00D33FD6">
              <w:rPr>
                <w:noProof/>
                <w:webHidden/>
              </w:rPr>
              <w:fldChar w:fldCharType="begin"/>
            </w:r>
            <w:r w:rsidR="00461DEC">
              <w:rPr>
                <w:noProof/>
                <w:webHidden/>
              </w:rPr>
              <w:instrText xml:space="preserve"> PAGEREF _Toc159255869 \h </w:instrText>
            </w:r>
            <w:r w:rsidR="00D33FD6">
              <w:rPr>
                <w:noProof/>
                <w:webHidden/>
              </w:rPr>
            </w:r>
            <w:r w:rsidR="00D33FD6">
              <w:rPr>
                <w:noProof/>
                <w:webHidden/>
              </w:rPr>
              <w:fldChar w:fldCharType="separate"/>
            </w:r>
            <w:r w:rsidR="00461DEC">
              <w:rPr>
                <w:noProof/>
                <w:webHidden/>
              </w:rPr>
              <w:t>5</w:t>
            </w:r>
            <w:r w:rsidR="00D33FD6">
              <w:rPr>
                <w:noProof/>
                <w:webHidden/>
              </w:rPr>
              <w:fldChar w:fldCharType="end"/>
            </w:r>
          </w:hyperlink>
        </w:p>
        <w:p w14:paraId="72D5233D" w14:textId="77777777" w:rsidR="00461DEC" w:rsidRDefault="00000000">
          <w:pPr>
            <w:pStyle w:val="TOC2"/>
            <w:tabs>
              <w:tab w:val="right" w:leader="dot" w:pos="9350"/>
            </w:tabs>
            <w:rPr>
              <w:rFonts w:eastAsiaTheme="minorEastAsia"/>
              <w:noProof/>
              <w:kern w:val="2"/>
            </w:rPr>
          </w:pPr>
          <w:hyperlink w:anchor="_Toc159255870" w:history="1">
            <w:r w:rsidR="00461DEC" w:rsidRPr="00B66DDF">
              <w:rPr>
                <w:rStyle w:val="Hyperlink"/>
                <w:rFonts w:ascii="Times New Roman" w:hAnsi="Times New Roman" w:cs="Times New Roman"/>
                <w:noProof/>
              </w:rPr>
              <w:t>Data extraction and collection</w:t>
            </w:r>
            <w:r w:rsidR="00461DEC">
              <w:rPr>
                <w:noProof/>
                <w:webHidden/>
              </w:rPr>
              <w:tab/>
            </w:r>
            <w:r w:rsidR="00D33FD6">
              <w:rPr>
                <w:noProof/>
                <w:webHidden/>
              </w:rPr>
              <w:fldChar w:fldCharType="begin"/>
            </w:r>
            <w:r w:rsidR="00461DEC">
              <w:rPr>
                <w:noProof/>
                <w:webHidden/>
              </w:rPr>
              <w:instrText xml:space="preserve"> PAGEREF _Toc159255870 \h </w:instrText>
            </w:r>
            <w:r w:rsidR="00D33FD6">
              <w:rPr>
                <w:noProof/>
                <w:webHidden/>
              </w:rPr>
            </w:r>
            <w:r w:rsidR="00D33FD6">
              <w:rPr>
                <w:noProof/>
                <w:webHidden/>
              </w:rPr>
              <w:fldChar w:fldCharType="separate"/>
            </w:r>
            <w:r w:rsidR="00461DEC">
              <w:rPr>
                <w:noProof/>
                <w:webHidden/>
              </w:rPr>
              <w:t>5</w:t>
            </w:r>
            <w:r w:rsidR="00D33FD6">
              <w:rPr>
                <w:noProof/>
                <w:webHidden/>
              </w:rPr>
              <w:fldChar w:fldCharType="end"/>
            </w:r>
          </w:hyperlink>
        </w:p>
        <w:p w14:paraId="75B5C4E2" w14:textId="77777777" w:rsidR="00461DEC" w:rsidRDefault="00000000">
          <w:pPr>
            <w:pStyle w:val="TOC2"/>
            <w:tabs>
              <w:tab w:val="right" w:leader="dot" w:pos="9350"/>
            </w:tabs>
            <w:rPr>
              <w:rFonts w:eastAsiaTheme="minorEastAsia"/>
              <w:noProof/>
              <w:kern w:val="2"/>
            </w:rPr>
          </w:pPr>
          <w:hyperlink w:anchor="_Toc159255871" w:history="1">
            <w:r w:rsidR="00461DEC" w:rsidRPr="00B66DDF">
              <w:rPr>
                <w:rStyle w:val="Hyperlink"/>
                <w:rFonts w:ascii="Times New Roman" w:hAnsi="Times New Roman" w:cs="Times New Roman"/>
                <w:noProof/>
              </w:rPr>
              <w:t>RNA-Sequencing</w:t>
            </w:r>
            <w:r w:rsidR="00461DEC">
              <w:rPr>
                <w:noProof/>
                <w:webHidden/>
              </w:rPr>
              <w:tab/>
            </w:r>
            <w:r w:rsidR="00D33FD6">
              <w:rPr>
                <w:noProof/>
                <w:webHidden/>
              </w:rPr>
              <w:fldChar w:fldCharType="begin"/>
            </w:r>
            <w:r w:rsidR="00461DEC">
              <w:rPr>
                <w:noProof/>
                <w:webHidden/>
              </w:rPr>
              <w:instrText xml:space="preserve"> PAGEREF _Toc159255871 \h </w:instrText>
            </w:r>
            <w:r w:rsidR="00D33FD6">
              <w:rPr>
                <w:noProof/>
                <w:webHidden/>
              </w:rPr>
            </w:r>
            <w:r w:rsidR="00D33FD6">
              <w:rPr>
                <w:noProof/>
                <w:webHidden/>
              </w:rPr>
              <w:fldChar w:fldCharType="separate"/>
            </w:r>
            <w:r w:rsidR="00461DEC">
              <w:rPr>
                <w:noProof/>
                <w:webHidden/>
              </w:rPr>
              <w:t>5</w:t>
            </w:r>
            <w:r w:rsidR="00D33FD6">
              <w:rPr>
                <w:noProof/>
                <w:webHidden/>
              </w:rPr>
              <w:fldChar w:fldCharType="end"/>
            </w:r>
          </w:hyperlink>
        </w:p>
        <w:p w14:paraId="594EF754" w14:textId="77777777" w:rsidR="00461DEC" w:rsidRDefault="00000000">
          <w:pPr>
            <w:pStyle w:val="TOC2"/>
            <w:tabs>
              <w:tab w:val="right" w:leader="dot" w:pos="9350"/>
            </w:tabs>
            <w:rPr>
              <w:rFonts w:eastAsiaTheme="minorEastAsia"/>
              <w:noProof/>
              <w:kern w:val="2"/>
            </w:rPr>
          </w:pPr>
          <w:hyperlink w:anchor="_Toc159255872" w:history="1">
            <w:r w:rsidR="00461DEC" w:rsidRPr="00B66DDF">
              <w:rPr>
                <w:rStyle w:val="Hyperlink"/>
                <w:rFonts w:ascii="Times New Roman" w:hAnsi="Times New Roman" w:cs="Times New Roman"/>
                <w:noProof/>
              </w:rPr>
              <w:t>Cytokine and chemokine multiplex assay</w:t>
            </w:r>
            <w:r w:rsidR="00461DEC">
              <w:rPr>
                <w:noProof/>
                <w:webHidden/>
              </w:rPr>
              <w:tab/>
            </w:r>
            <w:r w:rsidR="00D33FD6">
              <w:rPr>
                <w:noProof/>
                <w:webHidden/>
              </w:rPr>
              <w:fldChar w:fldCharType="begin"/>
            </w:r>
            <w:r w:rsidR="00461DEC">
              <w:rPr>
                <w:noProof/>
                <w:webHidden/>
              </w:rPr>
              <w:instrText xml:space="preserve"> PAGEREF _Toc159255872 \h </w:instrText>
            </w:r>
            <w:r w:rsidR="00D33FD6">
              <w:rPr>
                <w:noProof/>
                <w:webHidden/>
              </w:rPr>
            </w:r>
            <w:r w:rsidR="00D33FD6">
              <w:rPr>
                <w:noProof/>
                <w:webHidden/>
              </w:rPr>
              <w:fldChar w:fldCharType="separate"/>
            </w:r>
            <w:r w:rsidR="00461DEC">
              <w:rPr>
                <w:noProof/>
                <w:webHidden/>
              </w:rPr>
              <w:t>5</w:t>
            </w:r>
            <w:r w:rsidR="00D33FD6">
              <w:rPr>
                <w:noProof/>
                <w:webHidden/>
              </w:rPr>
              <w:fldChar w:fldCharType="end"/>
            </w:r>
          </w:hyperlink>
        </w:p>
        <w:p w14:paraId="45733AA4" w14:textId="77777777" w:rsidR="00461DEC" w:rsidRDefault="00000000">
          <w:pPr>
            <w:pStyle w:val="TOC2"/>
            <w:tabs>
              <w:tab w:val="right" w:leader="dot" w:pos="9350"/>
            </w:tabs>
            <w:rPr>
              <w:rFonts w:eastAsiaTheme="minorEastAsia"/>
              <w:noProof/>
              <w:kern w:val="2"/>
            </w:rPr>
          </w:pPr>
          <w:hyperlink w:anchor="_Toc159255873" w:history="1">
            <w:r w:rsidR="00461DEC" w:rsidRPr="00B66DDF">
              <w:rPr>
                <w:rStyle w:val="Hyperlink"/>
                <w:rFonts w:ascii="Times New Roman" w:hAnsi="Times New Roman" w:cs="Times New Roman"/>
                <w:noProof/>
              </w:rPr>
              <w:t>ACE2 and DPP-IV ELISA</w:t>
            </w:r>
            <w:r w:rsidR="00461DEC">
              <w:rPr>
                <w:noProof/>
                <w:webHidden/>
              </w:rPr>
              <w:tab/>
            </w:r>
            <w:r w:rsidR="00D33FD6">
              <w:rPr>
                <w:noProof/>
                <w:webHidden/>
              </w:rPr>
              <w:fldChar w:fldCharType="begin"/>
            </w:r>
            <w:r w:rsidR="00461DEC">
              <w:rPr>
                <w:noProof/>
                <w:webHidden/>
              </w:rPr>
              <w:instrText xml:space="preserve"> PAGEREF _Toc159255873 \h </w:instrText>
            </w:r>
            <w:r w:rsidR="00D33FD6">
              <w:rPr>
                <w:noProof/>
                <w:webHidden/>
              </w:rPr>
            </w:r>
            <w:r w:rsidR="00D33FD6">
              <w:rPr>
                <w:noProof/>
                <w:webHidden/>
              </w:rPr>
              <w:fldChar w:fldCharType="separate"/>
            </w:r>
            <w:r w:rsidR="00461DEC">
              <w:rPr>
                <w:noProof/>
                <w:webHidden/>
              </w:rPr>
              <w:t>6</w:t>
            </w:r>
            <w:r w:rsidR="00D33FD6">
              <w:rPr>
                <w:noProof/>
                <w:webHidden/>
              </w:rPr>
              <w:fldChar w:fldCharType="end"/>
            </w:r>
          </w:hyperlink>
        </w:p>
        <w:p w14:paraId="709D7958" w14:textId="77777777" w:rsidR="00461DEC" w:rsidRDefault="00000000">
          <w:pPr>
            <w:pStyle w:val="TOC2"/>
            <w:tabs>
              <w:tab w:val="right" w:leader="dot" w:pos="9350"/>
            </w:tabs>
            <w:rPr>
              <w:rFonts w:eastAsiaTheme="minorEastAsia"/>
              <w:noProof/>
              <w:kern w:val="2"/>
            </w:rPr>
          </w:pPr>
          <w:hyperlink w:anchor="_Toc159255874" w:history="1">
            <w:r w:rsidR="00461DEC" w:rsidRPr="00B66DDF">
              <w:rPr>
                <w:rStyle w:val="Hyperlink"/>
                <w:rFonts w:ascii="Times New Roman" w:hAnsi="Times New Roman" w:cs="Times New Roman"/>
                <w:noProof/>
              </w:rPr>
              <w:t>Clinical Outcomes</w:t>
            </w:r>
            <w:r w:rsidR="00461DEC">
              <w:rPr>
                <w:noProof/>
                <w:webHidden/>
              </w:rPr>
              <w:tab/>
            </w:r>
            <w:r w:rsidR="00D33FD6">
              <w:rPr>
                <w:noProof/>
                <w:webHidden/>
              </w:rPr>
              <w:fldChar w:fldCharType="begin"/>
            </w:r>
            <w:r w:rsidR="00461DEC">
              <w:rPr>
                <w:noProof/>
                <w:webHidden/>
              </w:rPr>
              <w:instrText xml:space="preserve"> PAGEREF _Toc159255874 \h </w:instrText>
            </w:r>
            <w:r w:rsidR="00D33FD6">
              <w:rPr>
                <w:noProof/>
                <w:webHidden/>
              </w:rPr>
            </w:r>
            <w:r w:rsidR="00D33FD6">
              <w:rPr>
                <w:noProof/>
                <w:webHidden/>
              </w:rPr>
              <w:fldChar w:fldCharType="separate"/>
            </w:r>
            <w:r w:rsidR="00461DEC">
              <w:rPr>
                <w:noProof/>
                <w:webHidden/>
              </w:rPr>
              <w:t>6</w:t>
            </w:r>
            <w:r w:rsidR="00D33FD6">
              <w:rPr>
                <w:noProof/>
                <w:webHidden/>
              </w:rPr>
              <w:fldChar w:fldCharType="end"/>
            </w:r>
          </w:hyperlink>
        </w:p>
        <w:p w14:paraId="64452804" w14:textId="77777777" w:rsidR="00461DEC" w:rsidRDefault="00000000">
          <w:pPr>
            <w:pStyle w:val="TOC2"/>
            <w:tabs>
              <w:tab w:val="right" w:leader="dot" w:pos="9350"/>
            </w:tabs>
            <w:rPr>
              <w:rFonts w:eastAsiaTheme="minorEastAsia"/>
              <w:noProof/>
              <w:kern w:val="2"/>
            </w:rPr>
          </w:pPr>
          <w:hyperlink w:anchor="_Toc159255875" w:history="1">
            <w:r w:rsidR="00461DEC" w:rsidRPr="00B66DDF">
              <w:rPr>
                <w:rStyle w:val="Hyperlink"/>
                <w:rFonts w:ascii="Times New Roman" w:hAnsi="Times New Roman" w:cs="Times New Roman"/>
                <w:noProof/>
              </w:rPr>
              <w:t>Statistical Analysis</w:t>
            </w:r>
            <w:r w:rsidR="00461DEC">
              <w:rPr>
                <w:noProof/>
                <w:webHidden/>
              </w:rPr>
              <w:tab/>
            </w:r>
            <w:r w:rsidR="00D33FD6">
              <w:rPr>
                <w:noProof/>
                <w:webHidden/>
              </w:rPr>
              <w:fldChar w:fldCharType="begin"/>
            </w:r>
            <w:r w:rsidR="00461DEC">
              <w:rPr>
                <w:noProof/>
                <w:webHidden/>
              </w:rPr>
              <w:instrText xml:space="preserve"> PAGEREF _Toc159255875 \h </w:instrText>
            </w:r>
            <w:r w:rsidR="00D33FD6">
              <w:rPr>
                <w:noProof/>
                <w:webHidden/>
              </w:rPr>
            </w:r>
            <w:r w:rsidR="00D33FD6">
              <w:rPr>
                <w:noProof/>
                <w:webHidden/>
              </w:rPr>
              <w:fldChar w:fldCharType="separate"/>
            </w:r>
            <w:r w:rsidR="00461DEC">
              <w:rPr>
                <w:noProof/>
                <w:webHidden/>
              </w:rPr>
              <w:t>6</w:t>
            </w:r>
            <w:r w:rsidR="00D33FD6">
              <w:rPr>
                <w:noProof/>
                <w:webHidden/>
              </w:rPr>
              <w:fldChar w:fldCharType="end"/>
            </w:r>
          </w:hyperlink>
        </w:p>
        <w:p w14:paraId="4C1D15D1" w14:textId="77777777" w:rsidR="00461DEC" w:rsidRDefault="00000000" w:rsidP="00461DEC">
          <w:pPr>
            <w:pStyle w:val="TOC1"/>
            <w:rPr>
              <w:rFonts w:eastAsiaTheme="minorEastAsia"/>
              <w:noProof/>
              <w:kern w:val="2"/>
            </w:rPr>
          </w:pPr>
          <w:hyperlink w:anchor="_Toc159255876" w:history="1">
            <w:r w:rsidR="00461DEC" w:rsidRPr="00B66DDF">
              <w:rPr>
                <w:rStyle w:val="Hyperlink"/>
                <w:rFonts w:ascii="Times New Roman" w:hAnsi="Times New Roman" w:cs="Times New Roman"/>
                <w:noProof/>
              </w:rPr>
              <w:t>Results</w:t>
            </w:r>
            <w:r w:rsidR="00461DEC">
              <w:rPr>
                <w:noProof/>
                <w:webHidden/>
              </w:rPr>
              <w:tab/>
            </w:r>
            <w:r w:rsidR="00D33FD6">
              <w:rPr>
                <w:noProof/>
                <w:webHidden/>
              </w:rPr>
              <w:fldChar w:fldCharType="begin"/>
            </w:r>
            <w:r w:rsidR="00461DEC">
              <w:rPr>
                <w:noProof/>
                <w:webHidden/>
              </w:rPr>
              <w:instrText xml:space="preserve"> PAGEREF _Toc159255876 \h </w:instrText>
            </w:r>
            <w:r w:rsidR="00D33FD6">
              <w:rPr>
                <w:noProof/>
                <w:webHidden/>
              </w:rPr>
            </w:r>
            <w:r w:rsidR="00D33FD6">
              <w:rPr>
                <w:noProof/>
                <w:webHidden/>
              </w:rPr>
              <w:fldChar w:fldCharType="separate"/>
            </w:r>
            <w:r w:rsidR="00461DEC">
              <w:rPr>
                <w:noProof/>
                <w:webHidden/>
              </w:rPr>
              <w:t>6</w:t>
            </w:r>
            <w:r w:rsidR="00D33FD6">
              <w:rPr>
                <w:noProof/>
                <w:webHidden/>
              </w:rPr>
              <w:fldChar w:fldCharType="end"/>
            </w:r>
          </w:hyperlink>
        </w:p>
        <w:p w14:paraId="12DAD024" w14:textId="77777777" w:rsidR="00461DEC" w:rsidRDefault="00000000">
          <w:pPr>
            <w:pStyle w:val="TOC2"/>
            <w:tabs>
              <w:tab w:val="right" w:leader="dot" w:pos="9350"/>
            </w:tabs>
            <w:rPr>
              <w:rFonts w:eastAsiaTheme="minorEastAsia"/>
              <w:noProof/>
              <w:kern w:val="2"/>
            </w:rPr>
          </w:pPr>
          <w:hyperlink w:anchor="_Toc159255877" w:history="1">
            <w:r w:rsidR="00461DEC" w:rsidRPr="00B66DDF">
              <w:rPr>
                <w:rStyle w:val="Hyperlink"/>
                <w:rFonts w:ascii="Times New Roman" w:hAnsi="Times New Roman" w:cs="Times New Roman"/>
                <w:noProof/>
              </w:rPr>
              <w:t>Clinical outcomes</w:t>
            </w:r>
            <w:r w:rsidR="00461DEC">
              <w:rPr>
                <w:noProof/>
                <w:webHidden/>
              </w:rPr>
              <w:tab/>
            </w:r>
            <w:r w:rsidR="00D33FD6">
              <w:rPr>
                <w:noProof/>
                <w:webHidden/>
              </w:rPr>
              <w:fldChar w:fldCharType="begin"/>
            </w:r>
            <w:r w:rsidR="00461DEC">
              <w:rPr>
                <w:noProof/>
                <w:webHidden/>
              </w:rPr>
              <w:instrText xml:space="preserve"> PAGEREF _Toc159255877 \h </w:instrText>
            </w:r>
            <w:r w:rsidR="00D33FD6">
              <w:rPr>
                <w:noProof/>
                <w:webHidden/>
              </w:rPr>
            </w:r>
            <w:r w:rsidR="00D33FD6">
              <w:rPr>
                <w:noProof/>
                <w:webHidden/>
              </w:rPr>
              <w:fldChar w:fldCharType="separate"/>
            </w:r>
            <w:r w:rsidR="00461DEC">
              <w:rPr>
                <w:noProof/>
                <w:webHidden/>
              </w:rPr>
              <w:t>7</w:t>
            </w:r>
            <w:r w:rsidR="00D33FD6">
              <w:rPr>
                <w:noProof/>
                <w:webHidden/>
              </w:rPr>
              <w:fldChar w:fldCharType="end"/>
            </w:r>
          </w:hyperlink>
        </w:p>
        <w:p w14:paraId="6F6FA70D" w14:textId="77777777" w:rsidR="00461DEC" w:rsidRDefault="00000000">
          <w:pPr>
            <w:pStyle w:val="TOC2"/>
            <w:tabs>
              <w:tab w:val="right" w:leader="dot" w:pos="9350"/>
            </w:tabs>
            <w:rPr>
              <w:rFonts w:eastAsiaTheme="minorEastAsia"/>
              <w:noProof/>
              <w:kern w:val="2"/>
            </w:rPr>
          </w:pPr>
          <w:hyperlink w:anchor="_Toc159255878" w:history="1">
            <w:r w:rsidR="00461DEC" w:rsidRPr="00B66DDF">
              <w:rPr>
                <w:rStyle w:val="Hyperlink"/>
                <w:rFonts w:ascii="Times New Roman" w:hAnsi="Times New Roman" w:cs="Times New Roman"/>
                <w:noProof/>
              </w:rPr>
              <w:t>Inflammatory signature analysis</w:t>
            </w:r>
            <w:r w:rsidR="00461DEC">
              <w:rPr>
                <w:noProof/>
                <w:webHidden/>
              </w:rPr>
              <w:tab/>
            </w:r>
            <w:r w:rsidR="00D33FD6">
              <w:rPr>
                <w:noProof/>
                <w:webHidden/>
              </w:rPr>
              <w:fldChar w:fldCharType="begin"/>
            </w:r>
            <w:r w:rsidR="00461DEC">
              <w:rPr>
                <w:noProof/>
                <w:webHidden/>
              </w:rPr>
              <w:instrText xml:space="preserve"> PAGEREF _Toc159255878 \h </w:instrText>
            </w:r>
            <w:r w:rsidR="00D33FD6">
              <w:rPr>
                <w:noProof/>
                <w:webHidden/>
              </w:rPr>
            </w:r>
            <w:r w:rsidR="00D33FD6">
              <w:rPr>
                <w:noProof/>
                <w:webHidden/>
              </w:rPr>
              <w:fldChar w:fldCharType="separate"/>
            </w:r>
            <w:r w:rsidR="00461DEC">
              <w:rPr>
                <w:noProof/>
                <w:webHidden/>
              </w:rPr>
              <w:t>8</w:t>
            </w:r>
            <w:r w:rsidR="00D33FD6">
              <w:rPr>
                <w:noProof/>
                <w:webHidden/>
              </w:rPr>
              <w:fldChar w:fldCharType="end"/>
            </w:r>
          </w:hyperlink>
        </w:p>
        <w:p w14:paraId="2968A3D9" w14:textId="77777777" w:rsidR="00461DEC" w:rsidRDefault="00000000">
          <w:pPr>
            <w:pStyle w:val="TOC2"/>
            <w:tabs>
              <w:tab w:val="right" w:leader="dot" w:pos="9350"/>
            </w:tabs>
            <w:rPr>
              <w:rFonts w:eastAsiaTheme="minorEastAsia"/>
              <w:noProof/>
              <w:kern w:val="2"/>
            </w:rPr>
          </w:pPr>
          <w:hyperlink w:anchor="_Toc159255879" w:history="1">
            <w:r w:rsidR="00461DEC" w:rsidRPr="00B66DDF">
              <w:rPr>
                <w:rStyle w:val="Hyperlink"/>
                <w:rFonts w:ascii="Times New Roman" w:hAnsi="Times New Roman" w:cs="Times New Roman"/>
                <w:noProof/>
              </w:rPr>
              <w:t>DPP-IV and ACE2 signature analysis</w:t>
            </w:r>
            <w:r w:rsidR="00461DEC">
              <w:rPr>
                <w:noProof/>
                <w:webHidden/>
              </w:rPr>
              <w:tab/>
            </w:r>
            <w:r w:rsidR="00D33FD6">
              <w:rPr>
                <w:noProof/>
                <w:webHidden/>
              </w:rPr>
              <w:fldChar w:fldCharType="begin"/>
            </w:r>
            <w:r w:rsidR="00461DEC">
              <w:rPr>
                <w:noProof/>
                <w:webHidden/>
              </w:rPr>
              <w:instrText xml:space="preserve"> PAGEREF _Toc159255879 \h </w:instrText>
            </w:r>
            <w:r w:rsidR="00D33FD6">
              <w:rPr>
                <w:noProof/>
                <w:webHidden/>
              </w:rPr>
            </w:r>
            <w:r w:rsidR="00D33FD6">
              <w:rPr>
                <w:noProof/>
                <w:webHidden/>
              </w:rPr>
              <w:fldChar w:fldCharType="separate"/>
            </w:r>
            <w:r w:rsidR="00461DEC">
              <w:rPr>
                <w:noProof/>
                <w:webHidden/>
              </w:rPr>
              <w:t>8</w:t>
            </w:r>
            <w:r w:rsidR="00D33FD6">
              <w:rPr>
                <w:noProof/>
                <w:webHidden/>
              </w:rPr>
              <w:fldChar w:fldCharType="end"/>
            </w:r>
          </w:hyperlink>
        </w:p>
        <w:p w14:paraId="2E62748E" w14:textId="77777777" w:rsidR="00461DEC" w:rsidRDefault="00000000">
          <w:pPr>
            <w:pStyle w:val="TOC2"/>
            <w:tabs>
              <w:tab w:val="right" w:leader="dot" w:pos="9350"/>
            </w:tabs>
            <w:rPr>
              <w:rFonts w:eastAsiaTheme="minorEastAsia"/>
              <w:noProof/>
              <w:kern w:val="2"/>
            </w:rPr>
          </w:pPr>
          <w:hyperlink w:anchor="_Toc159255880" w:history="1">
            <w:r w:rsidR="00461DEC" w:rsidRPr="00B66DDF">
              <w:rPr>
                <w:rStyle w:val="Hyperlink"/>
                <w:rFonts w:ascii="Times New Roman" w:hAnsi="Times New Roman" w:cs="Times New Roman"/>
                <w:noProof/>
              </w:rPr>
              <w:t>Differential Gene Expression Analyses</w:t>
            </w:r>
            <w:r w:rsidR="00461DEC">
              <w:rPr>
                <w:noProof/>
                <w:webHidden/>
              </w:rPr>
              <w:tab/>
            </w:r>
            <w:r w:rsidR="00D33FD6">
              <w:rPr>
                <w:noProof/>
                <w:webHidden/>
              </w:rPr>
              <w:fldChar w:fldCharType="begin"/>
            </w:r>
            <w:r w:rsidR="00461DEC">
              <w:rPr>
                <w:noProof/>
                <w:webHidden/>
              </w:rPr>
              <w:instrText xml:space="preserve"> PAGEREF _Toc159255880 \h </w:instrText>
            </w:r>
            <w:r w:rsidR="00D33FD6">
              <w:rPr>
                <w:noProof/>
                <w:webHidden/>
              </w:rPr>
            </w:r>
            <w:r w:rsidR="00D33FD6">
              <w:rPr>
                <w:noProof/>
                <w:webHidden/>
              </w:rPr>
              <w:fldChar w:fldCharType="separate"/>
            </w:r>
            <w:r w:rsidR="00461DEC">
              <w:rPr>
                <w:noProof/>
                <w:webHidden/>
              </w:rPr>
              <w:t>8</w:t>
            </w:r>
            <w:r w:rsidR="00D33FD6">
              <w:rPr>
                <w:noProof/>
                <w:webHidden/>
              </w:rPr>
              <w:fldChar w:fldCharType="end"/>
            </w:r>
          </w:hyperlink>
        </w:p>
        <w:p w14:paraId="121E3252" w14:textId="77777777" w:rsidR="00461DEC" w:rsidRDefault="00000000" w:rsidP="00461DEC">
          <w:pPr>
            <w:pStyle w:val="TOC1"/>
            <w:rPr>
              <w:rFonts w:eastAsiaTheme="minorEastAsia"/>
              <w:noProof/>
              <w:kern w:val="2"/>
            </w:rPr>
          </w:pPr>
          <w:hyperlink w:anchor="_Toc159255881" w:history="1">
            <w:r w:rsidR="00461DEC" w:rsidRPr="00B66DDF">
              <w:rPr>
                <w:rStyle w:val="Hyperlink"/>
                <w:rFonts w:ascii="Times New Roman" w:hAnsi="Times New Roman" w:cs="Times New Roman"/>
                <w:noProof/>
              </w:rPr>
              <w:t>Discussion</w:t>
            </w:r>
            <w:r w:rsidR="00461DEC">
              <w:rPr>
                <w:noProof/>
                <w:webHidden/>
              </w:rPr>
              <w:tab/>
            </w:r>
            <w:r w:rsidR="00D33FD6">
              <w:rPr>
                <w:noProof/>
                <w:webHidden/>
              </w:rPr>
              <w:fldChar w:fldCharType="begin"/>
            </w:r>
            <w:r w:rsidR="00461DEC">
              <w:rPr>
                <w:noProof/>
                <w:webHidden/>
              </w:rPr>
              <w:instrText xml:space="preserve"> PAGEREF _Toc159255881 \h </w:instrText>
            </w:r>
            <w:r w:rsidR="00D33FD6">
              <w:rPr>
                <w:noProof/>
                <w:webHidden/>
              </w:rPr>
            </w:r>
            <w:r w:rsidR="00D33FD6">
              <w:rPr>
                <w:noProof/>
                <w:webHidden/>
              </w:rPr>
              <w:fldChar w:fldCharType="separate"/>
            </w:r>
            <w:r w:rsidR="00461DEC">
              <w:rPr>
                <w:noProof/>
                <w:webHidden/>
              </w:rPr>
              <w:t>13</w:t>
            </w:r>
            <w:r w:rsidR="00D33FD6">
              <w:rPr>
                <w:noProof/>
                <w:webHidden/>
              </w:rPr>
              <w:fldChar w:fldCharType="end"/>
            </w:r>
          </w:hyperlink>
        </w:p>
        <w:p w14:paraId="2B7D3940" w14:textId="77777777" w:rsidR="00461DEC" w:rsidRDefault="00000000" w:rsidP="00461DEC">
          <w:pPr>
            <w:pStyle w:val="TOC1"/>
            <w:rPr>
              <w:rFonts w:eastAsiaTheme="minorEastAsia"/>
              <w:noProof/>
              <w:kern w:val="2"/>
            </w:rPr>
          </w:pPr>
          <w:hyperlink w:anchor="_Toc159255882" w:history="1">
            <w:r w:rsidR="00461DEC" w:rsidRPr="00B66DDF">
              <w:rPr>
                <w:rStyle w:val="Hyperlink"/>
                <w:rFonts w:ascii="Times New Roman" w:hAnsi="Times New Roman" w:cs="Times New Roman"/>
                <w:noProof/>
              </w:rPr>
              <w:t>References</w:t>
            </w:r>
            <w:r w:rsidR="00461DEC">
              <w:rPr>
                <w:noProof/>
                <w:webHidden/>
              </w:rPr>
              <w:tab/>
            </w:r>
            <w:r w:rsidR="00D33FD6">
              <w:rPr>
                <w:noProof/>
                <w:webHidden/>
              </w:rPr>
              <w:fldChar w:fldCharType="begin"/>
            </w:r>
            <w:r w:rsidR="00461DEC">
              <w:rPr>
                <w:noProof/>
                <w:webHidden/>
              </w:rPr>
              <w:instrText xml:space="preserve"> PAGEREF _Toc159255882 \h </w:instrText>
            </w:r>
            <w:r w:rsidR="00D33FD6">
              <w:rPr>
                <w:noProof/>
                <w:webHidden/>
              </w:rPr>
            </w:r>
            <w:r w:rsidR="00D33FD6">
              <w:rPr>
                <w:noProof/>
                <w:webHidden/>
              </w:rPr>
              <w:fldChar w:fldCharType="separate"/>
            </w:r>
            <w:r w:rsidR="00461DEC">
              <w:rPr>
                <w:noProof/>
                <w:webHidden/>
              </w:rPr>
              <w:t>13</w:t>
            </w:r>
            <w:r w:rsidR="00D33FD6">
              <w:rPr>
                <w:noProof/>
                <w:webHidden/>
              </w:rPr>
              <w:fldChar w:fldCharType="end"/>
            </w:r>
          </w:hyperlink>
        </w:p>
        <w:p w14:paraId="7E0A0E55" w14:textId="77777777" w:rsidR="00DD602B" w:rsidRPr="00461DEC" w:rsidRDefault="00D33FD6">
          <w:pPr>
            <w:rPr>
              <w:rFonts w:ascii="Times New Roman" w:hAnsi="Times New Roman" w:cs="Times New Roman"/>
              <w:sz w:val="24"/>
              <w:szCs w:val="24"/>
            </w:rPr>
          </w:pPr>
          <w:r w:rsidRPr="00D33FD6">
            <w:rPr>
              <w:rFonts w:ascii="Times New Roman" w:hAnsi="Times New Roman" w:cs="Times New Roman"/>
              <w:b/>
              <w:bCs/>
              <w:noProof/>
              <w:sz w:val="24"/>
              <w:szCs w:val="24"/>
            </w:rPr>
            <w:fldChar w:fldCharType="end"/>
          </w:r>
        </w:p>
      </w:sdtContent>
    </w:sdt>
    <w:p w14:paraId="62D4DB06" w14:textId="77777777" w:rsidR="00643488" w:rsidRPr="00461DEC" w:rsidRDefault="00643488" w:rsidP="00D837DC">
      <w:pPr>
        <w:jc w:val="both"/>
        <w:rPr>
          <w:rFonts w:ascii="Times New Roman" w:hAnsi="Times New Roman" w:cs="Times New Roman"/>
          <w:sz w:val="24"/>
          <w:szCs w:val="24"/>
        </w:rPr>
      </w:pPr>
    </w:p>
    <w:p w14:paraId="1AE350AB" w14:textId="77777777" w:rsidR="00D837DC" w:rsidRPr="00461DEC" w:rsidRDefault="00D837DC" w:rsidP="00D837DC">
      <w:pPr>
        <w:jc w:val="both"/>
        <w:rPr>
          <w:rFonts w:ascii="Times New Roman" w:hAnsi="Times New Roman" w:cs="Times New Roman"/>
          <w:b/>
          <w:bCs/>
          <w:sz w:val="24"/>
          <w:szCs w:val="24"/>
          <w:u w:val="single"/>
        </w:rPr>
      </w:pPr>
      <w:r w:rsidRPr="00461DEC">
        <w:rPr>
          <w:rFonts w:ascii="Times New Roman" w:hAnsi="Times New Roman" w:cs="Times New Roman"/>
          <w:b/>
          <w:bCs/>
          <w:sz w:val="24"/>
          <w:szCs w:val="24"/>
          <w:u w:val="single"/>
        </w:rPr>
        <w:br w:type="page"/>
      </w:r>
    </w:p>
    <w:p w14:paraId="1D9A81A5" w14:textId="77777777" w:rsidR="00807DD3" w:rsidRDefault="00643488">
      <w:pPr>
        <w:pStyle w:val="Heading1"/>
        <w:rPr>
          <w:rFonts w:ascii="Times New Roman" w:hAnsi="Times New Roman" w:cs="Times New Roman"/>
          <w:sz w:val="24"/>
          <w:szCs w:val="24"/>
        </w:rPr>
      </w:pPr>
      <w:bookmarkStart w:id="0" w:name="_Toc159255866"/>
      <w:r w:rsidRPr="00461DEC">
        <w:rPr>
          <w:rFonts w:ascii="Times New Roman" w:hAnsi="Times New Roman" w:cs="Times New Roman"/>
          <w:sz w:val="24"/>
          <w:szCs w:val="24"/>
        </w:rPr>
        <w:lastRenderedPageBreak/>
        <w:t>Abstract</w:t>
      </w:r>
      <w:bookmarkEnd w:id="0"/>
    </w:p>
    <w:p w14:paraId="4B6C6265" w14:textId="77777777" w:rsidR="00643488" w:rsidRPr="00461DEC" w:rsidRDefault="00643488" w:rsidP="00D837DC">
      <w:pPr>
        <w:jc w:val="both"/>
        <w:rPr>
          <w:rFonts w:ascii="Times New Roman" w:hAnsi="Times New Roman" w:cs="Times New Roman"/>
          <w:b/>
          <w:bCs/>
          <w:sz w:val="24"/>
          <w:szCs w:val="24"/>
          <w:u w:val="single"/>
        </w:rPr>
      </w:pPr>
      <w:r w:rsidRPr="00461DEC">
        <w:rPr>
          <w:rFonts w:ascii="Times New Roman" w:hAnsi="Times New Roman" w:cs="Times New Roman"/>
          <w:b/>
          <w:bCs/>
          <w:sz w:val="24"/>
          <w:szCs w:val="24"/>
          <w:u w:val="single"/>
        </w:rPr>
        <w:br w:type="page"/>
      </w:r>
    </w:p>
    <w:p w14:paraId="18079329" w14:textId="77777777" w:rsidR="00807DD3" w:rsidRDefault="46EACF59">
      <w:pPr>
        <w:pStyle w:val="Heading1"/>
        <w:rPr>
          <w:rFonts w:ascii="Times New Roman" w:hAnsi="Times New Roman" w:cs="Times New Roman"/>
          <w:sz w:val="24"/>
          <w:szCs w:val="24"/>
        </w:rPr>
      </w:pPr>
      <w:bookmarkStart w:id="1" w:name="_Toc159255867"/>
      <w:r w:rsidRPr="00461DEC">
        <w:rPr>
          <w:rFonts w:ascii="Times New Roman" w:hAnsi="Times New Roman" w:cs="Times New Roman"/>
          <w:sz w:val="24"/>
          <w:szCs w:val="24"/>
        </w:rPr>
        <w:lastRenderedPageBreak/>
        <w:t>Introduction</w:t>
      </w:r>
      <w:bookmarkEnd w:id="1"/>
    </w:p>
    <w:p w14:paraId="75A556E5" w14:textId="3EDDB1EE" w:rsidR="1B4E612A" w:rsidRPr="00461DEC" w:rsidRDefault="1B4E612A" w:rsidP="00D837DC">
      <w:pPr>
        <w:jc w:val="both"/>
        <w:rPr>
          <w:rFonts w:ascii="Times New Roman" w:hAnsi="Times New Roman" w:cs="Times New Roman"/>
          <w:sz w:val="24"/>
          <w:szCs w:val="24"/>
        </w:rPr>
      </w:pPr>
      <w:r w:rsidRPr="00461DEC">
        <w:rPr>
          <w:rFonts w:ascii="Times New Roman" w:hAnsi="Times New Roman" w:cs="Times New Roman"/>
          <w:sz w:val="24"/>
          <w:szCs w:val="24"/>
        </w:rPr>
        <w:t>Coronavirus Disease of 2019 (COVID-19)</w:t>
      </w:r>
      <w:r w:rsidR="78FCFDCF" w:rsidRPr="00461DEC">
        <w:rPr>
          <w:rFonts w:ascii="Times New Roman" w:hAnsi="Times New Roman" w:cs="Times New Roman"/>
          <w:sz w:val="24"/>
          <w:szCs w:val="24"/>
        </w:rPr>
        <w:t>,</w:t>
      </w:r>
      <w:r w:rsidRPr="00461DEC">
        <w:rPr>
          <w:rFonts w:ascii="Times New Roman" w:hAnsi="Times New Roman" w:cs="Times New Roman"/>
          <w:sz w:val="24"/>
          <w:szCs w:val="24"/>
        </w:rPr>
        <w:t xml:space="preserve"> caused by the Severe Acute Respiratory Syndrome Coronavirus 2 (SARS-CoV-2</w:t>
      </w:r>
      <w:proofErr w:type="gramStart"/>
      <w:r w:rsidRPr="00461DEC">
        <w:rPr>
          <w:rFonts w:ascii="Times New Roman" w:hAnsi="Times New Roman" w:cs="Times New Roman"/>
          <w:sz w:val="24"/>
          <w:szCs w:val="24"/>
        </w:rPr>
        <w:t>)</w:t>
      </w:r>
      <w:r w:rsidR="08CE76E0" w:rsidRPr="00461DEC">
        <w:rPr>
          <w:rFonts w:ascii="Times New Roman" w:hAnsi="Times New Roman" w:cs="Times New Roman"/>
          <w:sz w:val="24"/>
          <w:szCs w:val="24"/>
        </w:rPr>
        <w:t>,</w:t>
      </w:r>
      <w:r w:rsidR="19AA8B37" w:rsidRPr="00461DEC">
        <w:rPr>
          <w:rFonts w:ascii="Times New Roman" w:hAnsi="Times New Roman" w:cs="Times New Roman"/>
          <w:sz w:val="24"/>
          <w:szCs w:val="24"/>
        </w:rPr>
        <w:t>was</w:t>
      </w:r>
      <w:proofErr w:type="gramEnd"/>
      <w:r w:rsidR="19AA8B37" w:rsidRPr="00461DEC">
        <w:rPr>
          <w:rFonts w:ascii="Times New Roman" w:hAnsi="Times New Roman" w:cs="Times New Roman"/>
          <w:sz w:val="24"/>
          <w:szCs w:val="24"/>
        </w:rPr>
        <w:t xml:space="preserve"> announced as a pandemic by the WHO at the beginning of 2020 due to its </w:t>
      </w:r>
      <w:r w:rsidR="66D741C0" w:rsidRPr="00461DEC">
        <w:rPr>
          <w:rFonts w:ascii="Times New Roman" w:hAnsi="Times New Roman" w:cs="Times New Roman"/>
          <w:sz w:val="24"/>
          <w:szCs w:val="24"/>
        </w:rPr>
        <w:t>rapid communicability and disease severity</w:t>
      </w:r>
      <w:r w:rsidR="00231B7A">
        <w:rPr>
          <w:rFonts w:ascii="Times New Roman" w:hAnsi="Times New Roman" w:cs="Times New Roman"/>
          <w:sz w:val="24"/>
          <w:szCs w:val="24"/>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231B7A">
        <w:rPr>
          <w:rFonts w:ascii="Times New Roman" w:hAnsi="Times New Roman" w:cs="Times New Roman"/>
          <w:sz w:val="24"/>
          <w:szCs w:val="24"/>
        </w:rPr>
        <w:instrText xml:space="preserve"> ADDIN EN.CITE </w:instrText>
      </w:r>
      <w:r w:rsidR="00231B7A">
        <w:rPr>
          <w:rFonts w:ascii="Times New Roman" w:hAnsi="Times New Roman" w:cs="Times New Roman"/>
          <w:sz w:val="24"/>
          <w:szCs w:val="24"/>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231B7A">
        <w:rPr>
          <w:rFonts w:ascii="Times New Roman" w:hAnsi="Times New Roman" w:cs="Times New Roman"/>
          <w:sz w:val="24"/>
          <w:szCs w:val="24"/>
        </w:rPr>
        <w:instrText xml:space="preserve"> ADDIN EN.CITE.DATA </w:instrText>
      </w:r>
      <w:r w:rsidR="00231B7A">
        <w:rPr>
          <w:rFonts w:ascii="Times New Roman" w:hAnsi="Times New Roman" w:cs="Times New Roman"/>
          <w:sz w:val="24"/>
          <w:szCs w:val="24"/>
        </w:rPr>
      </w:r>
      <w:r w:rsidR="00231B7A">
        <w:rPr>
          <w:rFonts w:ascii="Times New Roman" w:hAnsi="Times New Roman" w:cs="Times New Roman"/>
          <w:sz w:val="24"/>
          <w:szCs w:val="24"/>
        </w:rPr>
        <w:fldChar w:fldCharType="end"/>
      </w:r>
      <w:r w:rsidR="00231B7A">
        <w:rPr>
          <w:rFonts w:ascii="Times New Roman" w:hAnsi="Times New Roman" w:cs="Times New Roman"/>
          <w:sz w:val="24"/>
          <w:szCs w:val="24"/>
        </w:rPr>
      </w:r>
      <w:r w:rsidR="00231B7A">
        <w:rPr>
          <w:rFonts w:ascii="Times New Roman" w:hAnsi="Times New Roman" w:cs="Times New Roman"/>
          <w:sz w:val="24"/>
          <w:szCs w:val="24"/>
        </w:rPr>
        <w:fldChar w:fldCharType="separate"/>
      </w:r>
      <w:r w:rsidR="00231B7A" w:rsidRPr="00231B7A">
        <w:rPr>
          <w:rFonts w:ascii="Times New Roman" w:hAnsi="Times New Roman" w:cs="Times New Roman"/>
          <w:noProof/>
          <w:sz w:val="24"/>
          <w:szCs w:val="24"/>
          <w:vertAlign w:val="superscript"/>
        </w:rPr>
        <w:t>1</w:t>
      </w:r>
      <w:r w:rsidR="00231B7A">
        <w:rPr>
          <w:rFonts w:ascii="Times New Roman" w:hAnsi="Times New Roman" w:cs="Times New Roman"/>
          <w:sz w:val="24"/>
          <w:szCs w:val="24"/>
        </w:rPr>
        <w:fldChar w:fldCharType="end"/>
      </w:r>
      <w:r w:rsidR="00C8292C">
        <w:rPr>
          <w:rFonts w:ascii="Times New Roman" w:hAnsi="Times New Roman" w:cs="Times New Roman"/>
          <w:sz w:val="24"/>
          <w:szCs w:val="24"/>
        </w:rPr>
        <w:t xml:space="preserve">. </w:t>
      </w:r>
      <w:r w:rsidR="0AFA1292" w:rsidRPr="00461DEC">
        <w:rPr>
          <w:rFonts w:ascii="Times New Roman" w:hAnsi="Times New Roman" w:cs="Times New Roman"/>
          <w:sz w:val="24"/>
          <w:szCs w:val="24"/>
        </w:rPr>
        <w:t xml:space="preserve">By October 2022, </w:t>
      </w:r>
      <w:r w:rsidR="4F815C05" w:rsidRPr="00461DEC">
        <w:rPr>
          <w:rFonts w:ascii="Times New Roman" w:hAnsi="Times New Roman" w:cs="Times New Roman"/>
          <w:sz w:val="24"/>
          <w:szCs w:val="24"/>
        </w:rPr>
        <w:t>COVID-19 had caused over 6.5 million deaths</w:t>
      </w:r>
      <w:r w:rsidR="00231B7A">
        <w:rPr>
          <w:rFonts w:ascii="Times New Roman" w:hAnsi="Times New Roman" w:cs="Times New Roman"/>
          <w:sz w:val="24"/>
          <w:szCs w:val="24"/>
        </w:rPr>
        <w:fldChar w:fldCharType="begin"/>
      </w:r>
      <w:r w:rsidR="00231B7A">
        <w:rPr>
          <w:rFonts w:ascii="Times New Roman" w:hAnsi="Times New Roman" w:cs="Times New Roman"/>
          <w:sz w:val="24"/>
          <w:szCs w:val="24"/>
        </w:rPr>
        <w:instrText xml:space="preserve"> ADDIN EN.CITE &lt;EndNote&gt;&lt;Cite&gt;&lt;Author&gt;Karki&lt;/Author&gt;&lt;Year&gt;2022&lt;/Year&gt;&lt;RecNum&gt;2&lt;/RecNum&gt;&lt;DisplayText&gt;&lt;style face="superscript"&gt;2&lt;/style&gt;&lt;/DisplayText&gt;&lt;record&gt;&lt;rec-number&gt;2&lt;/rec-number&gt;&lt;foreign-keys&gt;&lt;key app="EN" db-id="ep00ee2znfvteyes25eprt5vswetdvtttvf2" timestamp="1708540265"&gt;2&lt;/key&gt;&lt;/foreign-keys&gt;&lt;ref-type name="Journal Article"&gt;17&lt;/ref-type&gt;&lt;contributors&gt;&lt;authors&gt;&lt;author&gt;Karki, R.&lt;/author&gt;&lt;author&gt;Kanneganti, T. D.&lt;/author&gt;&lt;/authors&gt;&lt;/contributors&gt;&lt;auth-address&gt;Department of Immunology, St. Jude Children&amp;apos;s Research Hospital, MS #351, 262 Danny Thomas Place, Memphis, TN, 38105-3678, USA.&amp;#xD;Department of Immunology, St. Jude Children&amp;apos;s Research Hospital, MS #351, 262 Danny Thomas Place, Memphis, TN, 38105-3678, USA. Thirumala-Devi.Kanneganti@StJude.org.&lt;/auth-address&gt;&lt;titles&gt;&lt;title&gt;Innate immunity, cytokine storm, and inflammatory cell death in COVID-19&lt;/title&gt;&lt;secondary-title&gt;J Transl Med&lt;/secondary-title&gt;&lt;/titles&gt;&lt;periodical&gt;&lt;full-title&gt;J Transl Med&lt;/full-title&gt;&lt;/periodical&gt;&lt;pages&gt;542&lt;/pages&gt;&lt;volume&gt;20&lt;/volume&gt;&lt;number&gt;1&lt;/number&gt;&lt;edition&gt;20221122&lt;/edition&gt;&lt;keywords&gt;&lt;keyword&gt;Humans&lt;/keyword&gt;&lt;keyword&gt;*Cytokine Release Syndrome&lt;/keyword&gt;&lt;keyword&gt;*covid-19&lt;/keyword&gt;&lt;keyword&gt;SARS-CoV-2&lt;/keyword&gt;&lt;keyword&gt;Immunity, Innate&lt;/keyword&gt;&lt;keyword&gt;Cell Death&lt;/keyword&gt;&lt;keyword&gt;Ifn&lt;/keyword&gt;&lt;keyword&gt;Necroptosis&lt;/keyword&gt;&lt;keyword&gt;PANoptosis&lt;/keyword&gt;&lt;keyword&gt;PANoptosome&lt;/keyword&gt;&lt;keyword&gt;Pyroptosis&lt;/keyword&gt;&lt;keyword&gt;Tnf&lt;/keyword&gt;&lt;/keywords&gt;&lt;dates&gt;&lt;year&gt;2022&lt;/year&gt;&lt;pub-dates&gt;&lt;date&gt;Nov 22&lt;/date&gt;&lt;/pub-dates&gt;&lt;/dates&gt;&lt;isbn&gt;1479-5876 (Electronic)&amp;#xD;1479-5876 (Linking)&lt;/isbn&gt;&lt;accession-num&gt;36419185&lt;/accession-num&gt;&lt;urls&gt;&lt;related-urls&gt;&lt;url&gt;https://www.ncbi.nlm.nih.gov/pubmed/36419185&lt;/url&gt;&lt;/related-urls&gt;&lt;/urls&gt;&lt;custom1&gt;T.-D.K. is a consultant for Pfizer.&lt;/custom1&gt;&lt;custom2&gt;PMC9682745&lt;/custom2&gt;&lt;electronic-resource-num&gt;10.1186/s12967-022-03767-z&lt;/electronic-resource-num&gt;&lt;remote-database-name&gt;Medline&lt;/remote-database-name&gt;&lt;remote-database-provider&gt;NLM&lt;/remote-database-provider&gt;&lt;/record&gt;&lt;/Cite&gt;&lt;/EndNote&gt;</w:instrText>
      </w:r>
      <w:r w:rsidR="00231B7A">
        <w:rPr>
          <w:rFonts w:ascii="Times New Roman" w:hAnsi="Times New Roman" w:cs="Times New Roman"/>
          <w:sz w:val="24"/>
          <w:szCs w:val="24"/>
        </w:rPr>
        <w:fldChar w:fldCharType="separate"/>
      </w:r>
      <w:r w:rsidR="00231B7A" w:rsidRPr="00231B7A">
        <w:rPr>
          <w:rFonts w:ascii="Times New Roman" w:hAnsi="Times New Roman" w:cs="Times New Roman"/>
          <w:noProof/>
          <w:sz w:val="24"/>
          <w:szCs w:val="24"/>
          <w:vertAlign w:val="superscript"/>
        </w:rPr>
        <w:t>2</w:t>
      </w:r>
      <w:r w:rsidR="00231B7A">
        <w:rPr>
          <w:rFonts w:ascii="Times New Roman" w:hAnsi="Times New Roman" w:cs="Times New Roman"/>
          <w:sz w:val="24"/>
          <w:szCs w:val="24"/>
        </w:rPr>
        <w:fldChar w:fldCharType="end"/>
      </w:r>
      <w:r w:rsidR="00C8292C">
        <w:rPr>
          <w:rFonts w:ascii="Times New Roman" w:hAnsi="Times New Roman" w:cs="Times New Roman"/>
          <w:sz w:val="24"/>
          <w:szCs w:val="24"/>
        </w:rPr>
        <w:t>.</w:t>
      </w:r>
      <w:r w:rsidR="00231B7A">
        <w:rPr>
          <w:rFonts w:ascii="Times New Roman" w:hAnsi="Times New Roman" w:cs="Times New Roman"/>
          <w:sz w:val="24"/>
          <w:szCs w:val="24"/>
        </w:rPr>
        <w:t xml:space="preserve"> </w:t>
      </w:r>
      <w:r w:rsidR="66D741C0" w:rsidRPr="00461DEC">
        <w:rPr>
          <w:rFonts w:ascii="Times New Roman" w:hAnsi="Times New Roman" w:cs="Times New Roman"/>
          <w:sz w:val="24"/>
          <w:szCs w:val="24"/>
        </w:rPr>
        <w:t xml:space="preserve">Primarily a condition that affects the respiratory system, </w:t>
      </w:r>
      <w:r w:rsidR="5679129B" w:rsidRPr="00461DEC">
        <w:rPr>
          <w:rFonts w:ascii="Times New Roman" w:hAnsi="Times New Roman" w:cs="Times New Roman"/>
          <w:sz w:val="24"/>
          <w:szCs w:val="24"/>
        </w:rPr>
        <w:t>it</w:t>
      </w:r>
      <w:r w:rsidR="66D741C0" w:rsidRPr="00461DEC">
        <w:rPr>
          <w:rFonts w:ascii="Times New Roman" w:hAnsi="Times New Roman" w:cs="Times New Roman"/>
          <w:sz w:val="24"/>
          <w:szCs w:val="24"/>
        </w:rPr>
        <w:t xml:space="preserve"> present</w:t>
      </w:r>
      <w:r w:rsidR="5FADA069" w:rsidRPr="00461DEC">
        <w:rPr>
          <w:rFonts w:ascii="Times New Roman" w:hAnsi="Times New Roman" w:cs="Times New Roman"/>
          <w:sz w:val="24"/>
          <w:szCs w:val="24"/>
        </w:rPr>
        <w:t>s</w:t>
      </w:r>
      <w:r w:rsidR="66D741C0" w:rsidRPr="00461DEC">
        <w:rPr>
          <w:rFonts w:ascii="Times New Roman" w:hAnsi="Times New Roman" w:cs="Times New Roman"/>
          <w:sz w:val="24"/>
          <w:szCs w:val="24"/>
        </w:rPr>
        <w:t xml:space="preserve"> in p</w:t>
      </w:r>
      <w:r w:rsidR="75C29610" w:rsidRPr="00461DEC">
        <w:rPr>
          <w:rFonts w:ascii="Times New Roman" w:hAnsi="Times New Roman" w:cs="Times New Roman"/>
          <w:sz w:val="24"/>
          <w:szCs w:val="24"/>
        </w:rPr>
        <w:t xml:space="preserve">atients with a wide range of symptoms, ranging </w:t>
      </w:r>
      <w:r w:rsidR="717C2B35" w:rsidRPr="00461DEC">
        <w:rPr>
          <w:rFonts w:ascii="Times New Roman" w:hAnsi="Times New Roman" w:cs="Times New Roman"/>
          <w:sz w:val="24"/>
          <w:szCs w:val="24"/>
        </w:rPr>
        <w:t xml:space="preserve">from asymptomatic and mild </w:t>
      </w:r>
      <w:r w:rsidR="3AFAE4A9" w:rsidRPr="00461DEC">
        <w:rPr>
          <w:rFonts w:ascii="Times New Roman" w:hAnsi="Times New Roman" w:cs="Times New Roman"/>
          <w:sz w:val="24"/>
          <w:szCs w:val="24"/>
        </w:rPr>
        <w:t xml:space="preserve">to </w:t>
      </w:r>
      <w:r w:rsidR="45E45F42" w:rsidRPr="00461DEC">
        <w:rPr>
          <w:rFonts w:ascii="Times New Roman" w:hAnsi="Times New Roman" w:cs="Times New Roman"/>
          <w:sz w:val="24"/>
          <w:szCs w:val="24"/>
        </w:rPr>
        <w:t xml:space="preserve">severe. </w:t>
      </w:r>
      <w:r w:rsidR="08D4FD27" w:rsidRPr="00461DEC">
        <w:rPr>
          <w:rFonts w:ascii="Times New Roman" w:hAnsi="Times New Roman" w:cs="Times New Roman"/>
          <w:sz w:val="24"/>
          <w:szCs w:val="24"/>
        </w:rPr>
        <w:t xml:space="preserve">In </w:t>
      </w:r>
      <w:r w:rsidR="6E8E0623" w:rsidRPr="00461DEC">
        <w:rPr>
          <w:rFonts w:ascii="Times New Roman" w:hAnsi="Times New Roman" w:cs="Times New Roman"/>
          <w:sz w:val="24"/>
          <w:szCs w:val="24"/>
        </w:rPr>
        <w:t xml:space="preserve">the most critical </w:t>
      </w:r>
      <w:r w:rsidR="08D4FD27" w:rsidRPr="00461DEC">
        <w:rPr>
          <w:rFonts w:ascii="Times New Roman" w:hAnsi="Times New Roman" w:cs="Times New Roman"/>
          <w:sz w:val="24"/>
          <w:szCs w:val="24"/>
        </w:rPr>
        <w:t>cases, patients may require ICU care and mechanical intubation</w:t>
      </w:r>
      <w:r w:rsidR="7C9C8895" w:rsidRPr="00461DEC">
        <w:rPr>
          <w:rFonts w:ascii="Times New Roman" w:hAnsi="Times New Roman" w:cs="Times New Roman"/>
          <w:sz w:val="24"/>
          <w:szCs w:val="24"/>
        </w:rPr>
        <w:t>, among other intensive interventions</w:t>
      </w:r>
      <w:r w:rsidR="00231B7A">
        <w:rPr>
          <w:rFonts w:ascii="Times New Roman" w:hAnsi="Times New Roman" w:cs="Times New Roman"/>
          <w:sz w:val="24"/>
          <w:szCs w:val="24"/>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231B7A">
        <w:rPr>
          <w:rFonts w:ascii="Times New Roman" w:hAnsi="Times New Roman" w:cs="Times New Roman"/>
          <w:sz w:val="24"/>
          <w:szCs w:val="24"/>
        </w:rPr>
        <w:instrText xml:space="preserve"> ADDIN EN.CITE </w:instrText>
      </w:r>
      <w:r w:rsidR="00231B7A">
        <w:rPr>
          <w:rFonts w:ascii="Times New Roman" w:hAnsi="Times New Roman" w:cs="Times New Roman"/>
          <w:sz w:val="24"/>
          <w:szCs w:val="24"/>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231B7A">
        <w:rPr>
          <w:rFonts w:ascii="Times New Roman" w:hAnsi="Times New Roman" w:cs="Times New Roman"/>
          <w:sz w:val="24"/>
          <w:szCs w:val="24"/>
        </w:rPr>
        <w:instrText xml:space="preserve"> ADDIN EN.CITE.DATA </w:instrText>
      </w:r>
      <w:r w:rsidR="00231B7A">
        <w:rPr>
          <w:rFonts w:ascii="Times New Roman" w:hAnsi="Times New Roman" w:cs="Times New Roman"/>
          <w:sz w:val="24"/>
          <w:szCs w:val="24"/>
        </w:rPr>
      </w:r>
      <w:r w:rsidR="00231B7A">
        <w:rPr>
          <w:rFonts w:ascii="Times New Roman" w:hAnsi="Times New Roman" w:cs="Times New Roman"/>
          <w:sz w:val="24"/>
          <w:szCs w:val="24"/>
        </w:rPr>
        <w:fldChar w:fldCharType="end"/>
      </w:r>
      <w:r w:rsidR="00231B7A">
        <w:rPr>
          <w:rFonts w:ascii="Times New Roman" w:hAnsi="Times New Roman" w:cs="Times New Roman"/>
          <w:sz w:val="24"/>
          <w:szCs w:val="24"/>
        </w:rPr>
      </w:r>
      <w:r w:rsidR="00231B7A">
        <w:rPr>
          <w:rFonts w:ascii="Times New Roman" w:hAnsi="Times New Roman" w:cs="Times New Roman"/>
          <w:sz w:val="24"/>
          <w:szCs w:val="24"/>
        </w:rPr>
        <w:fldChar w:fldCharType="separate"/>
      </w:r>
      <w:r w:rsidR="00231B7A" w:rsidRPr="00231B7A">
        <w:rPr>
          <w:rFonts w:ascii="Times New Roman" w:hAnsi="Times New Roman" w:cs="Times New Roman"/>
          <w:noProof/>
          <w:sz w:val="24"/>
          <w:szCs w:val="24"/>
          <w:vertAlign w:val="superscript"/>
        </w:rPr>
        <w:t>1</w:t>
      </w:r>
      <w:r w:rsidR="00231B7A">
        <w:rPr>
          <w:rFonts w:ascii="Times New Roman" w:hAnsi="Times New Roman" w:cs="Times New Roman"/>
          <w:sz w:val="24"/>
          <w:szCs w:val="24"/>
        </w:rPr>
        <w:fldChar w:fldCharType="end"/>
      </w:r>
      <w:r w:rsidR="00C8292C">
        <w:rPr>
          <w:rFonts w:ascii="Times New Roman" w:hAnsi="Times New Roman" w:cs="Times New Roman"/>
          <w:sz w:val="24"/>
          <w:szCs w:val="24"/>
        </w:rPr>
        <w:t>.</w:t>
      </w:r>
      <w:r w:rsidR="08D4FD27" w:rsidRPr="00461DEC">
        <w:rPr>
          <w:rFonts w:ascii="Times New Roman" w:hAnsi="Times New Roman" w:cs="Times New Roman"/>
          <w:sz w:val="24"/>
          <w:szCs w:val="24"/>
        </w:rPr>
        <w:t xml:space="preserve"> A variety of risk factors </w:t>
      </w:r>
      <w:r w:rsidR="1B6C59B1" w:rsidRPr="00461DEC">
        <w:rPr>
          <w:rFonts w:ascii="Times New Roman" w:hAnsi="Times New Roman" w:cs="Times New Roman"/>
          <w:sz w:val="24"/>
          <w:szCs w:val="24"/>
        </w:rPr>
        <w:t>are suggested to increase</w:t>
      </w:r>
      <w:r w:rsidR="5A297362" w:rsidRPr="00461DEC">
        <w:rPr>
          <w:rFonts w:ascii="Times New Roman" w:hAnsi="Times New Roman" w:cs="Times New Roman"/>
          <w:sz w:val="24"/>
          <w:szCs w:val="24"/>
        </w:rPr>
        <w:t xml:space="preserve"> the risk for severe illness, including </w:t>
      </w:r>
      <w:r w:rsidR="298DBEE3" w:rsidRPr="00461DEC">
        <w:rPr>
          <w:rFonts w:ascii="Times New Roman" w:hAnsi="Times New Roman" w:cs="Times New Roman"/>
          <w:sz w:val="24"/>
          <w:szCs w:val="24"/>
        </w:rPr>
        <w:t>65 years of age and older, hypertension, smoking, and diabetes</w:t>
      </w:r>
      <w:r w:rsidR="00231B7A">
        <w:rPr>
          <w:rFonts w:ascii="Times New Roman" w:hAnsi="Times New Roman" w:cs="Times New Roman"/>
          <w:sz w:val="24"/>
          <w:szCs w:val="24"/>
        </w:rPr>
        <w:fldChar w:fldCharType="begin">
          <w:fldData xml:space="preserve">PEVuZE5vdGU+PENpdGU+PEF1dGhvcj5GbG9vazwvQXV0aG9yPjxZZWFyPjIwMjE8L1llYXI+PFJl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</w:fldData>
        </w:fldChar>
      </w:r>
      <w:r w:rsidR="00231B7A">
        <w:rPr>
          <w:rFonts w:ascii="Times New Roman" w:hAnsi="Times New Roman" w:cs="Times New Roman"/>
          <w:sz w:val="24"/>
          <w:szCs w:val="24"/>
        </w:rPr>
        <w:instrText xml:space="preserve"> ADDIN EN.CITE </w:instrText>
      </w:r>
      <w:r w:rsidR="00231B7A">
        <w:rPr>
          <w:rFonts w:ascii="Times New Roman" w:hAnsi="Times New Roman" w:cs="Times New Roman"/>
          <w:sz w:val="24"/>
          <w:szCs w:val="24"/>
        </w:rPr>
        <w:fldChar w:fldCharType="begin">
          <w:fldData xml:space="preserve">PEVuZE5vdGU+PENpdGU+PEF1dGhvcj5GbG9vazwvQXV0aG9yPjxZZWFyPjIwMjE8L1llYXI+PFJl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</w:fldData>
        </w:fldChar>
      </w:r>
      <w:r w:rsidR="00231B7A">
        <w:rPr>
          <w:rFonts w:ascii="Times New Roman" w:hAnsi="Times New Roman" w:cs="Times New Roman"/>
          <w:sz w:val="24"/>
          <w:szCs w:val="24"/>
        </w:rPr>
        <w:instrText xml:space="preserve"> ADDIN EN.CITE.DATA </w:instrText>
      </w:r>
      <w:r w:rsidR="00231B7A">
        <w:rPr>
          <w:rFonts w:ascii="Times New Roman" w:hAnsi="Times New Roman" w:cs="Times New Roman"/>
          <w:sz w:val="24"/>
          <w:szCs w:val="24"/>
        </w:rPr>
      </w:r>
      <w:r w:rsidR="00231B7A">
        <w:rPr>
          <w:rFonts w:ascii="Times New Roman" w:hAnsi="Times New Roman" w:cs="Times New Roman"/>
          <w:sz w:val="24"/>
          <w:szCs w:val="24"/>
        </w:rPr>
        <w:fldChar w:fldCharType="end"/>
      </w:r>
      <w:r w:rsidR="00231B7A">
        <w:rPr>
          <w:rFonts w:ascii="Times New Roman" w:hAnsi="Times New Roman" w:cs="Times New Roman"/>
          <w:sz w:val="24"/>
          <w:szCs w:val="24"/>
        </w:rPr>
      </w:r>
      <w:r w:rsidR="00231B7A">
        <w:rPr>
          <w:rFonts w:ascii="Times New Roman" w:hAnsi="Times New Roman" w:cs="Times New Roman"/>
          <w:sz w:val="24"/>
          <w:szCs w:val="24"/>
        </w:rPr>
        <w:fldChar w:fldCharType="separate"/>
      </w:r>
      <w:r w:rsidR="00231B7A" w:rsidRPr="00231B7A">
        <w:rPr>
          <w:rFonts w:ascii="Times New Roman" w:hAnsi="Times New Roman" w:cs="Times New Roman"/>
          <w:noProof/>
          <w:sz w:val="24"/>
          <w:szCs w:val="24"/>
          <w:vertAlign w:val="superscript"/>
        </w:rPr>
        <w:t>3</w:t>
      </w:r>
      <w:r w:rsidR="00231B7A">
        <w:rPr>
          <w:rFonts w:ascii="Times New Roman" w:hAnsi="Times New Roman" w:cs="Times New Roman"/>
          <w:sz w:val="24"/>
          <w:szCs w:val="24"/>
        </w:rPr>
        <w:fldChar w:fldCharType="end"/>
      </w:r>
      <w:r w:rsidR="00C8292C">
        <w:rPr>
          <w:rFonts w:ascii="Times New Roman" w:hAnsi="Times New Roman" w:cs="Times New Roman"/>
          <w:sz w:val="24"/>
          <w:szCs w:val="24"/>
        </w:rPr>
        <w:t>.</w:t>
      </w:r>
    </w:p>
    <w:p w14:paraId="63038893" w14:textId="7A7E32A4" w:rsidR="054B1142" w:rsidRPr="00461DEC" w:rsidRDefault="054B1142"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Multiple meta-analyses of the clinical correlation between diabetes and SARS-CoV-2 have demonstrated that patients with diabetes are at higher risk for severe disease and mortality, reporting </w:t>
      </w:r>
      <w:r w:rsidR="2DC4A483" w:rsidRPr="00461DEC">
        <w:rPr>
          <w:rFonts w:ascii="Times New Roman" w:hAnsi="Times New Roman" w:cs="Times New Roman"/>
          <w:sz w:val="24"/>
          <w:szCs w:val="24"/>
        </w:rPr>
        <w:t xml:space="preserve">odds ratio as high as </w:t>
      </w:r>
      <w:r w:rsidRPr="00461DEC">
        <w:rPr>
          <w:rFonts w:ascii="Times New Roman" w:hAnsi="Times New Roman" w:cs="Times New Roman"/>
          <w:sz w:val="24"/>
          <w:szCs w:val="24"/>
        </w:rPr>
        <w:t>OR = 2.75 (95% CI: 2.09-3.62; p &lt; 0.01) for severe disease</w:t>
      </w:r>
      <w:r w:rsidR="00231B7A">
        <w:rPr>
          <w:rFonts w:ascii="Times New Roman" w:hAnsi="Times New Roman" w:cs="Times New Roman"/>
          <w:sz w:val="24"/>
          <w:szCs w:val="24"/>
        </w:rPr>
        <w:fldChar w:fldCharType="begin">
          <w:fldData xml:space="preserve">PEVuZE5vdGU+PENpdGU+PEF1dGhvcj5LdW1hcjwvQXV0aG9yPjxZZWFyPjIwMjA8L1llYXI+PFJl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=
</w:fldData>
        </w:fldChar>
      </w:r>
      <w:r w:rsidR="00231B7A">
        <w:rPr>
          <w:rFonts w:ascii="Times New Roman" w:hAnsi="Times New Roman" w:cs="Times New Roman"/>
          <w:sz w:val="24"/>
          <w:szCs w:val="24"/>
        </w:rPr>
        <w:instrText xml:space="preserve"> ADDIN EN.CITE </w:instrText>
      </w:r>
      <w:r w:rsidR="00231B7A">
        <w:rPr>
          <w:rFonts w:ascii="Times New Roman" w:hAnsi="Times New Roman" w:cs="Times New Roman"/>
          <w:sz w:val="24"/>
          <w:szCs w:val="24"/>
        </w:rPr>
        <w:fldChar w:fldCharType="begin">
          <w:fldData xml:space="preserve">PEVuZE5vdGU+PENpdGU+PEF1dGhvcj5LdW1hcjwvQXV0aG9yPjxZZWFyPjIwMjA8L1llYXI+PFJl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=
</w:fldData>
        </w:fldChar>
      </w:r>
      <w:r w:rsidR="00231B7A">
        <w:rPr>
          <w:rFonts w:ascii="Times New Roman" w:hAnsi="Times New Roman" w:cs="Times New Roman"/>
          <w:sz w:val="24"/>
          <w:szCs w:val="24"/>
        </w:rPr>
        <w:instrText xml:space="preserve"> ADDIN EN.CITE.DATA </w:instrText>
      </w:r>
      <w:r w:rsidR="00231B7A">
        <w:rPr>
          <w:rFonts w:ascii="Times New Roman" w:hAnsi="Times New Roman" w:cs="Times New Roman"/>
          <w:sz w:val="24"/>
          <w:szCs w:val="24"/>
        </w:rPr>
      </w:r>
      <w:r w:rsidR="00231B7A">
        <w:rPr>
          <w:rFonts w:ascii="Times New Roman" w:hAnsi="Times New Roman" w:cs="Times New Roman"/>
          <w:sz w:val="24"/>
          <w:szCs w:val="24"/>
        </w:rPr>
        <w:fldChar w:fldCharType="end"/>
      </w:r>
      <w:r w:rsidR="00231B7A">
        <w:rPr>
          <w:rFonts w:ascii="Times New Roman" w:hAnsi="Times New Roman" w:cs="Times New Roman"/>
          <w:sz w:val="24"/>
          <w:szCs w:val="24"/>
        </w:rPr>
      </w:r>
      <w:r w:rsidR="00231B7A">
        <w:rPr>
          <w:rFonts w:ascii="Times New Roman" w:hAnsi="Times New Roman" w:cs="Times New Roman"/>
          <w:sz w:val="24"/>
          <w:szCs w:val="24"/>
        </w:rPr>
        <w:fldChar w:fldCharType="separate"/>
      </w:r>
      <w:r w:rsidR="00231B7A" w:rsidRPr="00231B7A">
        <w:rPr>
          <w:rFonts w:ascii="Times New Roman" w:hAnsi="Times New Roman" w:cs="Times New Roman"/>
          <w:noProof/>
          <w:sz w:val="24"/>
          <w:szCs w:val="24"/>
          <w:vertAlign w:val="superscript"/>
        </w:rPr>
        <w:t>1,4,5</w:t>
      </w:r>
      <w:r w:rsidR="00231B7A">
        <w:rPr>
          <w:rFonts w:ascii="Times New Roman" w:hAnsi="Times New Roman" w:cs="Times New Roman"/>
          <w:sz w:val="24"/>
          <w:szCs w:val="24"/>
        </w:rPr>
        <w:fldChar w:fldCharType="end"/>
      </w:r>
      <w:r w:rsidR="00C8292C">
        <w:rPr>
          <w:rFonts w:ascii="Times New Roman" w:hAnsi="Times New Roman" w:cs="Times New Roman"/>
          <w:sz w:val="24"/>
          <w:szCs w:val="24"/>
        </w:rPr>
        <w:t>.</w:t>
      </w:r>
      <w:r w:rsidR="00231B7A">
        <w:rPr>
          <w:rFonts w:ascii="Times New Roman" w:hAnsi="Times New Roman" w:cs="Times New Roman"/>
          <w:sz w:val="24"/>
          <w:szCs w:val="24"/>
        </w:rPr>
        <w:t xml:space="preserve"> </w:t>
      </w:r>
      <w:r w:rsidR="2A8478BD" w:rsidRPr="00461DEC">
        <w:rPr>
          <w:rFonts w:ascii="Times New Roman" w:hAnsi="Times New Roman" w:cs="Times New Roman"/>
          <w:sz w:val="24"/>
          <w:szCs w:val="24"/>
        </w:rPr>
        <w:t xml:space="preserve">Diabetes has been previously implicated in other infectious conditions, including being associated </w:t>
      </w:r>
      <w:r w:rsidR="3D598F96" w:rsidRPr="00461DEC">
        <w:rPr>
          <w:rFonts w:ascii="Times New Roman" w:hAnsi="Times New Roman" w:cs="Times New Roman"/>
          <w:sz w:val="24"/>
          <w:szCs w:val="24"/>
        </w:rPr>
        <w:t>with over a four-fold risk of ICU admission in patients with the Influenza A infection of 2009 (H1N1)</w:t>
      </w:r>
      <w:r w:rsidR="00231B7A">
        <w:rPr>
          <w:rFonts w:ascii="Times New Roman" w:hAnsi="Times New Roman" w:cs="Times New Roman"/>
          <w:sz w:val="24"/>
          <w:szCs w:val="24"/>
        </w:rPr>
        <w:fldChar w:fldCharType="begin">
          <w:fldData xml:space="preserve">PEVuZE5vdGU+PENpdGU+PEF1dGhvcj5BbGxhcmQ8L0F1dGhvcj48WWVhcj4yMDEwPC9ZZWFyPjxS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</w:fldData>
        </w:fldChar>
      </w:r>
      <w:r w:rsidR="00231B7A">
        <w:rPr>
          <w:rFonts w:ascii="Times New Roman" w:hAnsi="Times New Roman" w:cs="Times New Roman"/>
          <w:sz w:val="24"/>
          <w:szCs w:val="24"/>
        </w:rPr>
        <w:instrText xml:space="preserve"> ADDIN EN.CITE </w:instrText>
      </w:r>
      <w:r w:rsidR="00231B7A">
        <w:rPr>
          <w:rFonts w:ascii="Times New Roman" w:hAnsi="Times New Roman" w:cs="Times New Roman"/>
          <w:sz w:val="24"/>
          <w:szCs w:val="24"/>
        </w:rPr>
        <w:fldChar w:fldCharType="begin">
          <w:fldData xml:space="preserve">PEVuZE5vdGU+PENpdGU+PEF1dGhvcj5BbGxhcmQ8L0F1dGhvcj48WWVhcj4yMDEwPC9ZZWFyPjxS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</w:fldData>
        </w:fldChar>
      </w:r>
      <w:r w:rsidR="00231B7A">
        <w:rPr>
          <w:rFonts w:ascii="Times New Roman" w:hAnsi="Times New Roman" w:cs="Times New Roman"/>
          <w:sz w:val="24"/>
          <w:szCs w:val="24"/>
        </w:rPr>
        <w:instrText xml:space="preserve"> ADDIN EN.CITE.DATA </w:instrText>
      </w:r>
      <w:r w:rsidR="00231B7A">
        <w:rPr>
          <w:rFonts w:ascii="Times New Roman" w:hAnsi="Times New Roman" w:cs="Times New Roman"/>
          <w:sz w:val="24"/>
          <w:szCs w:val="24"/>
        </w:rPr>
      </w:r>
      <w:r w:rsidR="00231B7A">
        <w:rPr>
          <w:rFonts w:ascii="Times New Roman" w:hAnsi="Times New Roman" w:cs="Times New Roman"/>
          <w:sz w:val="24"/>
          <w:szCs w:val="24"/>
        </w:rPr>
        <w:fldChar w:fldCharType="end"/>
      </w:r>
      <w:r w:rsidR="00231B7A">
        <w:rPr>
          <w:rFonts w:ascii="Times New Roman" w:hAnsi="Times New Roman" w:cs="Times New Roman"/>
          <w:sz w:val="24"/>
          <w:szCs w:val="24"/>
        </w:rPr>
      </w:r>
      <w:r w:rsidR="00231B7A">
        <w:rPr>
          <w:rFonts w:ascii="Times New Roman" w:hAnsi="Times New Roman" w:cs="Times New Roman"/>
          <w:sz w:val="24"/>
          <w:szCs w:val="24"/>
        </w:rPr>
        <w:fldChar w:fldCharType="separate"/>
      </w:r>
      <w:r w:rsidR="00231B7A" w:rsidRPr="00231B7A">
        <w:rPr>
          <w:rFonts w:ascii="Times New Roman" w:hAnsi="Times New Roman" w:cs="Times New Roman"/>
          <w:noProof/>
          <w:sz w:val="24"/>
          <w:szCs w:val="24"/>
          <w:vertAlign w:val="superscript"/>
        </w:rPr>
        <w:t>6</w:t>
      </w:r>
      <w:r w:rsidR="00231B7A">
        <w:rPr>
          <w:rFonts w:ascii="Times New Roman" w:hAnsi="Times New Roman" w:cs="Times New Roman"/>
          <w:sz w:val="24"/>
          <w:szCs w:val="24"/>
        </w:rPr>
        <w:fldChar w:fldCharType="end"/>
      </w:r>
      <w:r w:rsidR="00C8292C">
        <w:rPr>
          <w:rFonts w:ascii="Times New Roman" w:hAnsi="Times New Roman" w:cs="Times New Roman"/>
          <w:sz w:val="24"/>
          <w:szCs w:val="24"/>
        </w:rPr>
        <w:t>.</w:t>
      </w:r>
      <w:r w:rsidR="3D598F96" w:rsidRPr="00461DEC">
        <w:rPr>
          <w:rFonts w:ascii="Times New Roman" w:hAnsi="Times New Roman" w:cs="Times New Roman"/>
          <w:sz w:val="24"/>
          <w:szCs w:val="24"/>
        </w:rPr>
        <w:t xml:space="preserve"> Furthermore, </w:t>
      </w:r>
      <w:r w:rsidR="79131ABD" w:rsidRPr="00461DEC">
        <w:rPr>
          <w:rFonts w:ascii="Times New Roman" w:hAnsi="Times New Roman" w:cs="Times New Roman"/>
          <w:sz w:val="24"/>
          <w:szCs w:val="24"/>
        </w:rPr>
        <w:t xml:space="preserve">diabetes has been observed </w:t>
      </w:r>
      <w:r w:rsidR="1EDBB85B" w:rsidRPr="00461DEC">
        <w:rPr>
          <w:rFonts w:ascii="Times New Roman" w:hAnsi="Times New Roman" w:cs="Times New Roman"/>
          <w:sz w:val="24"/>
          <w:szCs w:val="24"/>
        </w:rPr>
        <w:t xml:space="preserve">to </w:t>
      </w:r>
      <w:r w:rsidR="00D837DC" w:rsidRPr="00461DEC">
        <w:rPr>
          <w:rFonts w:ascii="Times New Roman" w:hAnsi="Times New Roman" w:cs="Times New Roman"/>
          <w:sz w:val="24"/>
          <w:szCs w:val="24"/>
        </w:rPr>
        <w:t xml:space="preserve">be </w:t>
      </w:r>
      <w:r w:rsidR="1EDBB85B" w:rsidRPr="00461DEC">
        <w:rPr>
          <w:rFonts w:ascii="Times New Roman" w:hAnsi="Times New Roman" w:cs="Times New Roman"/>
          <w:sz w:val="24"/>
          <w:szCs w:val="24"/>
        </w:rPr>
        <w:t>associated with critical illness and identified as</w:t>
      </w:r>
      <w:r w:rsidR="79131ABD" w:rsidRPr="00461DEC">
        <w:rPr>
          <w:rFonts w:ascii="Times New Roman" w:hAnsi="Times New Roman" w:cs="Times New Roman"/>
          <w:sz w:val="24"/>
          <w:szCs w:val="24"/>
        </w:rPr>
        <w:t xml:space="preserve"> an independent risk factor for 90-day mortality in patients with Middle East re</w:t>
      </w:r>
      <w:r w:rsidR="0BC2ABC8" w:rsidRPr="00461DEC">
        <w:rPr>
          <w:rFonts w:ascii="Times New Roman" w:hAnsi="Times New Roman" w:cs="Times New Roman"/>
          <w:sz w:val="24"/>
          <w:szCs w:val="24"/>
        </w:rPr>
        <w:t>spiratory syndrome coronavirus (MERS-</w:t>
      </w:r>
      <w:proofErr w:type="spellStart"/>
      <w:r w:rsidR="0BC2ABC8" w:rsidRPr="00461DEC">
        <w:rPr>
          <w:rFonts w:ascii="Times New Roman" w:hAnsi="Times New Roman" w:cs="Times New Roman"/>
          <w:sz w:val="24"/>
          <w:szCs w:val="24"/>
        </w:rPr>
        <w:t>CoV</w:t>
      </w:r>
      <w:proofErr w:type="spellEnd"/>
      <w:r w:rsidR="0BC2ABC8" w:rsidRPr="00461DEC">
        <w:rPr>
          <w:rFonts w:ascii="Times New Roman" w:hAnsi="Times New Roman" w:cs="Times New Roman"/>
          <w:sz w:val="24"/>
          <w:szCs w:val="24"/>
        </w:rPr>
        <w:t>)</w:t>
      </w:r>
      <w:r w:rsidR="00231B7A">
        <w:rPr>
          <w:rFonts w:ascii="Times New Roman" w:hAnsi="Times New Roman" w:cs="Times New Roman"/>
          <w:sz w:val="24"/>
          <w:szCs w:val="24"/>
        </w:rPr>
        <w:fldChar w:fldCharType="begin">
          <w:fldData xml:space="preserve">PEVuZE5vdGU+PENpdGU+PEF1dGhvcj5Kb3NlPC9BdXRob3I+PFllYXI+MjAyMTwvWWVhcj48UmVj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=
</w:fldData>
        </w:fldChar>
      </w:r>
      <w:r w:rsidR="00231B7A">
        <w:rPr>
          <w:rFonts w:ascii="Times New Roman" w:hAnsi="Times New Roman" w:cs="Times New Roman"/>
          <w:sz w:val="24"/>
          <w:szCs w:val="24"/>
        </w:rPr>
        <w:instrText xml:space="preserve"> ADDIN EN.CITE </w:instrText>
      </w:r>
      <w:r w:rsidR="00231B7A">
        <w:rPr>
          <w:rFonts w:ascii="Times New Roman" w:hAnsi="Times New Roman" w:cs="Times New Roman"/>
          <w:sz w:val="24"/>
          <w:szCs w:val="24"/>
        </w:rPr>
        <w:fldChar w:fldCharType="begin">
          <w:fldData xml:space="preserve">PEVuZE5vdGU+PENpdGU+PEF1dGhvcj5Kb3NlPC9BdXRob3I+PFllYXI+MjAyMTwvWWVhcj48UmVj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=
</w:fldData>
        </w:fldChar>
      </w:r>
      <w:r w:rsidR="00231B7A">
        <w:rPr>
          <w:rFonts w:ascii="Times New Roman" w:hAnsi="Times New Roman" w:cs="Times New Roman"/>
          <w:sz w:val="24"/>
          <w:szCs w:val="24"/>
        </w:rPr>
        <w:instrText xml:space="preserve"> ADDIN EN.CITE.DATA </w:instrText>
      </w:r>
      <w:r w:rsidR="00231B7A">
        <w:rPr>
          <w:rFonts w:ascii="Times New Roman" w:hAnsi="Times New Roman" w:cs="Times New Roman"/>
          <w:sz w:val="24"/>
          <w:szCs w:val="24"/>
        </w:rPr>
      </w:r>
      <w:r w:rsidR="00231B7A">
        <w:rPr>
          <w:rFonts w:ascii="Times New Roman" w:hAnsi="Times New Roman" w:cs="Times New Roman"/>
          <w:sz w:val="24"/>
          <w:szCs w:val="24"/>
        </w:rPr>
        <w:fldChar w:fldCharType="end"/>
      </w:r>
      <w:r w:rsidR="00231B7A">
        <w:rPr>
          <w:rFonts w:ascii="Times New Roman" w:hAnsi="Times New Roman" w:cs="Times New Roman"/>
          <w:sz w:val="24"/>
          <w:szCs w:val="24"/>
        </w:rPr>
      </w:r>
      <w:r w:rsidR="00231B7A">
        <w:rPr>
          <w:rFonts w:ascii="Times New Roman" w:hAnsi="Times New Roman" w:cs="Times New Roman"/>
          <w:sz w:val="24"/>
          <w:szCs w:val="24"/>
        </w:rPr>
        <w:fldChar w:fldCharType="separate"/>
      </w:r>
      <w:r w:rsidR="00231B7A" w:rsidRPr="00231B7A">
        <w:rPr>
          <w:rFonts w:ascii="Times New Roman" w:hAnsi="Times New Roman" w:cs="Times New Roman"/>
          <w:noProof/>
          <w:sz w:val="24"/>
          <w:szCs w:val="24"/>
          <w:vertAlign w:val="superscript"/>
        </w:rPr>
        <w:t>7</w:t>
      </w:r>
      <w:r w:rsidR="00231B7A">
        <w:rPr>
          <w:rFonts w:ascii="Times New Roman" w:hAnsi="Times New Roman" w:cs="Times New Roman"/>
          <w:sz w:val="24"/>
          <w:szCs w:val="24"/>
        </w:rPr>
        <w:fldChar w:fldCharType="end"/>
      </w:r>
      <w:r w:rsidR="00C8292C">
        <w:rPr>
          <w:rFonts w:ascii="Times New Roman" w:hAnsi="Times New Roman" w:cs="Times New Roman"/>
          <w:sz w:val="24"/>
          <w:szCs w:val="24"/>
        </w:rPr>
        <w:t>.</w:t>
      </w:r>
      <w:r w:rsidR="00231B7A">
        <w:rPr>
          <w:rFonts w:ascii="Times New Roman" w:hAnsi="Times New Roman" w:cs="Times New Roman"/>
          <w:sz w:val="24"/>
          <w:szCs w:val="24"/>
        </w:rPr>
        <w:t xml:space="preserve"> </w:t>
      </w:r>
      <w:r w:rsidR="6B041A3E" w:rsidRPr="00461DEC">
        <w:rPr>
          <w:rFonts w:ascii="Times New Roman" w:hAnsi="Times New Roman" w:cs="Times New Roman"/>
          <w:sz w:val="24"/>
          <w:szCs w:val="24"/>
        </w:rPr>
        <w:t xml:space="preserve">Other studies further corroborate a </w:t>
      </w:r>
      <w:r w:rsidR="0294DBA5" w:rsidRPr="00461DEC">
        <w:rPr>
          <w:rFonts w:ascii="Times New Roman" w:hAnsi="Times New Roman" w:cs="Times New Roman"/>
          <w:sz w:val="24"/>
          <w:szCs w:val="24"/>
        </w:rPr>
        <w:t>bi</w:t>
      </w:r>
      <w:r w:rsidR="7D2EBFF1" w:rsidRPr="00461DEC">
        <w:rPr>
          <w:rFonts w:ascii="Times New Roman" w:hAnsi="Times New Roman" w:cs="Times New Roman"/>
          <w:sz w:val="24"/>
          <w:szCs w:val="24"/>
        </w:rPr>
        <w:t>-</w:t>
      </w:r>
      <w:proofErr w:type="spellStart"/>
      <w:r w:rsidR="7D2EBFF1" w:rsidRPr="00461DEC">
        <w:rPr>
          <w:rFonts w:ascii="Times New Roman" w:hAnsi="Times New Roman" w:cs="Times New Roman"/>
          <w:sz w:val="24"/>
          <w:szCs w:val="24"/>
        </w:rPr>
        <w:t>directional</w:t>
      </w:r>
      <w:r w:rsidR="6B041A3E" w:rsidRPr="00461DEC">
        <w:rPr>
          <w:rFonts w:ascii="Times New Roman" w:hAnsi="Times New Roman" w:cs="Times New Roman"/>
          <w:sz w:val="24"/>
          <w:szCs w:val="24"/>
        </w:rPr>
        <w:t>link</w:t>
      </w:r>
      <w:proofErr w:type="spellEnd"/>
      <w:r w:rsidR="6B041A3E" w:rsidRPr="00461DEC">
        <w:rPr>
          <w:rFonts w:ascii="Times New Roman" w:hAnsi="Times New Roman" w:cs="Times New Roman"/>
          <w:sz w:val="24"/>
          <w:szCs w:val="24"/>
        </w:rPr>
        <w:t xml:space="preserve"> between diabetes and COVID-19, including cases and systematic reviews </w:t>
      </w:r>
      <w:r w:rsidR="54098A8E" w:rsidRPr="00461DEC">
        <w:rPr>
          <w:rFonts w:ascii="Times New Roman" w:hAnsi="Times New Roman" w:cs="Times New Roman"/>
          <w:sz w:val="24"/>
          <w:szCs w:val="24"/>
        </w:rPr>
        <w:t>that found a higher incidence rate of new-onset diabetes and hyperglycemia in patients previously infected by COVID-19</w:t>
      </w:r>
      <w:r w:rsidR="00231B7A">
        <w:rPr>
          <w:rFonts w:ascii="Times New Roman" w:hAnsi="Times New Roman" w:cs="Times New Roman"/>
          <w:sz w:val="24"/>
          <w:szCs w:val="24"/>
        </w:rPr>
        <w:fldChar w:fldCharType="begin">
          <w:fldData xml:space="preserve">PEVuZE5vdGU+PENpdGU+PEF1dGhvcj5MaTwvQXV0aG9yPjxZZWFyPjIwMjM8L1llYXI+PFJlY051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==
</w:fldData>
        </w:fldChar>
      </w:r>
      <w:r w:rsidR="00231B7A">
        <w:rPr>
          <w:rFonts w:ascii="Times New Roman" w:hAnsi="Times New Roman" w:cs="Times New Roman"/>
          <w:sz w:val="24"/>
          <w:szCs w:val="24"/>
        </w:rPr>
        <w:instrText xml:space="preserve"> ADDIN EN.CITE </w:instrText>
      </w:r>
      <w:r w:rsidR="00231B7A">
        <w:rPr>
          <w:rFonts w:ascii="Times New Roman" w:hAnsi="Times New Roman" w:cs="Times New Roman"/>
          <w:sz w:val="24"/>
          <w:szCs w:val="24"/>
        </w:rPr>
        <w:fldChar w:fldCharType="begin">
          <w:fldData xml:space="preserve">PEVuZE5vdGU+PENpdGU+PEF1dGhvcj5MaTwvQXV0aG9yPjxZZWFyPjIwMjM8L1llYXI+PFJlY051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==
</w:fldData>
        </w:fldChar>
      </w:r>
      <w:r w:rsidR="00231B7A">
        <w:rPr>
          <w:rFonts w:ascii="Times New Roman" w:hAnsi="Times New Roman" w:cs="Times New Roman"/>
          <w:sz w:val="24"/>
          <w:szCs w:val="24"/>
        </w:rPr>
        <w:instrText xml:space="preserve"> ADDIN EN.CITE.DATA </w:instrText>
      </w:r>
      <w:r w:rsidR="00231B7A">
        <w:rPr>
          <w:rFonts w:ascii="Times New Roman" w:hAnsi="Times New Roman" w:cs="Times New Roman"/>
          <w:sz w:val="24"/>
          <w:szCs w:val="24"/>
        </w:rPr>
      </w:r>
      <w:r w:rsidR="00231B7A">
        <w:rPr>
          <w:rFonts w:ascii="Times New Roman" w:hAnsi="Times New Roman" w:cs="Times New Roman"/>
          <w:sz w:val="24"/>
          <w:szCs w:val="24"/>
        </w:rPr>
        <w:fldChar w:fldCharType="end"/>
      </w:r>
      <w:r w:rsidR="00231B7A">
        <w:rPr>
          <w:rFonts w:ascii="Times New Roman" w:hAnsi="Times New Roman" w:cs="Times New Roman"/>
          <w:sz w:val="24"/>
          <w:szCs w:val="24"/>
        </w:rPr>
      </w:r>
      <w:r w:rsidR="00231B7A">
        <w:rPr>
          <w:rFonts w:ascii="Times New Roman" w:hAnsi="Times New Roman" w:cs="Times New Roman"/>
          <w:sz w:val="24"/>
          <w:szCs w:val="24"/>
        </w:rPr>
        <w:fldChar w:fldCharType="separate"/>
      </w:r>
      <w:r w:rsidR="00231B7A" w:rsidRPr="00231B7A">
        <w:rPr>
          <w:rFonts w:ascii="Times New Roman" w:hAnsi="Times New Roman" w:cs="Times New Roman"/>
          <w:noProof/>
          <w:sz w:val="24"/>
          <w:szCs w:val="24"/>
          <w:vertAlign w:val="superscript"/>
        </w:rPr>
        <w:t>8,9</w:t>
      </w:r>
      <w:r w:rsidR="00231B7A">
        <w:rPr>
          <w:rFonts w:ascii="Times New Roman" w:hAnsi="Times New Roman" w:cs="Times New Roman"/>
          <w:sz w:val="24"/>
          <w:szCs w:val="24"/>
        </w:rPr>
        <w:fldChar w:fldCharType="end"/>
      </w:r>
      <w:r w:rsidR="00C8292C">
        <w:rPr>
          <w:rFonts w:ascii="Times New Roman" w:hAnsi="Times New Roman" w:cs="Times New Roman"/>
          <w:sz w:val="24"/>
          <w:szCs w:val="24"/>
        </w:rPr>
        <w:t>.</w:t>
      </w:r>
      <w:r w:rsidR="00231B7A">
        <w:rPr>
          <w:rFonts w:ascii="Times New Roman" w:hAnsi="Times New Roman" w:cs="Times New Roman"/>
          <w:sz w:val="24"/>
          <w:szCs w:val="24"/>
        </w:rPr>
        <w:t xml:space="preserve"> </w:t>
      </w:r>
      <w:r w:rsidR="460B8E31" w:rsidRPr="00461DEC">
        <w:rPr>
          <w:rFonts w:ascii="Times New Roman" w:hAnsi="Times New Roman" w:cs="Times New Roman"/>
          <w:sz w:val="24"/>
          <w:szCs w:val="24"/>
        </w:rPr>
        <w:t xml:space="preserve">Despite the substantial data that supports diabetes as a risk factor for diabetes, the mechanism that mediates this </w:t>
      </w:r>
      <w:r w:rsidR="515354F1" w:rsidRPr="00461DEC">
        <w:rPr>
          <w:rFonts w:ascii="Times New Roman" w:hAnsi="Times New Roman" w:cs="Times New Roman"/>
          <w:sz w:val="24"/>
          <w:szCs w:val="24"/>
        </w:rPr>
        <w:t xml:space="preserve">risk </w:t>
      </w:r>
      <w:r w:rsidR="460B8E31" w:rsidRPr="00461DEC">
        <w:rPr>
          <w:rFonts w:ascii="Times New Roman" w:hAnsi="Times New Roman" w:cs="Times New Roman"/>
          <w:sz w:val="24"/>
          <w:szCs w:val="24"/>
        </w:rPr>
        <w:t xml:space="preserve">is largely unknown. </w:t>
      </w:r>
    </w:p>
    <w:p w14:paraId="199B5322" w14:textId="153F6C4B" w:rsidR="76292805" w:rsidRPr="00461DEC" w:rsidRDefault="76292805" w:rsidP="00D837DC">
      <w:pPr>
        <w:jc w:val="both"/>
        <w:rPr>
          <w:rFonts w:ascii="Times New Roman" w:hAnsi="Times New Roman" w:cs="Times New Roman"/>
          <w:sz w:val="24"/>
          <w:szCs w:val="24"/>
        </w:rPr>
      </w:pPr>
      <w:r w:rsidRPr="00461DEC">
        <w:rPr>
          <w:rFonts w:ascii="Times New Roman" w:hAnsi="Times New Roman" w:cs="Times New Roman"/>
          <w:sz w:val="24"/>
          <w:szCs w:val="24"/>
        </w:rPr>
        <w:t>Although poorl</w:t>
      </w:r>
      <w:r w:rsidR="406CA3BE" w:rsidRPr="00461DEC">
        <w:rPr>
          <w:rFonts w:ascii="Times New Roman" w:hAnsi="Times New Roman" w:cs="Times New Roman"/>
          <w:sz w:val="24"/>
          <w:szCs w:val="24"/>
        </w:rPr>
        <w:t>y</w:t>
      </w:r>
      <w:r w:rsidRPr="00461DEC">
        <w:rPr>
          <w:rFonts w:ascii="Times New Roman" w:hAnsi="Times New Roman" w:cs="Times New Roman"/>
          <w:sz w:val="24"/>
          <w:szCs w:val="24"/>
        </w:rPr>
        <w:t xml:space="preserve"> elucidated, the mechanism of disease severity in diabetes mellitus patients may be connected to angiotensin-converting enzyme 2 (ACE2) and cytokine/chemokine gene expression.   Severe acute respiratory syndrome coronavirus-2 (SARS-CoV-2) uses the ACE2 receptor to enter host cells</w:t>
      </w:r>
      <w:r w:rsidR="00A82179">
        <w:rPr>
          <w:rFonts w:ascii="Times New Roman" w:hAnsi="Times New Roman" w:cs="Times New Roman"/>
          <w:sz w:val="24"/>
          <w:szCs w:val="24"/>
        </w:rPr>
        <w:fldChar w:fldCharType="begin">
          <w:fldData xml:space="preserve">PEVuZE5vdGU+PENpdGU+PEF1dGhvcj5HaGVibGF3aTwvQXV0aG9yPjxZZWFyPjIwMjA8L1llYXI+
PFJlY051bT4xMzwvUmVjTnVtPjxEaXNwbGF5VGV4dD48c3R5bGUgZmFjZT0ic3VwZXJzY3JpcHQi
PjEwPC9zdHlsZT48L0Rpc3BsYXlUZXh0PjxyZWNvcmQ+PHJlYy1udW1iZXI+MTM8L3JlYy1udW1i
ZXI+PGZvcmVpZ24ta2V5cz48a2V5IGFwcD0iRU4iIGRiLWlkPSJlcDAwZWUyem5mdnRleWVzMjVl
cHJ0NXZzd2V0ZHZ0dHR2ZjIiIHRpbWVzdGFtcD0iMTcwODgxMTQxMCI+MTM8L2tleT48L2ZvcmVp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A82179">
        <w:rPr>
          <w:rFonts w:ascii="Times New Roman" w:hAnsi="Times New Roman" w:cs="Times New Roman"/>
          <w:sz w:val="24"/>
          <w:szCs w:val="24"/>
        </w:rPr>
        <w:instrText xml:space="preserve"> ADDIN EN.CITE </w:instrText>
      </w:r>
      <w:r w:rsidR="00A82179">
        <w:rPr>
          <w:rFonts w:ascii="Times New Roman" w:hAnsi="Times New Roman" w:cs="Times New Roman"/>
          <w:sz w:val="24"/>
          <w:szCs w:val="24"/>
        </w:rPr>
        <w:fldChar w:fldCharType="begin">
          <w:fldData xml:space="preserve">PEVuZE5vdGU+PENpdGU+PEF1dGhvcj5HaGVibGF3aTwvQXV0aG9yPjxZZWFyPjIwMjA8L1llYXI+
PFJlY051bT4xMzwvUmVjTnVtPjxEaXNwbGF5VGV4dD48c3R5bGUgZmFjZT0ic3VwZXJzY3JpcHQi
PjEwPC9zdHlsZT48L0Rpc3BsYXlUZXh0PjxyZWNvcmQ+PHJlYy1udW1iZXI+MTM8L3JlYy1udW1i
ZXI+PGZvcmVpZ24ta2V5cz48a2V5IGFwcD0iRU4iIGRiLWlkPSJlcDAwZWUyem5mdnRleWVzMjVl
cHJ0NXZzd2V0ZHZ0dHR2ZjIiIHRpbWVzdGFtcD0iMTcwODgxMTQxMCI+MTM8L2tleT48L2ZvcmVp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A82179">
        <w:rPr>
          <w:rFonts w:ascii="Times New Roman" w:hAnsi="Times New Roman" w:cs="Times New Roman"/>
          <w:sz w:val="24"/>
          <w:szCs w:val="24"/>
        </w:rPr>
        <w:instrText xml:space="preserve"> ADDIN EN.CITE.DATA </w:instrText>
      </w:r>
      <w:r w:rsidR="00A82179">
        <w:rPr>
          <w:rFonts w:ascii="Times New Roman" w:hAnsi="Times New Roman" w:cs="Times New Roman"/>
          <w:sz w:val="24"/>
          <w:szCs w:val="24"/>
        </w:rPr>
      </w:r>
      <w:r w:rsidR="00A82179">
        <w:rPr>
          <w:rFonts w:ascii="Times New Roman" w:hAnsi="Times New Roman" w:cs="Times New Roman"/>
          <w:sz w:val="24"/>
          <w:szCs w:val="24"/>
        </w:rPr>
        <w:fldChar w:fldCharType="end"/>
      </w:r>
      <w:r w:rsidR="00A82179">
        <w:rPr>
          <w:rFonts w:ascii="Times New Roman" w:hAnsi="Times New Roman" w:cs="Times New Roman"/>
          <w:sz w:val="24"/>
          <w:szCs w:val="24"/>
        </w:rPr>
      </w:r>
      <w:r w:rsidR="00A82179">
        <w:rPr>
          <w:rFonts w:ascii="Times New Roman" w:hAnsi="Times New Roman" w:cs="Times New Roman"/>
          <w:sz w:val="24"/>
          <w:szCs w:val="24"/>
        </w:rPr>
        <w:fldChar w:fldCharType="separate"/>
      </w:r>
      <w:r w:rsidR="00A82179" w:rsidRPr="00A82179">
        <w:rPr>
          <w:rFonts w:ascii="Times New Roman" w:hAnsi="Times New Roman" w:cs="Times New Roman"/>
          <w:noProof/>
          <w:sz w:val="24"/>
          <w:szCs w:val="24"/>
          <w:vertAlign w:val="superscript"/>
        </w:rPr>
        <w:t>10</w:t>
      </w:r>
      <w:r w:rsidR="00A82179">
        <w:rPr>
          <w:rFonts w:ascii="Times New Roman" w:hAnsi="Times New Roman" w:cs="Times New Roman"/>
          <w:sz w:val="24"/>
          <w:szCs w:val="24"/>
        </w:rPr>
        <w:fldChar w:fldCharType="end"/>
      </w:r>
      <w:r w:rsidR="00C8292C">
        <w:rPr>
          <w:rFonts w:ascii="Times New Roman" w:hAnsi="Times New Roman" w:cs="Times New Roman"/>
          <w:sz w:val="24"/>
          <w:szCs w:val="24"/>
        </w:rPr>
        <w:t>.</w:t>
      </w:r>
      <w:r w:rsidRPr="00461DEC">
        <w:rPr>
          <w:rFonts w:ascii="Times New Roman" w:hAnsi="Times New Roman" w:cs="Times New Roman"/>
          <w:sz w:val="24"/>
          <w:szCs w:val="24"/>
        </w:rPr>
        <w:t xml:space="preserve"> Upon entry, there is a downregulation of surface ACE2 expression. Circulating angiotensin 2 (Ang-II) are elevated in COVID-19 patients compared to healthy controls providing evidence of renin-angiotensin system (RAS) imbalance in the disease</w:t>
      </w:r>
      <w:r w:rsidR="00A82179">
        <w:rPr>
          <w:rFonts w:ascii="Times New Roman" w:hAnsi="Times New Roman" w:cs="Times New Roman"/>
          <w:sz w:val="24"/>
          <w:szCs w:val="24"/>
        </w:rPr>
        <w:fldChar w:fldCharType="begin">
          <w:fldData xml:space="preserve">PEVuZE5vdGU+PENpdGU+PEF1dGhvcj5MaXU8L0F1dGhvcj48WWVhcj4yMDIwPC9ZZWFyPjxSZWNO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</w:fldData>
        </w:fldChar>
      </w:r>
      <w:r w:rsidR="00A82179">
        <w:rPr>
          <w:rFonts w:ascii="Times New Roman" w:hAnsi="Times New Roman" w:cs="Times New Roman"/>
          <w:sz w:val="24"/>
          <w:szCs w:val="24"/>
        </w:rPr>
        <w:instrText xml:space="preserve"> ADDIN EN.CITE </w:instrText>
      </w:r>
      <w:r w:rsidR="00A82179">
        <w:rPr>
          <w:rFonts w:ascii="Times New Roman" w:hAnsi="Times New Roman" w:cs="Times New Roman"/>
          <w:sz w:val="24"/>
          <w:szCs w:val="24"/>
        </w:rPr>
        <w:fldChar w:fldCharType="begin">
          <w:fldData xml:space="preserve">PEVuZE5vdGU+PENpdGU+PEF1dGhvcj5MaXU8L0F1dGhvcj48WWVhcj4yMDIwPC9ZZWFyPjxSZWNO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</w:fldData>
        </w:fldChar>
      </w:r>
      <w:r w:rsidR="00A82179">
        <w:rPr>
          <w:rFonts w:ascii="Times New Roman" w:hAnsi="Times New Roman" w:cs="Times New Roman"/>
          <w:sz w:val="24"/>
          <w:szCs w:val="24"/>
        </w:rPr>
        <w:instrText xml:space="preserve"> ADDIN EN.CITE.DATA </w:instrText>
      </w:r>
      <w:r w:rsidR="00A82179">
        <w:rPr>
          <w:rFonts w:ascii="Times New Roman" w:hAnsi="Times New Roman" w:cs="Times New Roman"/>
          <w:sz w:val="24"/>
          <w:szCs w:val="24"/>
        </w:rPr>
      </w:r>
      <w:r w:rsidR="00A82179">
        <w:rPr>
          <w:rFonts w:ascii="Times New Roman" w:hAnsi="Times New Roman" w:cs="Times New Roman"/>
          <w:sz w:val="24"/>
          <w:szCs w:val="24"/>
        </w:rPr>
        <w:fldChar w:fldCharType="end"/>
      </w:r>
      <w:r w:rsidR="00A82179">
        <w:rPr>
          <w:rFonts w:ascii="Times New Roman" w:hAnsi="Times New Roman" w:cs="Times New Roman"/>
          <w:sz w:val="24"/>
          <w:szCs w:val="24"/>
        </w:rPr>
      </w:r>
      <w:r w:rsidR="00A82179">
        <w:rPr>
          <w:rFonts w:ascii="Times New Roman" w:hAnsi="Times New Roman" w:cs="Times New Roman"/>
          <w:sz w:val="24"/>
          <w:szCs w:val="24"/>
        </w:rPr>
        <w:fldChar w:fldCharType="separate"/>
      </w:r>
      <w:r w:rsidR="00A82179" w:rsidRPr="00A82179">
        <w:rPr>
          <w:rFonts w:ascii="Times New Roman" w:hAnsi="Times New Roman" w:cs="Times New Roman"/>
          <w:noProof/>
          <w:sz w:val="24"/>
          <w:szCs w:val="24"/>
          <w:vertAlign w:val="superscript"/>
        </w:rPr>
        <w:t>11</w:t>
      </w:r>
      <w:r w:rsidR="00A82179">
        <w:rPr>
          <w:rFonts w:ascii="Times New Roman" w:hAnsi="Times New Roman" w:cs="Times New Roman"/>
          <w:sz w:val="24"/>
          <w:szCs w:val="24"/>
        </w:rPr>
        <w:fldChar w:fldCharType="end"/>
      </w:r>
      <w:r w:rsidR="00C8292C">
        <w:rPr>
          <w:rFonts w:ascii="Times New Roman" w:hAnsi="Times New Roman" w:cs="Times New Roman"/>
          <w:sz w:val="24"/>
          <w:szCs w:val="24"/>
        </w:rPr>
        <w:t>.</w:t>
      </w:r>
      <w:r w:rsidRPr="00461DEC">
        <w:rPr>
          <w:rFonts w:ascii="Times New Roman" w:hAnsi="Times New Roman" w:cs="Times New Roman"/>
          <w:sz w:val="24"/>
          <w:szCs w:val="24"/>
        </w:rPr>
        <w:t xml:space="preserve"> Increases in Ang-II leads to increases in a </w:t>
      </w:r>
      <w:proofErr w:type="spellStart"/>
      <w:r w:rsidRPr="00461DEC">
        <w:rPr>
          <w:rFonts w:ascii="Times New Roman" w:hAnsi="Times New Roman" w:cs="Times New Roman"/>
          <w:sz w:val="24"/>
          <w:szCs w:val="24"/>
        </w:rPr>
        <w:t>disintegrin</w:t>
      </w:r>
      <w:proofErr w:type="spellEnd"/>
      <w:r w:rsidRPr="00461DEC">
        <w:rPr>
          <w:rFonts w:ascii="Times New Roman" w:hAnsi="Times New Roman" w:cs="Times New Roman"/>
          <w:sz w:val="24"/>
          <w:szCs w:val="24"/>
        </w:rPr>
        <w:t xml:space="preserve"> and metalloproteinase 17 (ADAM17) activity and subsequent release of tumor necrosis factor α (TNF- α) and other inflammatory cytokines</w:t>
      </w:r>
      <w:r w:rsidR="00A82179">
        <w:rPr>
          <w:rFonts w:ascii="Times New Roman" w:hAnsi="Times New Roman" w:cs="Times New Roman"/>
          <w:sz w:val="24"/>
          <w:szCs w:val="24"/>
        </w:rPr>
        <w:fldChar w:fldCharType="begin">
          <w:fldData xml:space="preserve">PEVuZE5vdGU+PENpdGU+PEF1dGhvcj5HaGVibGF3aTwvQXV0aG9yPjxZZWFyPjIwMjA8L1llYXI+
PFJlY051bT4xMzwvUmVjTnVtPjxEaXNwbGF5VGV4dD48c3R5bGUgZmFjZT0ic3VwZXJzY3JpcHQi
PjEwPC9zdHlsZT48L0Rpc3BsYXlUZXh0PjxyZWNvcmQ+PHJlYy1udW1iZXI+MTM8L3JlYy1udW1i
ZXI+PGZvcmVpZ24ta2V5cz48a2V5IGFwcD0iRU4iIGRiLWlkPSJlcDAwZWUyem5mdnRleWVzMjVl
cHJ0NXZzd2V0ZHZ0dHR2ZjIiIHRpbWVzdGFtcD0iMTcwODgxMTQxMCI+MTM8L2tleT48L2ZvcmVp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A82179">
        <w:rPr>
          <w:rFonts w:ascii="Times New Roman" w:hAnsi="Times New Roman" w:cs="Times New Roman"/>
          <w:sz w:val="24"/>
          <w:szCs w:val="24"/>
        </w:rPr>
        <w:instrText xml:space="preserve"> ADDIN EN.CITE </w:instrText>
      </w:r>
      <w:r w:rsidR="00A82179">
        <w:rPr>
          <w:rFonts w:ascii="Times New Roman" w:hAnsi="Times New Roman" w:cs="Times New Roman"/>
          <w:sz w:val="24"/>
          <w:szCs w:val="24"/>
        </w:rPr>
        <w:fldChar w:fldCharType="begin">
          <w:fldData xml:space="preserve">PEVuZE5vdGU+PENpdGU+PEF1dGhvcj5HaGVibGF3aTwvQXV0aG9yPjxZZWFyPjIwMjA8L1llYXI+
PFJlY051bT4xMzwvUmVjTnVtPjxEaXNwbGF5VGV4dD48c3R5bGUgZmFjZT0ic3VwZXJzY3JpcHQi
PjEwPC9zdHlsZT48L0Rpc3BsYXlUZXh0PjxyZWNvcmQ+PHJlYy1udW1iZXI+MTM8L3JlYy1udW1i
ZXI+PGZvcmVpZ24ta2V5cz48a2V5IGFwcD0iRU4iIGRiLWlkPSJlcDAwZWUyem5mdnRleWVzMjVl
cHJ0NXZzd2V0ZHZ0dHR2ZjIiIHRpbWVzdGFtcD0iMTcwODgxMTQxMCI+MTM8L2tleT48L2ZvcmVp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A82179">
        <w:rPr>
          <w:rFonts w:ascii="Times New Roman" w:hAnsi="Times New Roman" w:cs="Times New Roman"/>
          <w:sz w:val="24"/>
          <w:szCs w:val="24"/>
        </w:rPr>
        <w:instrText xml:space="preserve"> ADDIN EN.CITE.DATA </w:instrText>
      </w:r>
      <w:r w:rsidR="00A82179">
        <w:rPr>
          <w:rFonts w:ascii="Times New Roman" w:hAnsi="Times New Roman" w:cs="Times New Roman"/>
          <w:sz w:val="24"/>
          <w:szCs w:val="24"/>
        </w:rPr>
      </w:r>
      <w:r w:rsidR="00A82179">
        <w:rPr>
          <w:rFonts w:ascii="Times New Roman" w:hAnsi="Times New Roman" w:cs="Times New Roman"/>
          <w:sz w:val="24"/>
          <w:szCs w:val="24"/>
        </w:rPr>
        <w:fldChar w:fldCharType="end"/>
      </w:r>
      <w:r w:rsidR="00A82179">
        <w:rPr>
          <w:rFonts w:ascii="Times New Roman" w:hAnsi="Times New Roman" w:cs="Times New Roman"/>
          <w:sz w:val="24"/>
          <w:szCs w:val="24"/>
        </w:rPr>
      </w:r>
      <w:r w:rsidR="00A82179">
        <w:rPr>
          <w:rFonts w:ascii="Times New Roman" w:hAnsi="Times New Roman" w:cs="Times New Roman"/>
          <w:sz w:val="24"/>
          <w:szCs w:val="24"/>
        </w:rPr>
        <w:fldChar w:fldCharType="separate"/>
      </w:r>
      <w:r w:rsidR="00A82179" w:rsidRPr="00A82179">
        <w:rPr>
          <w:rFonts w:ascii="Times New Roman" w:hAnsi="Times New Roman" w:cs="Times New Roman"/>
          <w:noProof/>
          <w:sz w:val="24"/>
          <w:szCs w:val="24"/>
          <w:vertAlign w:val="superscript"/>
        </w:rPr>
        <w:t>10</w:t>
      </w:r>
      <w:r w:rsidR="00A82179">
        <w:rPr>
          <w:rFonts w:ascii="Times New Roman" w:hAnsi="Times New Roman" w:cs="Times New Roman"/>
          <w:sz w:val="24"/>
          <w:szCs w:val="24"/>
        </w:rPr>
        <w:fldChar w:fldCharType="end"/>
      </w:r>
      <w:r w:rsidR="00C8292C">
        <w:rPr>
          <w:rFonts w:ascii="Times New Roman" w:hAnsi="Times New Roman" w:cs="Times New Roman"/>
          <w:sz w:val="24"/>
          <w:szCs w:val="24"/>
        </w:rPr>
        <w:t>.</w:t>
      </w:r>
      <w:r w:rsidRPr="00461DEC">
        <w:rPr>
          <w:rFonts w:ascii="Times New Roman" w:hAnsi="Times New Roman" w:cs="Times New Roman"/>
          <w:sz w:val="24"/>
          <w:szCs w:val="24"/>
        </w:rPr>
        <w:t xml:space="preserve"> Nuclear factor erythroid 2–related factor 2 (</w:t>
      </w:r>
      <w:r w:rsidR="00880B40" w:rsidRPr="00461DEC">
        <w:rPr>
          <w:rFonts w:ascii="Times New Roman" w:hAnsi="Times New Roman" w:cs="Times New Roman"/>
          <w:sz w:val="24"/>
          <w:szCs w:val="24"/>
        </w:rPr>
        <w:t>NRF2</w:t>
      </w:r>
      <w:r w:rsidRPr="00461DEC">
        <w:rPr>
          <w:rFonts w:ascii="Times New Roman" w:hAnsi="Times New Roman" w:cs="Times New Roman"/>
          <w:sz w:val="24"/>
          <w:szCs w:val="24"/>
        </w:rPr>
        <w:t xml:space="preserve">) and </w:t>
      </w:r>
      <w:r w:rsidR="00880B40" w:rsidRPr="00461DEC">
        <w:rPr>
          <w:rFonts w:ascii="Times New Roman" w:hAnsi="Times New Roman" w:cs="Times New Roman"/>
          <w:sz w:val="24"/>
          <w:szCs w:val="24"/>
        </w:rPr>
        <w:t xml:space="preserve">NRF2 </w:t>
      </w:r>
      <w:r w:rsidRPr="00461DEC">
        <w:rPr>
          <w:rFonts w:ascii="Times New Roman" w:hAnsi="Times New Roman" w:cs="Times New Roman"/>
          <w:sz w:val="24"/>
          <w:szCs w:val="24"/>
        </w:rPr>
        <w:t xml:space="preserve">related genes are regulators of cellular redox balance and are involved in the release of inflammatory cytokines and chemokines secondary to stress. </w:t>
      </w:r>
      <w:r w:rsidR="00880B40" w:rsidRPr="00461DEC">
        <w:rPr>
          <w:rFonts w:ascii="Times New Roman" w:hAnsi="Times New Roman" w:cs="Times New Roman"/>
          <w:sz w:val="24"/>
          <w:szCs w:val="24"/>
        </w:rPr>
        <w:t xml:space="preserve">NRF2 </w:t>
      </w:r>
      <w:r w:rsidRPr="00461DEC">
        <w:rPr>
          <w:rFonts w:ascii="Times New Roman" w:hAnsi="Times New Roman" w:cs="Times New Roman"/>
          <w:sz w:val="24"/>
          <w:szCs w:val="24"/>
        </w:rPr>
        <w:t xml:space="preserve">activation downregulated a variety of cytokines reported to be elevated in COVID-19 suggesting reduced </w:t>
      </w:r>
      <w:r w:rsidR="00880B40" w:rsidRPr="00461DEC">
        <w:rPr>
          <w:rFonts w:ascii="Times New Roman" w:hAnsi="Times New Roman" w:cs="Times New Roman"/>
          <w:sz w:val="24"/>
          <w:szCs w:val="24"/>
        </w:rPr>
        <w:t xml:space="preserve">NRF2 </w:t>
      </w:r>
      <w:r w:rsidRPr="00461DEC">
        <w:rPr>
          <w:rFonts w:ascii="Times New Roman" w:hAnsi="Times New Roman" w:cs="Times New Roman"/>
          <w:sz w:val="24"/>
          <w:szCs w:val="24"/>
        </w:rPr>
        <w:t>activity as a contributor to the “cytokine storm” seen in COVID-19</w:t>
      </w:r>
      <w:r w:rsidR="00A82179">
        <w:rPr>
          <w:rFonts w:ascii="Times New Roman" w:hAnsi="Times New Roman" w:cs="Times New Roman"/>
          <w:sz w:val="24"/>
          <w:szCs w:val="24"/>
        </w:rPr>
        <w:fldChar w:fldCharType="begin">
          <w:fldData xml:space="preserve">PEVuZE5vdGU+PENpdGU+PEF1dGhvcj5NY0NvcmQ8L0F1dGhvcj48WWVhcj4yMDIwPC9ZZWFyPjxS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</w:fldData>
        </w:fldChar>
      </w:r>
      <w:r w:rsidR="00A82179">
        <w:rPr>
          <w:rFonts w:ascii="Times New Roman" w:hAnsi="Times New Roman" w:cs="Times New Roman"/>
          <w:sz w:val="24"/>
          <w:szCs w:val="24"/>
        </w:rPr>
        <w:instrText xml:space="preserve"> ADDIN EN.CITE </w:instrText>
      </w:r>
      <w:r w:rsidR="00A82179">
        <w:rPr>
          <w:rFonts w:ascii="Times New Roman" w:hAnsi="Times New Roman" w:cs="Times New Roman"/>
          <w:sz w:val="24"/>
          <w:szCs w:val="24"/>
        </w:rPr>
        <w:fldChar w:fldCharType="begin">
          <w:fldData xml:space="preserve">PEVuZE5vdGU+PENpdGU+PEF1dGhvcj5NY0NvcmQ8L0F1dGhvcj48WWVhcj4yMDIwPC9ZZWFyPjxS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</w:fldData>
        </w:fldChar>
      </w:r>
      <w:r w:rsidR="00A82179">
        <w:rPr>
          <w:rFonts w:ascii="Times New Roman" w:hAnsi="Times New Roman" w:cs="Times New Roman"/>
          <w:sz w:val="24"/>
          <w:szCs w:val="24"/>
        </w:rPr>
        <w:instrText xml:space="preserve"> ADDIN EN.CITE.DATA </w:instrText>
      </w:r>
      <w:r w:rsidR="00A82179">
        <w:rPr>
          <w:rFonts w:ascii="Times New Roman" w:hAnsi="Times New Roman" w:cs="Times New Roman"/>
          <w:sz w:val="24"/>
          <w:szCs w:val="24"/>
        </w:rPr>
      </w:r>
      <w:r w:rsidR="00A82179">
        <w:rPr>
          <w:rFonts w:ascii="Times New Roman" w:hAnsi="Times New Roman" w:cs="Times New Roman"/>
          <w:sz w:val="24"/>
          <w:szCs w:val="24"/>
        </w:rPr>
        <w:fldChar w:fldCharType="end"/>
      </w:r>
      <w:r w:rsidR="00A82179">
        <w:rPr>
          <w:rFonts w:ascii="Times New Roman" w:hAnsi="Times New Roman" w:cs="Times New Roman"/>
          <w:sz w:val="24"/>
          <w:szCs w:val="24"/>
        </w:rPr>
      </w:r>
      <w:r w:rsidR="00A82179">
        <w:rPr>
          <w:rFonts w:ascii="Times New Roman" w:hAnsi="Times New Roman" w:cs="Times New Roman"/>
          <w:sz w:val="24"/>
          <w:szCs w:val="24"/>
        </w:rPr>
        <w:fldChar w:fldCharType="separate"/>
      </w:r>
      <w:r w:rsidR="00A82179" w:rsidRPr="00A82179">
        <w:rPr>
          <w:rFonts w:ascii="Times New Roman" w:hAnsi="Times New Roman" w:cs="Times New Roman"/>
          <w:noProof/>
          <w:sz w:val="24"/>
          <w:szCs w:val="24"/>
          <w:vertAlign w:val="superscript"/>
        </w:rPr>
        <w:t>12</w:t>
      </w:r>
      <w:r w:rsidR="00A82179">
        <w:rPr>
          <w:rFonts w:ascii="Times New Roman" w:hAnsi="Times New Roman" w:cs="Times New Roman"/>
          <w:sz w:val="24"/>
          <w:szCs w:val="24"/>
        </w:rPr>
        <w:fldChar w:fldCharType="end"/>
      </w:r>
      <w:r w:rsidR="00C8292C">
        <w:rPr>
          <w:rFonts w:ascii="Times New Roman" w:hAnsi="Times New Roman" w:cs="Times New Roman"/>
          <w:sz w:val="24"/>
          <w:szCs w:val="24"/>
        </w:rPr>
        <w:t>.</w:t>
      </w:r>
    </w:p>
    <w:p w14:paraId="76D1101F" w14:textId="3A3C890D" w:rsidR="76292805" w:rsidRPr="00461DEC" w:rsidRDefault="76292805" w:rsidP="00D837DC">
      <w:pPr>
        <w:jc w:val="both"/>
        <w:rPr>
          <w:rFonts w:ascii="Times New Roman" w:hAnsi="Times New Roman" w:cs="Times New Roman"/>
          <w:sz w:val="24"/>
          <w:szCs w:val="24"/>
        </w:rPr>
      </w:pPr>
      <w:r w:rsidRPr="00461DEC">
        <w:rPr>
          <w:rFonts w:ascii="Times New Roman" w:hAnsi="Times New Roman" w:cs="Times New Roman"/>
          <w:sz w:val="24"/>
          <w:szCs w:val="24"/>
        </w:rPr>
        <w:t>Chemokines are an important secretory protein responsible for immune signaling and have been implicated in a variety of lung pathologies. For example, CCL2 [chemokine (C-C motif) ligand 2; monocyte chemoattractant protein-1, (MCP-1)] and its receptor CCR2 are involved in monocyte/macrophage migration, Th2 cell polarization, and the production of TGF-β and procollagen in fibroblast cells</w:t>
      </w:r>
      <w:r w:rsidR="00A82179">
        <w:rPr>
          <w:rFonts w:ascii="Times New Roman" w:hAnsi="Times New Roman" w:cs="Times New Roman"/>
          <w:sz w:val="24"/>
          <w:szCs w:val="24"/>
        </w:rPr>
        <w:fldChar w:fldCharType="begin">
          <w:fldData xml:space="preserve">PEVuZE5vdGU+PENpdGU+PEF1dGhvcj5HaGFyYWVlLUtlcm1hbmk8L0F1dGhvcj48WWVhcj4xOTk2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</w:fldData>
        </w:fldChar>
      </w:r>
      <w:r w:rsidR="00A82179">
        <w:rPr>
          <w:rFonts w:ascii="Times New Roman" w:hAnsi="Times New Roman" w:cs="Times New Roman"/>
          <w:sz w:val="24"/>
          <w:szCs w:val="24"/>
        </w:rPr>
        <w:instrText xml:space="preserve"> ADDIN EN.CITE </w:instrText>
      </w:r>
      <w:r w:rsidR="00A82179">
        <w:rPr>
          <w:rFonts w:ascii="Times New Roman" w:hAnsi="Times New Roman" w:cs="Times New Roman"/>
          <w:sz w:val="24"/>
          <w:szCs w:val="24"/>
        </w:rPr>
        <w:fldChar w:fldCharType="begin">
          <w:fldData xml:space="preserve">PEVuZE5vdGU+PENpdGU+PEF1dGhvcj5HaGFyYWVlLUtlcm1hbmk8L0F1dGhvcj48WWVhcj4xOTk2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</w:fldData>
        </w:fldChar>
      </w:r>
      <w:r w:rsidR="00A82179">
        <w:rPr>
          <w:rFonts w:ascii="Times New Roman" w:hAnsi="Times New Roman" w:cs="Times New Roman"/>
          <w:sz w:val="24"/>
          <w:szCs w:val="24"/>
        </w:rPr>
        <w:instrText xml:space="preserve"> ADDIN EN.CITE.DATA </w:instrText>
      </w:r>
      <w:r w:rsidR="00A82179">
        <w:rPr>
          <w:rFonts w:ascii="Times New Roman" w:hAnsi="Times New Roman" w:cs="Times New Roman"/>
          <w:sz w:val="24"/>
          <w:szCs w:val="24"/>
        </w:rPr>
      </w:r>
      <w:r w:rsidR="00A82179">
        <w:rPr>
          <w:rFonts w:ascii="Times New Roman" w:hAnsi="Times New Roman" w:cs="Times New Roman"/>
          <w:sz w:val="24"/>
          <w:szCs w:val="24"/>
        </w:rPr>
        <w:fldChar w:fldCharType="end"/>
      </w:r>
      <w:r w:rsidR="00A82179">
        <w:rPr>
          <w:rFonts w:ascii="Times New Roman" w:hAnsi="Times New Roman" w:cs="Times New Roman"/>
          <w:sz w:val="24"/>
          <w:szCs w:val="24"/>
        </w:rPr>
      </w:r>
      <w:r w:rsidR="00A82179">
        <w:rPr>
          <w:rFonts w:ascii="Times New Roman" w:hAnsi="Times New Roman" w:cs="Times New Roman"/>
          <w:sz w:val="24"/>
          <w:szCs w:val="24"/>
        </w:rPr>
        <w:fldChar w:fldCharType="separate"/>
      </w:r>
      <w:r w:rsidR="00A82179" w:rsidRPr="00A82179">
        <w:rPr>
          <w:rFonts w:ascii="Times New Roman" w:hAnsi="Times New Roman" w:cs="Times New Roman"/>
          <w:noProof/>
          <w:sz w:val="24"/>
          <w:szCs w:val="24"/>
          <w:vertAlign w:val="superscript"/>
        </w:rPr>
        <w:t>13,14</w:t>
      </w:r>
      <w:r w:rsidR="00A82179">
        <w:rPr>
          <w:rFonts w:ascii="Times New Roman" w:hAnsi="Times New Roman" w:cs="Times New Roman"/>
          <w:sz w:val="24"/>
          <w:szCs w:val="24"/>
        </w:rPr>
        <w:fldChar w:fldCharType="end"/>
      </w:r>
      <w:r w:rsidR="00C8292C">
        <w:rPr>
          <w:rFonts w:ascii="Times New Roman" w:hAnsi="Times New Roman" w:cs="Times New Roman"/>
          <w:sz w:val="24"/>
          <w:szCs w:val="24"/>
        </w:rPr>
        <w:t>.</w:t>
      </w:r>
      <w:r w:rsidRPr="00461DEC">
        <w:rPr>
          <w:rFonts w:ascii="Times New Roman" w:hAnsi="Times New Roman" w:cs="Times New Roman"/>
          <w:sz w:val="24"/>
          <w:szCs w:val="24"/>
        </w:rPr>
        <w:t xml:space="preserve"> This chemokine is associated with acute respiratory distress syndrome and pulmonary fibrosis</w:t>
      </w:r>
      <w:r w:rsidR="00A82179">
        <w:rPr>
          <w:rFonts w:ascii="Times New Roman" w:hAnsi="Times New Roman" w:cs="Times New Roman"/>
          <w:sz w:val="24"/>
          <w:szCs w:val="24"/>
        </w:rPr>
        <w:fldChar w:fldCharType="begin"/>
      </w:r>
      <w:r w:rsidR="00A82179">
        <w:rPr>
          <w:rFonts w:ascii="Times New Roman" w:hAnsi="Times New Roman" w:cs="Times New Roman"/>
          <w:sz w:val="24"/>
          <w:szCs w:val="24"/>
        </w:rPr>
        <w:instrText xml:space="preserve"> ADDIN EN.CITE &lt;EndNote&gt;&lt;Cite&gt;&lt;Author&gt;Rose&lt;/Author&gt;&lt;Year&gt;2003&lt;/Year&gt;&lt;RecNum&gt;18&lt;/RecNum&gt;&lt;DisplayText&gt;&lt;style face="superscript"&gt;15&lt;/style&gt;&lt;/DisplayText&gt;&lt;record&gt;&lt;rec-number&gt;18&lt;/rec-number&gt;&lt;foreign-keys&gt;&lt;key app="EN" db-id="ep00ee2znfvteyes25eprt5vswetdvtttvf2" timestamp="1708811536"&gt;18&lt;/key&gt;&lt;/foreign-keys&gt;&lt;ref-type name="Journal Article"&gt;17&lt;/ref-type&gt;&lt;contributors&gt;&lt;authors&gt;&lt;author&gt;Rose, C. E., Jr.&lt;/author&gt;&lt;author&gt;Sung, S. S.&lt;/author&gt;&lt;author&gt;Fu, S. M.&lt;/author&gt;&lt;/authors&gt;&lt;/contributors&gt;&lt;auth-address&gt;Division of Pulmunory and Critical Care Medicine and the Division of Rheumatology and Immunology, University of Virginia School of Medicine, Charlottesville, VA 22908, USA. CER@VIRGINIA.EDU&lt;/auth-address&gt;&lt;titles&gt;&lt;title&gt;Significant involvement of CCL2 (MCP-1) in inflammatory disorders of the lung&lt;/title&gt;&lt;secondary-title&gt;Microcirculation&lt;/secondary-title&gt;&lt;/titles&gt;&lt;periodical&gt;&lt;full-title&gt;Microcirculation&lt;/full-title&gt;&lt;/periodical&gt;&lt;pages&gt;273-88&lt;/pages&gt;&lt;volume&gt;10&lt;/volume&gt;&lt;number&gt;3-4&lt;/number&gt;&lt;keywords&gt;&lt;keyword&gt;Animals&lt;/keyword&gt;&lt;keyword&gt;Asthma/etiology/metabolism&lt;/keyword&gt;&lt;keyword&gt;Bronchiolitis Obliterans/etiology/metabolism&lt;/keyword&gt;&lt;keyword&gt;Chemokine CCL2/*metabolism&lt;/keyword&gt;&lt;keyword&gt;Humans&lt;/keyword&gt;&lt;keyword&gt;Hypersensitivity/complications&lt;/keyword&gt;&lt;keyword&gt;Inflammation/metabolism&lt;/keyword&gt;&lt;keyword&gt;Lung/metabolism&lt;/keyword&gt;&lt;keyword&gt;Lung Diseases/*metabolism&lt;/keyword&gt;&lt;keyword&gt;Lung Transplantation/adverse effects&lt;/keyword&gt;&lt;keyword&gt;Pulmonary Fibrosis/metabolism&lt;/keyword&gt;&lt;keyword&gt;Respiratory Distress Syndrome/metabolism&lt;/keyword&gt;&lt;/keywords&gt;&lt;dates&gt;&lt;year&gt;2003&lt;/year&gt;&lt;pub-dates&gt;&lt;date&gt;Jun&lt;/date&gt;&lt;/pub-dates&gt;&lt;/dates&gt;&lt;isbn&gt;1073-9688 (Print)&amp;#xD;1073-9688 (Linking)&lt;/isbn&gt;&lt;accession-num&gt;12851645&lt;/accession-num&gt;&lt;urls&gt;&lt;related-urls&gt;&lt;url&gt;https://www.ncbi.nlm.nih.gov/pubmed/12851645&lt;/url&gt;&lt;/related-urls&gt;&lt;/urls&gt;&lt;electronic-resource-num&gt;10.1038/sj.mn.7800193&lt;/electronic-resource-num&gt;&lt;remote-database-name&gt;Medline&lt;/remote-database-name&gt;&lt;remote-database-provider&gt;NLM&lt;/remote-database-provider&gt;&lt;/record&gt;&lt;/Cite&gt;&lt;/EndNote&gt;</w:instrText>
      </w:r>
      <w:r w:rsidR="00A82179">
        <w:rPr>
          <w:rFonts w:ascii="Times New Roman" w:hAnsi="Times New Roman" w:cs="Times New Roman"/>
          <w:sz w:val="24"/>
          <w:szCs w:val="24"/>
        </w:rPr>
        <w:fldChar w:fldCharType="separate"/>
      </w:r>
      <w:r w:rsidR="00A82179" w:rsidRPr="00A82179">
        <w:rPr>
          <w:rFonts w:ascii="Times New Roman" w:hAnsi="Times New Roman" w:cs="Times New Roman"/>
          <w:noProof/>
          <w:sz w:val="24"/>
          <w:szCs w:val="24"/>
          <w:vertAlign w:val="superscript"/>
        </w:rPr>
        <w:t>15</w:t>
      </w:r>
      <w:r w:rsidR="00A82179">
        <w:rPr>
          <w:rFonts w:ascii="Times New Roman" w:hAnsi="Times New Roman" w:cs="Times New Roman"/>
          <w:sz w:val="24"/>
          <w:szCs w:val="24"/>
        </w:rPr>
        <w:fldChar w:fldCharType="end"/>
      </w:r>
      <w:r w:rsidRPr="00461DEC">
        <w:rPr>
          <w:rFonts w:ascii="Times New Roman" w:hAnsi="Times New Roman" w:cs="Times New Roman"/>
          <w:sz w:val="24"/>
          <w:szCs w:val="24"/>
        </w:rPr>
        <w:t xml:space="preserve"> – both observed in COVID-19. CCL2 elevation has also been found to be associated with severe SARS-CoV</w:t>
      </w:r>
      <w:r w:rsidR="00A82179">
        <w:rPr>
          <w:rFonts w:ascii="Times New Roman" w:hAnsi="Times New Roman" w:cs="Times New Roman"/>
          <w:sz w:val="24"/>
          <w:szCs w:val="24"/>
        </w:rPr>
        <w:fldChar w:fldCharType="begin">
          <w:fldData xml:space="preserve">PEVuZE5vdGU+PENpdGU+PEF1dGhvcj5DaGVuPC9BdXRob3I+PFllYXI+MjAxMDwvWWVhcj48UmVj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</w:fldData>
        </w:fldChar>
      </w:r>
      <w:r w:rsidR="00A82179">
        <w:rPr>
          <w:rFonts w:ascii="Times New Roman" w:hAnsi="Times New Roman" w:cs="Times New Roman"/>
          <w:sz w:val="24"/>
          <w:szCs w:val="24"/>
        </w:rPr>
        <w:instrText xml:space="preserve"> ADDIN EN.CITE </w:instrText>
      </w:r>
      <w:r w:rsidR="00A82179">
        <w:rPr>
          <w:rFonts w:ascii="Times New Roman" w:hAnsi="Times New Roman" w:cs="Times New Roman"/>
          <w:sz w:val="24"/>
          <w:szCs w:val="24"/>
        </w:rPr>
        <w:fldChar w:fldCharType="begin">
          <w:fldData xml:space="preserve">PEVuZE5vdGU+PENpdGU+PEF1dGhvcj5DaGVuPC9BdXRob3I+PFllYXI+MjAxMDwvWWVhcj48UmVj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</w:fldData>
        </w:fldChar>
      </w:r>
      <w:r w:rsidR="00A82179">
        <w:rPr>
          <w:rFonts w:ascii="Times New Roman" w:hAnsi="Times New Roman" w:cs="Times New Roman"/>
          <w:sz w:val="24"/>
          <w:szCs w:val="24"/>
        </w:rPr>
        <w:instrText xml:space="preserve"> ADDIN EN.CITE.DATA </w:instrText>
      </w:r>
      <w:r w:rsidR="00A82179">
        <w:rPr>
          <w:rFonts w:ascii="Times New Roman" w:hAnsi="Times New Roman" w:cs="Times New Roman"/>
          <w:sz w:val="24"/>
          <w:szCs w:val="24"/>
        </w:rPr>
      </w:r>
      <w:r w:rsidR="00A82179">
        <w:rPr>
          <w:rFonts w:ascii="Times New Roman" w:hAnsi="Times New Roman" w:cs="Times New Roman"/>
          <w:sz w:val="24"/>
          <w:szCs w:val="24"/>
        </w:rPr>
        <w:fldChar w:fldCharType="end"/>
      </w:r>
      <w:r w:rsidR="00A82179">
        <w:rPr>
          <w:rFonts w:ascii="Times New Roman" w:hAnsi="Times New Roman" w:cs="Times New Roman"/>
          <w:sz w:val="24"/>
          <w:szCs w:val="24"/>
        </w:rPr>
      </w:r>
      <w:r w:rsidR="00A82179">
        <w:rPr>
          <w:rFonts w:ascii="Times New Roman" w:hAnsi="Times New Roman" w:cs="Times New Roman"/>
          <w:sz w:val="24"/>
          <w:szCs w:val="24"/>
        </w:rPr>
        <w:fldChar w:fldCharType="separate"/>
      </w:r>
      <w:r w:rsidR="00A82179" w:rsidRPr="00A82179">
        <w:rPr>
          <w:rFonts w:ascii="Times New Roman" w:hAnsi="Times New Roman" w:cs="Times New Roman"/>
          <w:noProof/>
          <w:sz w:val="24"/>
          <w:szCs w:val="24"/>
          <w:vertAlign w:val="superscript"/>
        </w:rPr>
        <w:t>16</w:t>
      </w:r>
      <w:r w:rsidR="00A82179">
        <w:rPr>
          <w:rFonts w:ascii="Times New Roman" w:hAnsi="Times New Roman" w:cs="Times New Roman"/>
          <w:sz w:val="24"/>
          <w:szCs w:val="24"/>
        </w:rPr>
        <w:fldChar w:fldCharType="end"/>
      </w:r>
      <w:r w:rsidR="00C8292C">
        <w:rPr>
          <w:rFonts w:ascii="Times New Roman" w:hAnsi="Times New Roman" w:cs="Times New Roman"/>
          <w:sz w:val="24"/>
          <w:szCs w:val="24"/>
        </w:rPr>
        <w:t>.</w:t>
      </w:r>
      <w:r w:rsidRPr="00461DEC">
        <w:rPr>
          <w:rFonts w:ascii="Times New Roman" w:hAnsi="Times New Roman" w:cs="Times New Roman"/>
          <w:sz w:val="24"/>
          <w:szCs w:val="24"/>
        </w:rPr>
        <w:t xml:space="preserve"> A variety of chemokines have been reported to </w:t>
      </w:r>
      <w:r w:rsidRPr="00461DEC">
        <w:rPr>
          <w:rFonts w:ascii="Times New Roman" w:hAnsi="Times New Roman" w:cs="Times New Roman"/>
          <w:sz w:val="24"/>
          <w:szCs w:val="24"/>
        </w:rPr>
        <w:lastRenderedPageBreak/>
        <w:t xml:space="preserve">be elevated in COVID-19 infection, but there has not been an evaluation of differential patterns of expression in individuals with and without </w:t>
      </w:r>
      <w:r w:rsidR="2BB1A475" w:rsidRPr="00461DEC">
        <w:rPr>
          <w:rFonts w:ascii="Times New Roman" w:hAnsi="Times New Roman" w:cs="Times New Roman"/>
          <w:sz w:val="24"/>
          <w:szCs w:val="24"/>
        </w:rPr>
        <w:t>diabetes</w:t>
      </w:r>
      <w:r w:rsidR="00A82179">
        <w:rPr>
          <w:rFonts w:ascii="Times New Roman" w:hAnsi="Times New Roman" w:cs="Times New Roman"/>
          <w:sz w:val="24"/>
          <w:szCs w:val="24"/>
        </w:rPr>
        <w:fldChar w:fldCharType="begin">
          <w:fldData xml:space="preserve">PEVuZE5vdGU+PENpdGU+PEF1dGhvcj5XdTwvQXV0aG9yPjxZZWFyPjIwMjA8L1llYXI+PFJlY051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</w:fldData>
        </w:fldChar>
      </w:r>
      <w:r w:rsidR="00A82179">
        <w:rPr>
          <w:rFonts w:ascii="Times New Roman" w:hAnsi="Times New Roman" w:cs="Times New Roman"/>
          <w:sz w:val="24"/>
          <w:szCs w:val="24"/>
        </w:rPr>
        <w:instrText xml:space="preserve"> ADDIN EN.CITE </w:instrText>
      </w:r>
      <w:r w:rsidR="00A82179">
        <w:rPr>
          <w:rFonts w:ascii="Times New Roman" w:hAnsi="Times New Roman" w:cs="Times New Roman"/>
          <w:sz w:val="24"/>
          <w:szCs w:val="24"/>
        </w:rPr>
        <w:fldChar w:fldCharType="begin">
          <w:fldData xml:space="preserve">PEVuZE5vdGU+PENpdGU+PEF1dGhvcj5XdTwvQXV0aG9yPjxZZWFyPjIwMjA8L1llYXI+PFJlY051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</w:fldData>
        </w:fldChar>
      </w:r>
      <w:r w:rsidR="00A82179">
        <w:rPr>
          <w:rFonts w:ascii="Times New Roman" w:hAnsi="Times New Roman" w:cs="Times New Roman"/>
          <w:sz w:val="24"/>
          <w:szCs w:val="24"/>
        </w:rPr>
        <w:instrText xml:space="preserve"> ADDIN EN.CITE.DATA </w:instrText>
      </w:r>
      <w:r w:rsidR="00A82179">
        <w:rPr>
          <w:rFonts w:ascii="Times New Roman" w:hAnsi="Times New Roman" w:cs="Times New Roman"/>
          <w:sz w:val="24"/>
          <w:szCs w:val="24"/>
        </w:rPr>
      </w:r>
      <w:r w:rsidR="00A82179">
        <w:rPr>
          <w:rFonts w:ascii="Times New Roman" w:hAnsi="Times New Roman" w:cs="Times New Roman"/>
          <w:sz w:val="24"/>
          <w:szCs w:val="24"/>
        </w:rPr>
        <w:fldChar w:fldCharType="end"/>
      </w:r>
      <w:r w:rsidR="00A82179">
        <w:rPr>
          <w:rFonts w:ascii="Times New Roman" w:hAnsi="Times New Roman" w:cs="Times New Roman"/>
          <w:sz w:val="24"/>
          <w:szCs w:val="24"/>
        </w:rPr>
      </w:r>
      <w:r w:rsidR="00A82179">
        <w:rPr>
          <w:rFonts w:ascii="Times New Roman" w:hAnsi="Times New Roman" w:cs="Times New Roman"/>
          <w:sz w:val="24"/>
          <w:szCs w:val="24"/>
        </w:rPr>
        <w:fldChar w:fldCharType="separate"/>
      </w:r>
      <w:r w:rsidR="00A82179" w:rsidRPr="00A82179">
        <w:rPr>
          <w:rFonts w:ascii="Times New Roman" w:hAnsi="Times New Roman" w:cs="Times New Roman"/>
          <w:noProof/>
          <w:sz w:val="24"/>
          <w:szCs w:val="24"/>
          <w:vertAlign w:val="superscript"/>
        </w:rPr>
        <w:t>17</w:t>
      </w:r>
      <w:r w:rsidR="00A82179">
        <w:rPr>
          <w:rFonts w:ascii="Times New Roman" w:hAnsi="Times New Roman" w:cs="Times New Roman"/>
          <w:sz w:val="24"/>
          <w:szCs w:val="24"/>
        </w:rPr>
        <w:fldChar w:fldCharType="end"/>
      </w:r>
      <w:r w:rsidR="00C8292C">
        <w:rPr>
          <w:rFonts w:ascii="Times New Roman" w:hAnsi="Times New Roman" w:cs="Times New Roman"/>
          <w:sz w:val="24"/>
          <w:szCs w:val="24"/>
        </w:rPr>
        <w:t>.</w:t>
      </w:r>
    </w:p>
    <w:p w14:paraId="4D646E1F" w14:textId="77777777" w:rsidR="00D837DC" w:rsidRPr="00461DEC" w:rsidRDefault="00D837DC" w:rsidP="00D837DC">
      <w:pPr>
        <w:jc w:val="both"/>
        <w:rPr>
          <w:rFonts w:ascii="Times New Roman" w:hAnsi="Times New Roman" w:cs="Times New Roman"/>
          <w:sz w:val="24"/>
          <w:szCs w:val="24"/>
        </w:rPr>
      </w:pPr>
      <w:r w:rsidRPr="00461DEC">
        <w:rPr>
          <w:rFonts w:ascii="Times New Roman" w:hAnsi="Times New Roman" w:cs="Times New Roman"/>
          <w:sz w:val="24"/>
          <w:szCs w:val="24"/>
        </w:rPr>
        <w:t>The purpose of this study was to evaluate biomarker and gene expression patterns in individuals hospitalized with diabetes mellitus infected with SARS-CoV-2.  In addition, the relationship between these patterns and disease severity was examined.</w:t>
      </w:r>
    </w:p>
    <w:p w14:paraId="20E174A7" w14:textId="77777777" w:rsidR="00807DD3" w:rsidRPr="002F2E49" w:rsidRDefault="00D33FD6">
      <w:pPr>
        <w:pStyle w:val="Heading1"/>
        <w:rPr>
          <w:rFonts w:ascii="Times New Roman" w:hAnsi="Times New Roman" w:cs="Times New Roman"/>
          <w:color w:val="auto"/>
          <w:sz w:val="24"/>
          <w:szCs w:val="24"/>
        </w:rPr>
      </w:pPr>
      <w:bookmarkStart w:id="2" w:name="_Toc159255868"/>
      <w:r w:rsidRPr="002F2E49">
        <w:rPr>
          <w:rFonts w:ascii="Times New Roman" w:hAnsi="Times New Roman" w:cs="Times New Roman"/>
          <w:color w:val="auto"/>
          <w:sz w:val="24"/>
          <w:szCs w:val="24"/>
        </w:rPr>
        <w:t>Methods</w:t>
      </w:r>
      <w:bookmarkEnd w:id="2"/>
    </w:p>
    <w:p w14:paraId="0444F8E6" w14:textId="77777777" w:rsidR="00DD602B" w:rsidRPr="002F2E49" w:rsidRDefault="00D33FD6" w:rsidP="00D837DC">
      <w:pPr>
        <w:jc w:val="both"/>
        <w:rPr>
          <w:rFonts w:ascii="Times New Roman" w:hAnsi="Times New Roman" w:cs="Times New Roman"/>
          <w:color w:val="2F5496" w:themeColor="accent1" w:themeShade="BF"/>
          <w:sz w:val="24"/>
          <w:szCs w:val="24"/>
        </w:rPr>
      </w:pPr>
      <w:bookmarkStart w:id="3" w:name="_Toc159255869"/>
      <w:r w:rsidRPr="002F2E49">
        <w:rPr>
          <w:rStyle w:val="Heading2Char"/>
          <w:rFonts w:ascii="Times New Roman" w:hAnsi="Times New Roman" w:cs="Times New Roman"/>
          <w:sz w:val="24"/>
          <w:szCs w:val="24"/>
        </w:rPr>
        <w:t>Data source and</w:t>
      </w:r>
      <w:r w:rsidR="002F2E49" w:rsidRPr="002F2E49">
        <w:rPr>
          <w:rStyle w:val="Heading2Char"/>
          <w:rFonts w:ascii="Times New Roman" w:hAnsi="Times New Roman" w:cs="Times New Roman"/>
          <w:sz w:val="24"/>
          <w:szCs w:val="24"/>
        </w:rPr>
        <w:t xml:space="preserve"> </w:t>
      </w:r>
      <w:r w:rsidRPr="002F2E49">
        <w:rPr>
          <w:rStyle w:val="Heading2Char"/>
          <w:rFonts w:ascii="Times New Roman" w:hAnsi="Times New Roman" w:cs="Times New Roman"/>
          <w:sz w:val="24"/>
          <w:szCs w:val="24"/>
        </w:rPr>
        <w:t>sample collection</w:t>
      </w:r>
      <w:bookmarkEnd w:id="3"/>
    </w:p>
    <w:p w14:paraId="650D34F1" w14:textId="20F9750B" w:rsidR="75E9478B" w:rsidRPr="00461DEC" w:rsidRDefault="75E9478B" w:rsidP="00D837DC">
      <w:pPr>
        <w:jc w:val="both"/>
        <w:rPr>
          <w:rFonts w:ascii="Times New Roman" w:hAnsi="Times New Roman" w:cs="Times New Roman"/>
          <w:sz w:val="24"/>
          <w:szCs w:val="24"/>
        </w:rPr>
      </w:pPr>
      <w:r w:rsidRPr="00461DEC">
        <w:rPr>
          <w:rFonts w:ascii="Times New Roman" w:hAnsi="Times New Roman" w:cs="Times New Roman"/>
          <w:sz w:val="24"/>
          <w:szCs w:val="24"/>
        </w:rPr>
        <w:t>We performed a single-center, IRB-approved, cohort</w:t>
      </w:r>
      <w:r w:rsidR="002F2E49">
        <w:rPr>
          <w:rFonts w:ascii="Times New Roman" w:hAnsi="Times New Roman" w:cs="Times New Roman"/>
          <w:sz w:val="24"/>
          <w:szCs w:val="24"/>
        </w:rPr>
        <w:t xml:space="preserve"> </w:t>
      </w:r>
      <w:r w:rsidR="0898D896" w:rsidRPr="00461DEC">
        <w:rPr>
          <w:rFonts w:ascii="Times New Roman" w:hAnsi="Times New Roman" w:cs="Times New Roman"/>
          <w:sz w:val="24"/>
          <w:szCs w:val="24"/>
        </w:rPr>
        <w:t>study</w:t>
      </w:r>
      <w:r w:rsidRPr="00461DEC">
        <w:rPr>
          <w:rFonts w:ascii="Times New Roman" w:hAnsi="Times New Roman" w:cs="Times New Roman"/>
          <w:sz w:val="24"/>
          <w:szCs w:val="24"/>
        </w:rPr>
        <w:t xml:space="preserve"> using data </w:t>
      </w:r>
      <w:r w:rsidR="19B9DE25" w:rsidRPr="00461DEC">
        <w:rPr>
          <w:rFonts w:ascii="Times New Roman" w:hAnsi="Times New Roman" w:cs="Times New Roman"/>
          <w:sz w:val="24"/>
          <w:szCs w:val="24"/>
        </w:rPr>
        <w:t xml:space="preserve">from electronic health records </w:t>
      </w:r>
      <w:r w:rsidR="00A44EC5" w:rsidRPr="00461DEC">
        <w:rPr>
          <w:rFonts w:ascii="Times New Roman" w:hAnsi="Times New Roman" w:cs="Times New Roman"/>
          <w:sz w:val="24"/>
          <w:szCs w:val="24"/>
        </w:rPr>
        <w:t xml:space="preserve">and </w:t>
      </w:r>
      <w:proofErr w:type="gramStart"/>
      <w:r w:rsidR="00A44EC5" w:rsidRPr="00461DEC">
        <w:rPr>
          <w:rFonts w:ascii="Times New Roman" w:hAnsi="Times New Roman" w:cs="Times New Roman"/>
          <w:sz w:val="24"/>
          <w:szCs w:val="24"/>
        </w:rPr>
        <w:t>left over</w:t>
      </w:r>
      <w:proofErr w:type="gramEnd"/>
      <w:r w:rsidR="00A44EC5" w:rsidRPr="00461DEC">
        <w:rPr>
          <w:rFonts w:ascii="Times New Roman" w:hAnsi="Times New Roman" w:cs="Times New Roman"/>
          <w:sz w:val="24"/>
          <w:szCs w:val="24"/>
        </w:rPr>
        <w:t xml:space="preserve"> clinical specimens </w:t>
      </w:r>
      <w:r w:rsidR="19B9DE25" w:rsidRPr="00461DEC">
        <w:rPr>
          <w:rFonts w:ascii="Times New Roman" w:hAnsi="Times New Roman" w:cs="Times New Roman"/>
          <w:sz w:val="24"/>
          <w:szCs w:val="24"/>
        </w:rPr>
        <w:t>at a large community medical center.</w:t>
      </w:r>
      <w:r w:rsidR="00A82179">
        <w:rPr>
          <w:rFonts w:ascii="Times New Roman" w:hAnsi="Times New Roman" w:cs="Times New Roman"/>
          <w:sz w:val="24"/>
          <w:szCs w:val="24"/>
        </w:rPr>
        <w:t xml:space="preserve"> </w:t>
      </w:r>
      <w:r w:rsidR="00D33FD6" w:rsidRPr="00D33FD6">
        <w:rPr>
          <w:rFonts w:ascii="Times New Roman" w:hAnsi="Times New Roman" w:cs="Times New Roman"/>
          <w:sz w:val="24"/>
          <w:szCs w:val="24"/>
        </w:rPr>
        <w:t>All subjects 18 years of age or older with remnant clinical blood specimens within 48 hours of hospital admission were eligible for inclusion.</w:t>
      </w:r>
      <w:r w:rsidR="00A82179">
        <w:rPr>
          <w:rFonts w:ascii="Times New Roman" w:hAnsi="Times New Roman" w:cs="Times New Roman"/>
          <w:sz w:val="24"/>
          <w:szCs w:val="24"/>
        </w:rPr>
        <w:t xml:space="preserve"> </w:t>
      </w:r>
      <w:r w:rsidR="00A44EC5" w:rsidRPr="00461DEC">
        <w:rPr>
          <w:rFonts w:ascii="Times New Roman" w:hAnsi="Times New Roman" w:cs="Times New Roman"/>
          <w:sz w:val="24"/>
          <w:szCs w:val="24"/>
        </w:rPr>
        <w:t xml:space="preserve">Pregnant patients and those discharged directly from the Emergency Department were excluded.  For each patient, an aliquot of whole blood sample collected in an EDTA tube (500 </w:t>
      </w:r>
      <w:proofErr w:type="spellStart"/>
      <w:r w:rsidR="00A44EC5" w:rsidRPr="00461DEC">
        <w:rPr>
          <w:rFonts w:ascii="Times New Roman" w:hAnsi="Times New Roman" w:cs="Times New Roman"/>
          <w:sz w:val="24"/>
          <w:szCs w:val="24"/>
        </w:rPr>
        <w:t>uL</w:t>
      </w:r>
      <w:proofErr w:type="spellEnd"/>
      <w:r w:rsidR="00A44EC5" w:rsidRPr="00461DEC">
        <w:rPr>
          <w:rFonts w:ascii="Times New Roman" w:hAnsi="Times New Roman" w:cs="Times New Roman"/>
          <w:sz w:val="24"/>
          <w:szCs w:val="24"/>
        </w:rPr>
        <w:t xml:space="preserve"> per </w:t>
      </w:r>
      <w:proofErr w:type="gramStart"/>
      <w:r w:rsidR="00A44EC5" w:rsidRPr="00461DEC">
        <w:rPr>
          <w:rFonts w:ascii="Times New Roman" w:hAnsi="Times New Roman" w:cs="Times New Roman"/>
          <w:sz w:val="24"/>
          <w:szCs w:val="24"/>
        </w:rPr>
        <w:t>sample)was</w:t>
      </w:r>
      <w:proofErr w:type="gramEnd"/>
      <w:r w:rsidR="00A44EC5" w:rsidRPr="00461DEC">
        <w:rPr>
          <w:rFonts w:ascii="Times New Roman" w:hAnsi="Times New Roman" w:cs="Times New Roman"/>
          <w:sz w:val="24"/>
          <w:szCs w:val="24"/>
        </w:rPr>
        <w:t xml:space="preserve"> mixed with 1.3 mL of </w:t>
      </w:r>
      <w:proofErr w:type="spellStart"/>
      <w:r w:rsidR="00A44EC5" w:rsidRPr="00461DEC">
        <w:rPr>
          <w:rFonts w:ascii="Times New Roman" w:hAnsi="Times New Roman" w:cs="Times New Roman"/>
          <w:sz w:val="24"/>
          <w:szCs w:val="24"/>
        </w:rPr>
        <w:t>RNALater</w:t>
      </w:r>
      <w:proofErr w:type="spellEnd"/>
      <w:r w:rsidR="00A44EC5" w:rsidRPr="00461DEC">
        <w:rPr>
          <w:rFonts w:ascii="Times New Roman" w:hAnsi="Times New Roman" w:cs="Times New Roman"/>
          <w:sz w:val="24"/>
          <w:szCs w:val="24"/>
        </w:rPr>
        <w:t xml:space="preserve">.  The remaining whole blood was centrifuged at 3000 x </w:t>
      </w:r>
      <w:r w:rsidR="00D33FD6" w:rsidRPr="00D33FD6">
        <w:rPr>
          <w:rFonts w:ascii="Times New Roman" w:hAnsi="Times New Roman" w:cs="Times New Roman"/>
          <w:i/>
          <w:sz w:val="24"/>
          <w:szCs w:val="24"/>
        </w:rPr>
        <w:t>G</w:t>
      </w:r>
      <w:r w:rsidR="00A44EC5" w:rsidRPr="00461DEC">
        <w:rPr>
          <w:rFonts w:ascii="Times New Roman" w:hAnsi="Times New Roman" w:cs="Times New Roman"/>
          <w:sz w:val="24"/>
          <w:szCs w:val="24"/>
        </w:rPr>
        <w:t xml:space="preserve"> for 10 minutes</w:t>
      </w:r>
      <w:r w:rsidR="00107F63" w:rsidRPr="00461DEC">
        <w:rPr>
          <w:rFonts w:ascii="Times New Roman" w:hAnsi="Times New Roman" w:cs="Times New Roman"/>
          <w:sz w:val="24"/>
          <w:szCs w:val="24"/>
        </w:rPr>
        <w:t>,</w:t>
      </w:r>
      <w:r w:rsidR="00A44EC5" w:rsidRPr="00461DEC">
        <w:rPr>
          <w:rFonts w:ascii="Times New Roman" w:hAnsi="Times New Roman" w:cs="Times New Roman"/>
          <w:sz w:val="24"/>
          <w:szCs w:val="24"/>
        </w:rPr>
        <w:t xml:space="preserve"> and plasma was drawn off.  All samples were stored at -80°C until analysis.</w:t>
      </w:r>
    </w:p>
    <w:p w14:paraId="46B4F3E4" w14:textId="77777777" w:rsidR="00807DD3" w:rsidRDefault="00D33FD6">
      <w:pPr>
        <w:pStyle w:val="Heading2"/>
        <w:rPr>
          <w:rFonts w:ascii="Times New Roman" w:hAnsi="Times New Roman" w:cs="Times New Roman"/>
          <w:sz w:val="24"/>
          <w:szCs w:val="24"/>
        </w:rPr>
      </w:pPr>
      <w:bookmarkStart w:id="4" w:name="_Toc159255870"/>
      <w:r w:rsidRPr="00D33FD6">
        <w:rPr>
          <w:rFonts w:ascii="Times New Roman" w:hAnsi="Times New Roman" w:cs="Times New Roman"/>
          <w:sz w:val="24"/>
          <w:szCs w:val="24"/>
        </w:rPr>
        <w:t>Data extraction and collection</w:t>
      </w:r>
      <w:bookmarkEnd w:id="4"/>
    </w:p>
    <w:p w14:paraId="26FD52B6" w14:textId="77777777" w:rsidR="0092588E" w:rsidRPr="00461DEC" w:rsidRDefault="6CA066B6" w:rsidP="00D837DC">
      <w:pPr>
        <w:jc w:val="both"/>
        <w:rPr>
          <w:rFonts w:ascii="Times New Roman" w:hAnsi="Times New Roman" w:cs="Times New Roman"/>
          <w:sz w:val="24"/>
          <w:szCs w:val="24"/>
        </w:rPr>
      </w:pPr>
      <w:r w:rsidRPr="00461DEC">
        <w:rPr>
          <w:rFonts w:ascii="Times New Roman" w:hAnsi="Times New Roman" w:cs="Times New Roman"/>
          <w:sz w:val="24"/>
          <w:szCs w:val="24"/>
        </w:rPr>
        <w:t>All data were extracted from the electronic health record (</w:t>
      </w:r>
      <w:r w:rsidR="0092588E" w:rsidRPr="00461DEC">
        <w:rPr>
          <w:rFonts w:ascii="Times New Roman" w:hAnsi="Times New Roman" w:cs="Times New Roman"/>
          <w:sz w:val="24"/>
          <w:szCs w:val="24"/>
        </w:rPr>
        <w:t xml:space="preserve">EPIC </w:t>
      </w:r>
      <w:r w:rsidRPr="00461DEC">
        <w:rPr>
          <w:rFonts w:ascii="Times New Roman" w:hAnsi="Times New Roman" w:cs="Times New Roman"/>
          <w:sz w:val="24"/>
          <w:szCs w:val="24"/>
        </w:rPr>
        <w:t>Systems</w:t>
      </w:r>
      <w:r w:rsidR="0092588E" w:rsidRPr="00461DEC">
        <w:rPr>
          <w:rFonts w:ascii="Times New Roman" w:hAnsi="Times New Roman" w:cs="Times New Roman"/>
          <w:sz w:val="24"/>
          <w:szCs w:val="24"/>
        </w:rPr>
        <w:t>; Wisconsin, USA</w:t>
      </w:r>
      <w:r w:rsidRPr="00461DEC">
        <w:rPr>
          <w:rFonts w:ascii="Times New Roman" w:hAnsi="Times New Roman" w:cs="Times New Roman"/>
          <w:sz w:val="24"/>
          <w:szCs w:val="24"/>
        </w:rPr>
        <w:t xml:space="preserve">). Patient age, sex, race/ethnicity, comorbidities, vaccination status, </w:t>
      </w:r>
      <w:r w:rsidR="0A7B9FE7" w:rsidRPr="00461DEC">
        <w:rPr>
          <w:rFonts w:ascii="Times New Roman" w:hAnsi="Times New Roman" w:cs="Times New Roman"/>
          <w:sz w:val="24"/>
          <w:szCs w:val="24"/>
        </w:rPr>
        <w:t xml:space="preserve">concomitant anti-hyperglycemic medications, </w:t>
      </w:r>
      <w:r w:rsidR="00107F63" w:rsidRPr="00461DEC">
        <w:rPr>
          <w:rFonts w:ascii="Times New Roman" w:hAnsi="Times New Roman" w:cs="Times New Roman"/>
          <w:sz w:val="24"/>
          <w:szCs w:val="24"/>
        </w:rPr>
        <w:t>COVID-</w:t>
      </w:r>
      <w:r w:rsidR="00A44EC5" w:rsidRPr="00461DEC">
        <w:rPr>
          <w:rFonts w:ascii="Times New Roman" w:hAnsi="Times New Roman" w:cs="Times New Roman"/>
          <w:sz w:val="24"/>
          <w:szCs w:val="24"/>
        </w:rPr>
        <w:t xml:space="preserve">related </w:t>
      </w:r>
      <w:r w:rsidR="0A7B9FE7" w:rsidRPr="00461DEC">
        <w:rPr>
          <w:rFonts w:ascii="Times New Roman" w:hAnsi="Times New Roman" w:cs="Times New Roman"/>
          <w:sz w:val="24"/>
          <w:szCs w:val="24"/>
        </w:rPr>
        <w:t xml:space="preserve">treatment interventions, and other basic relevant </w:t>
      </w:r>
      <w:r w:rsidR="00107F63" w:rsidRPr="00461DEC">
        <w:rPr>
          <w:rFonts w:ascii="Times New Roman" w:hAnsi="Times New Roman" w:cs="Times New Roman"/>
          <w:sz w:val="24"/>
          <w:szCs w:val="24"/>
        </w:rPr>
        <w:t xml:space="preserve">clinical </w:t>
      </w:r>
      <w:r w:rsidR="0A7B9FE7" w:rsidRPr="00461DEC">
        <w:rPr>
          <w:rFonts w:ascii="Times New Roman" w:hAnsi="Times New Roman" w:cs="Times New Roman"/>
          <w:sz w:val="24"/>
          <w:szCs w:val="24"/>
        </w:rPr>
        <w:t xml:space="preserve">laboratory data were extracted from the records. </w:t>
      </w:r>
      <w:r w:rsidR="5771FE0C" w:rsidRPr="00461DEC">
        <w:rPr>
          <w:rFonts w:ascii="Times New Roman" w:hAnsi="Times New Roman" w:cs="Times New Roman"/>
          <w:sz w:val="24"/>
          <w:szCs w:val="24"/>
        </w:rPr>
        <w:t>Patient comorbidities were identified using the International Classification of Diseases, tenth revision, clinical modification (ICD-10-CM) codes</w:t>
      </w:r>
      <w:r w:rsidR="62B9C4CC" w:rsidRPr="00461DEC">
        <w:rPr>
          <w:rFonts w:ascii="Times New Roman" w:hAnsi="Times New Roman" w:cs="Times New Roman"/>
          <w:sz w:val="24"/>
          <w:szCs w:val="24"/>
        </w:rPr>
        <w:t xml:space="preserve">. </w:t>
      </w:r>
      <w:r w:rsidR="00107F63" w:rsidRPr="00461DEC">
        <w:rPr>
          <w:rFonts w:ascii="Times New Roman" w:hAnsi="Times New Roman" w:cs="Times New Roman"/>
          <w:sz w:val="24"/>
          <w:szCs w:val="24"/>
        </w:rPr>
        <w:t>The o</w:t>
      </w:r>
      <w:r w:rsidR="62B9C4CC" w:rsidRPr="00461DEC">
        <w:rPr>
          <w:rFonts w:ascii="Times New Roman" w:hAnsi="Times New Roman" w:cs="Times New Roman"/>
          <w:sz w:val="24"/>
          <w:szCs w:val="24"/>
        </w:rPr>
        <w:t xml:space="preserve">verall comorbidity status of patients was defined by the scoring of the </w:t>
      </w:r>
      <w:proofErr w:type="spellStart"/>
      <w:r w:rsidR="62B9C4CC" w:rsidRPr="00461DEC">
        <w:rPr>
          <w:rFonts w:ascii="Times New Roman" w:hAnsi="Times New Roman" w:cs="Times New Roman"/>
          <w:sz w:val="24"/>
          <w:szCs w:val="24"/>
        </w:rPr>
        <w:t>Charlson-Deyo</w:t>
      </w:r>
      <w:proofErr w:type="spellEnd"/>
      <w:r w:rsidR="62B9C4CC" w:rsidRPr="00461DEC">
        <w:rPr>
          <w:rFonts w:ascii="Times New Roman" w:hAnsi="Times New Roman" w:cs="Times New Roman"/>
          <w:sz w:val="24"/>
          <w:szCs w:val="24"/>
        </w:rPr>
        <w:t xml:space="preserve"> comorbidity Index (CCI). </w:t>
      </w:r>
    </w:p>
    <w:p w14:paraId="5F5AE4A2" w14:textId="77777777" w:rsidR="00807DD3" w:rsidRDefault="00D33FD6">
      <w:pPr>
        <w:pStyle w:val="Heading2"/>
        <w:rPr>
          <w:rFonts w:ascii="Times New Roman" w:hAnsi="Times New Roman" w:cs="Times New Roman"/>
          <w:sz w:val="24"/>
          <w:szCs w:val="24"/>
        </w:rPr>
      </w:pPr>
      <w:bookmarkStart w:id="5" w:name="_Toc159255871"/>
      <w:r w:rsidRPr="00D33FD6">
        <w:rPr>
          <w:rFonts w:ascii="Times New Roman" w:hAnsi="Times New Roman" w:cs="Times New Roman"/>
          <w:sz w:val="24"/>
          <w:szCs w:val="24"/>
        </w:rPr>
        <w:t>RNA-Sequencing</w:t>
      </w:r>
      <w:bookmarkEnd w:id="5"/>
    </w:p>
    <w:p w14:paraId="3D0216DC" w14:textId="3FD8720E" w:rsidR="0092588E" w:rsidRPr="00461DEC" w:rsidRDefault="0092588E" w:rsidP="00275400">
      <w:pPr>
        <w:jc w:val="both"/>
        <w:rPr>
          <w:rFonts w:ascii="Times New Roman" w:hAnsi="Times New Roman" w:cs="Times New Roman"/>
          <w:bCs/>
          <w:sz w:val="24"/>
          <w:szCs w:val="24"/>
        </w:rPr>
      </w:pPr>
      <w:r w:rsidRPr="00461DEC">
        <w:rPr>
          <w:rFonts w:ascii="Times New Roman" w:hAnsi="Times New Roman" w:cs="Times New Roman"/>
          <w:bCs/>
          <w:sz w:val="24"/>
          <w:szCs w:val="24"/>
        </w:rPr>
        <w:t xml:space="preserve">RNA sequencing was performed by </w:t>
      </w:r>
      <w:proofErr w:type="spellStart"/>
      <w:r w:rsidRPr="00461DEC">
        <w:rPr>
          <w:rFonts w:ascii="Times New Roman" w:hAnsi="Times New Roman" w:cs="Times New Roman"/>
          <w:bCs/>
          <w:sz w:val="24"/>
          <w:szCs w:val="24"/>
        </w:rPr>
        <w:t>Singulomics</w:t>
      </w:r>
      <w:proofErr w:type="spellEnd"/>
      <w:r w:rsidRPr="00461DEC">
        <w:rPr>
          <w:rFonts w:ascii="Times New Roman" w:hAnsi="Times New Roman" w:cs="Times New Roman"/>
          <w:bCs/>
          <w:sz w:val="24"/>
          <w:szCs w:val="24"/>
        </w:rPr>
        <w:t xml:space="preserve">.  Briefly, </w:t>
      </w:r>
      <w:r w:rsidR="00275400" w:rsidRPr="00461DEC">
        <w:rPr>
          <w:rFonts w:ascii="Times New Roman" w:hAnsi="Times New Roman" w:cs="Times New Roman"/>
          <w:bCs/>
          <w:sz w:val="24"/>
          <w:szCs w:val="24"/>
        </w:rPr>
        <w:t>Messenger RNA was purified from total RNA using poly-T oligo-attached magnetic beads. After fragmentation, the first strand cDNA was synthesized using random</w:t>
      </w:r>
      <w:r w:rsidR="00A82179">
        <w:rPr>
          <w:rFonts w:ascii="Times New Roman" w:hAnsi="Times New Roman" w:cs="Times New Roman"/>
          <w:bCs/>
          <w:sz w:val="24"/>
          <w:szCs w:val="24"/>
        </w:rPr>
        <w:t xml:space="preserve"> </w:t>
      </w:r>
      <w:r w:rsidR="00275400" w:rsidRPr="00461DEC">
        <w:rPr>
          <w:rFonts w:ascii="Times New Roman" w:hAnsi="Times New Roman" w:cs="Times New Roman"/>
          <w:bCs/>
          <w:sz w:val="24"/>
          <w:szCs w:val="24"/>
        </w:rPr>
        <w:t xml:space="preserve">hexamer primers, followed by the second strand cDNA synthesis using either </w:t>
      </w:r>
      <w:proofErr w:type="spellStart"/>
      <w:r w:rsidR="00275400" w:rsidRPr="00461DEC">
        <w:rPr>
          <w:rFonts w:ascii="Times New Roman" w:hAnsi="Times New Roman" w:cs="Times New Roman"/>
          <w:bCs/>
          <w:sz w:val="24"/>
          <w:szCs w:val="24"/>
        </w:rPr>
        <w:t>dUTP</w:t>
      </w:r>
      <w:proofErr w:type="spellEnd"/>
      <w:r w:rsidR="00275400" w:rsidRPr="00461DEC">
        <w:rPr>
          <w:rFonts w:ascii="Times New Roman" w:hAnsi="Times New Roman" w:cs="Times New Roman"/>
          <w:bCs/>
          <w:sz w:val="24"/>
          <w:szCs w:val="24"/>
        </w:rPr>
        <w:t xml:space="preserve"> for directional library or dTTP for non-directional library. For the non-directional library, it was ready after end repair, A-tailing, adapter ligation, size selection, amplification, and </w:t>
      </w:r>
      <w:proofErr w:type="gramStart"/>
      <w:r w:rsidR="00275400" w:rsidRPr="00461DEC">
        <w:rPr>
          <w:rFonts w:ascii="Times New Roman" w:hAnsi="Times New Roman" w:cs="Times New Roman"/>
          <w:bCs/>
          <w:sz w:val="24"/>
          <w:szCs w:val="24"/>
        </w:rPr>
        <w:t>purification</w:t>
      </w:r>
      <w:proofErr w:type="gramEnd"/>
    </w:p>
    <w:p w14:paraId="1433C101" w14:textId="77777777" w:rsidR="00807DD3" w:rsidRDefault="00D33FD6">
      <w:pPr>
        <w:pStyle w:val="Heading2"/>
        <w:rPr>
          <w:rFonts w:ascii="Times New Roman" w:hAnsi="Times New Roman" w:cs="Times New Roman"/>
          <w:sz w:val="24"/>
          <w:szCs w:val="24"/>
        </w:rPr>
      </w:pPr>
      <w:bookmarkStart w:id="6" w:name="_Toc159255872"/>
      <w:r w:rsidRPr="00D33FD6">
        <w:rPr>
          <w:rFonts w:ascii="Times New Roman" w:hAnsi="Times New Roman" w:cs="Times New Roman"/>
          <w:sz w:val="24"/>
          <w:szCs w:val="24"/>
        </w:rPr>
        <w:t>Cytokine and chemokine multiplex assay</w:t>
      </w:r>
      <w:bookmarkEnd w:id="6"/>
    </w:p>
    <w:p w14:paraId="207FF6FE" w14:textId="77777777" w:rsidR="00275400" w:rsidRPr="00461DEC" w:rsidRDefault="000A266F"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Plasma cytokine and chemokine concentrations were measured using </w:t>
      </w:r>
      <w:proofErr w:type="spellStart"/>
      <w:r w:rsidRPr="00461DEC">
        <w:rPr>
          <w:rFonts w:ascii="Times New Roman" w:hAnsi="Times New Roman" w:cs="Times New Roman"/>
          <w:sz w:val="24"/>
          <w:szCs w:val="24"/>
        </w:rPr>
        <w:t>ProcartaPlex</w:t>
      </w:r>
      <w:r w:rsidR="00D33FD6" w:rsidRPr="00D33FD6">
        <w:rPr>
          <w:rFonts w:ascii="Times New Roman" w:hAnsi="Times New Roman" w:cs="Times New Roman"/>
          <w:sz w:val="24"/>
          <w:szCs w:val="24"/>
          <w:vertAlign w:val="superscript"/>
        </w:rPr>
        <w:t>TM</w:t>
      </w:r>
      <w:proofErr w:type="spellEnd"/>
      <w:r w:rsidRPr="00461DEC">
        <w:rPr>
          <w:rFonts w:ascii="Times New Roman" w:hAnsi="Times New Roman" w:cs="Times New Roman"/>
          <w:sz w:val="24"/>
          <w:szCs w:val="24"/>
        </w:rPr>
        <w:t xml:space="preserve"> Human Cytokine Storm 21-Plex (Invitrogen; EPX210-15850-901) on the Luminex platform.  Briefly, 25 µL of plasma and internal controls were plated on a 96-well plate, incubated with magnetic beads, and washed before the addition of 25 </w:t>
      </w:r>
      <w:proofErr w:type="spellStart"/>
      <w:r w:rsidRPr="00461DEC">
        <w:rPr>
          <w:rFonts w:ascii="Times New Roman" w:hAnsi="Times New Roman" w:cs="Times New Roman"/>
          <w:sz w:val="24"/>
          <w:szCs w:val="24"/>
        </w:rPr>
        <w:t>μL</w:t>
      </w:r>
      <w:proofErr w:type="spellEnd"/>
      <w:r w:rsidRPr="00461DEC">
        <w:rPr>
          <w:rFonts w:ascii="Times New Roman" w:hAnsi="Times New Roman" w:cs="Times New Roman"/>
          <w:sz w:val="24"/>
          <w:szCs w:val="24"/>
        </w:rPr>
        <w:t xml:space="preserve"> of detection antibody.  The plate was then incubated for 30 min followed by the addition of 50 </w:t>
      </w:r>
      <w:proofErr w:type="spellStart"/>
      <w:r w:rsidRPr="00461DEC">
        <w:rPr>
          <w:rFonts w:ascii="Times New Roman" w:hAnsi="Times New Roman" w:cs="Times New Roman"/>
          <w:sz w:val="24"/>
          <w:szCs w:val="24"/>
        </w:rPr>
        <w:t>μL</w:t>
      </w:r>
      <w:proofErr w:type="spellEnd"/>
      <w:r w:rsidRPr="00461DEC">
        <w:rPr>
          <w:rFonts w:ascii="Times New Roman" w:hAnsi="Times New Roman" w:cs="Times New Roman"/>
          <w:sz w:val="24"/>
          <w:szCs w:val="24"/>
        </w:rPr>
        <w:t xml:space="preserve"> of Streptavidin-PE to each well.  The concentration of analytes was reported </w:t>
      </w:r>
      <w:proofErr w:type="spellStart"/>
      <w:r w:rsidRPr="00461DEC">
        <w:rPr>
          <w:rFonts w:ascii="Times New Roman" w:hAnsi="Times New Roman" w:cs="Times New Roman"/>
          <w:sz w:val="24"/>
          <w:szCs w:val="24"/>
        </w:rPr>
        <w:t>aspg</w:t>
      </w:r>
      <w:proofErr w:type="spellEnd"/>
      <w:r w:rsidRPr="00461DEC">
        <w:rPr>
          <w:rFonts w:ascii="Times New Roman" w:hAnsi="Times New Roman" w:cs="Times New Roman"/>
          <w:sz w:val="24"/>
          <w:szCs w:val="24"/>
        </w:rPr>
        <w:t>/</w:t>
      </w:r>
      <w:proofErr w:type="spellStart"/>
      <w:r w:rsidRPr="00461DEC">
        <w:rPr>
          <w:rFonts w:ascii="Times New Roman" w:hAnsi="Times New Roman" w:cs="Times New Roman"/>
          <w:sz w:val="24"/>
          <w:szCs w:val="24"/>
        </w:rPr>
        <w:t>mL.</w:t>
      </w:r>
      <w:proofErr w:type="spellEnd"/>
    </w:p>
    <w:p w14:paraId="68332784" w14:textId="77777777" w:rsidR="00807DD3" w:rsidRDefault="00D33FD6">
      <w:pPr>
        <w:pStyle w:val="Heading2"/>
        <w:rPr>
          <w:rFonts w:ascii="Times New Roman" w:hAnsi="Times New Roman" w:cs="Times New Roman"/>
          <w:sz w:val="24"/>
          <w:szCs w:val="24"/>
        </w:rPr>
      </w:pPr>
      <w:bookmarkStart w:id="7" w:name="_Toc159255873"/>
      <w:r w:rsidRPr="00D33FD6">
        <w:rPr>
          <w:rFonts w:ascii="Times New Roman" w:hAnsi="Times New Roman" w:cs="Times New Roman"/>
          <w:sz w:val="24"/>
          <w:szCs w:val="24"/>
        </w:rPr>
        <w:lastRenderedPageBreak/>
        <w:t>ACE2 and DPP-IV ELISA</w:t>
      </w:r>
      <w:bookmarkEnd w:id="7"/>
    </w:p>
    <w:p w14:paraId="0D7FEA78" w14:textId="77777777" w:rsidR="0029444B" w:rsidRPr="00461DEC" w:rsidRDefault="000A266F" w:rsidP="00D837DC">
      <w:pPr>
        <w:jc w:val="both"/>
        <w:rPr>
          <w:rFonts w:ascii="Times New Roman" w:hAnsi="Times New Roman" w:cs="Times New Roman"/>
          <w:sz w:val="24"/>
          <w:szCs w:val="24"/>
        </w:rPr>
      </w:pPr>
      <w:r w:rsidRPr="00461DEC">
        <w:rPr>
          <w:rFonts w:ascii="Times New Roman" w:hAnsi="Times New Roman" w:cs="Times New Roman"/>
          <w:sz w:val="24"/>
          <w:szCs w:val="24"/>
        </w:rPr>
        <w:t>Circulating ACE2 was measured by sandwich ELISA</w:t>
      </w:r>
      <w:r w:rsidR="00AE4B67" w:rsidRPr="00461DEC">
        <w:rPr>
          <w:rFonts w:ascii="Times New Roman" w:hAnsi="Times New Roman" w:cs="Times New Roman"/>
          <w:sz w:val="24"/>
          <w:szCs w:val="24"/>
        </w:rPr>
        <w:t xml:space="preserve"> (Invitrogen; EH489RB).  Briefly, </w:t>
      </w:r>
      <w:r w:rsidR="0051156C" w:rsidRPr="00461DEC">
        <w:rPr>
          <w:rFonts w:ascii="Times New Roman" w:hAnsi="Times New Roman" w:cs="Times New Roman"/>
          <w:sz w:val="24"/>
          <w:szCs w:val="24"/>
        </w:rPr>
        <w:t xml:space="preserve">100 </w:t>
      </w:r>
      <w:proofErr w:type="spellStart"/>
      <w:r w:rsidR="0051156C" w:rsidRPr="00461DEC">
        <w:rPr>
          <w:rFonts w:ascii="Times New Roman" w:hAnsi="Times New Roman" w:cs="Times New Roman"/>
          <w:sz w:val="24"/>
          <w:szCs w:val="24"/>
        </w:rPr>
        <w:t>μL</w:t>
      </w:r>
      <w:proofErr w:type="spellEnd"/>
      <w:r w:rsidR="0051156C" w:rsidRPr="00461DEC">
        <w:rPr>
          <w:rFonts w:ascii="Times New Roman" w:hAnsi="Times New Roman" w:cs="Times New Roman"/>
          <w:sz w:val="24"/>
          <w:szCs w:val="24"/>
        </w:rPr>
        <w:t xml:space="preserve"> of standards and 100 </w:t>
      </w:r>
      <w:proofErr w:type="spellStart"/>
      <w:r w:rsidR="0051156C" w:rsidRPr="00461DEC">
        <w:rPr>
          <w:rFonts w:ascii="Times New Roman" w:hAnsi="Times New Roman" w:cs="Times New Roman"/>
          <w:sz w:val="24"/>
          <w:szCs w:val="24"/>
        </w:rPr>
        <w:t>μL</w:t>
      </w:r>
      <w:proofErr w:type="spellEnd"/>
      <w:r w:rsidR="0051156C" w:rsidRPr="00461DEC">
        <w:rPr>
          <w:rFonts w:ascii="Times New Roman" w:hAnsi="Times New Roman" w:cs="Times New Roman"/>
          <w:sz w:val="24"/>
          <w:szCs w:val="24"/>
        </w:rPr>
        <w:t xml:space="preserve"> of diluted plasma samples were plated on a 96-well plate.  After a series of washes, 100 </w:t>
      </w:r>
      <w:proofErr w:type="spellStart"/>
      <w:r w:rsidR="0051156C" w:rsidRPr="00461DEC">
        <w:rPr>
          <w:rFonts w:ascii="Times New Roman" w:hAnsi="Times New Roman" w:cs="Times New Roman"/>
          <w:sz w:val="24"/>
          <w:szCs w:val="24"/>
        </w:rPr>
        <w:t>μL</w:t>
      </w:r>
      <w:proofErr w:type="spellEnd"/>
      <w:r w:rsidR="0051156C" w:rsidRPr="00461DEC">
        <w:rPr>
          <w:rFonts w:ascii="Times New Roman" w:hAnsi="Times New Roman" w:cs="Times New Roman"/>
          <w:sz w:val="24"/>
          <w:szCs w:val="24"/>
        </w:rPr>
        <w:t xml:space="preserve"> of biotin was added to each well, followed by a 1-hour incubation period at room temperature.  The solution was </w:t>
      </w:r>
      <w:r w:rsidR="0029444B" w:rsidRPr="00461DEC">
        <w:rPr>
          <w:rFonts w:ascii="Times New Roman" w:hAnsi="Times New Roman" w:cs="Times New Roman"/>
          <w:sz w:val="24"/>
          <w:szCs w:val="24"/>
        </w:rPr>
        <w:t>discarded,</w:t>
      </w:r>
      <w:r w:rsidR="0051156C" w:rsidRPr="00461DEC">
        <w:rPr>
          <w:rFonts w:ascii="Times New Roman" w:hAnsi="Times New Roman" w:cs="Times New Roman"/>
          <w:sz w:val="24"/>
          <w:szCs w:val="24"/>
        </w:rPr>
        <w:t xml:space="preserve"> and </w:t>
      </w:r>
      <w:r w:rsidR="0029444B" w:rsidRPr="00461DEC">
        <w:rPr>
          <w:rFonts w:ascii="Times New Roman" w:hAnsi="Times New Roman" w:cs="Times New Roman"/>
          <w:sz w:val="24"/>
          <w:szCs w:val="24"/>
        </w:rPr>
        <w:t>the plate was</w:t>
      </w:r>
      <w:r w:rsidR="00107F63" w:rsidRPr="00461DEC">
        <w:rPr>
          <w:rFonts w:ascii="Times New Roman" w:hAnsi="Times New Roman" w:cs="Times New Roman"/>
          <w:sz w:val="24"/>
          <w:szCs w:val="24"/>
        </w:rPr>
        <w:t xml:space="preserve"> washed,</w:t>
      </w:r>
      <w:r w:rsidR="0029444B" w:rsidRPr="00461DEC">
        <w:rPr>
          <w:rFonts w:ascii="Times New Roman" w:hAnsi="Times New Roman" w:cs="Times New Roman"/>
          <w:sz w:val="24"/>
          <w:szCs w:val="24"/>
        </w:rPr>
        <w:t xml:space="preserve"> followed by the addition of 100 </w:t>
      </w:r>
      <w:proofErr w:type="spellStart"/>
      <w:r w:rsidR="0029444B" w:rsidRPr="00461DEC">
        <w:rPr>
          <w:rFonts w:ascii="Times New Roman" w:hAnsi="Times New Roman" w:cs="Times New Roman"/>
          <w:sz w:val="24"/>
          <w:szCs w:val="24"/>
        </w:rPr>
        <w:t>μL</w:t>
      </w:r>
      <w:proofErr w:type="spellEnd"/>
      <w:r w:rsidR="0029444B" w:rsidRPr="00461DEC">
        <w:rPr>
          <w:rFonts w:ascii="Times New Roman" w:hAnsi="Times New Roman" w:cs="Times New Roman"/>
          <w:sz w:val="24"/>
          <w:szCs w:val="24"/>
        </w:rPr>
        <w:t xml:space="preserve"> of streptavidin-HRP.  The plate was incubated for 45 minutes.  After the solution was discarded and the plate washed, 100 </w:t>
      </w:r>
      <w:proofErr w:type="spellStart"/>
      <w:r w:rsidR="0029444B" w:rsidRPr="00461DEC">
        <w:rPr>
          <w:rFonts w:ascii="Times New Roman" w:hAnsi="Times New Roman" w:cs="Times New Roman"/>
          <w:sz w:val="24"/>
          <w:szCs w:val="24"/>
        </w:rPr>
        <w:t>μL</w:t>
      </w:r>
      <w:proofErr w:type="spellEnd"/>
      <w:r w:rsidR="0029444B" w:rsidRPr="00461DEC">
        <w:rPr>
          <w:rFonts w:ascii="Times New Roman" w:hAnsi="Times New Roman" w:cs="Times New Roman"/>
          <w:sz w:val="24"/>
          <w:szCs w:val="24"/>
        </w:rPr>
        <w:t xml:space="preserve"> of TMB substrate was added and incubated for 30 minutes.  Once stop solution was added, the plate was read at an absorbance of 450 nm.  The concentration of plasma ACE2 was reported a</w:t>
      </w:r>
      <w:r w:rsidR="00107F63" w:rsidRPr="00461DEC">
        <w:rPr>
          <w:rFonts w:ascii="Times New Roman" w:hAnsi="Times New Roman" w:cs="Times New Roman"/>
          <w:sz w:val="24"/>
          <w:szCs w:val="24"/>
        </w:rPr>
        <w:t>s</w:t>
      </w:r>
      <w:r w:rsidR="0029444B" w:rsidRPr="00461DEC">
        <w:rPr>
          <w:rFonts w:ascii="Times New Roman" w:hAnsi="Times New Roman" w:cs="Times New Roman"/>
          <w:sz w:val="24"/>
          <w:szCs w:val="24"/>
        </w:rPr>
        <w:t xml:space="preserve"> ng/</w:t>
      </w:r>
      <w:proofErr w:type="spellStart"/>
      <w:r w:rsidR="0029444B" w:rsidRPr="00461DEC">
        <w:rPr>
          <w:rFonts w:ascii="Times New Roman" w:hAnsi="Times New Roman" w:cs="Times New Roman"/>
          <w:sz w:val="24"/>
          <w:szCs w:val="24"/>
        </w:rPr>
        <w:t>mL.</w:t>
      </w:r>
      <w:proofErr w:type="spellEnd"/>
    </w:p>
    <w:p w14:paraId="7F52A634" w14:textId="77777777" w:rsidR="0029444B" w:rsidRPr="00461DEC" w:rsidRDefault="00107F63" w:rsidP="00D837DC">
      <w:pPr>
        <w:jc w:val="both"/>
        <w:rPr>
          <w:rFonts w:ascii="Times New Roman" w:hAnsi="Times New Roman" w:cs="Times New Roman"/>
          <w:sz w:val="24"/>
          <w:szCs w:val="24"/>
        </w:rPr>
      </w:pPr>
      <w:r w:rsidRPr="00461DEC">
        <w:rPr>
          <w:rFonts w:ascii="Times New Roman" w:hAnsi="Times New Roman" w:cs="Times New Roman"/>
          <w:sz w:val="24"/>
          <w:szCs w:val="24"/>
        </w:rPr>
        <w:t>Similarly, DPP-IV was measured using a sandwich ELISA (</w:t>
      </w:r>
      <w:proofErr w:type="spellStart"/>
      <w:r w:rsidRPr="00461DEC">
        <w:rPr>
          <w:rFonts w:ascii="Times New Roman" w:hAnsi="Times New Roman" w:cs="Times New Roman"/>
          <w:sz w:val="24"/>
          <w:szCs w:val="24"/>
        </w:rPr>
        <w:t>Invitrogen</w:t>
      </w:r>
      <w:r w:rsidRPr="00461DEC">
        <w:rPr>
          <w:rFonts w:ascii="Times New Roman" w:hAnsi="Times New Roman" w:cs="Times New Roman"/>
          <w:sz w:val="24"/>
          <w:szCs w:val="24"/>
          <w:vertAlign w:val="superscript"/>
        </w:rPr>
        <w:t>TM</w:t>
      </w:r>
      <w:proofErr w:type="spellEnd"/>
      <w:r w:rsidRPr="00461DEC">
        <w:rPr>
          <w:rFonts w:ascii="Times New Roman" w:hAnsi="Times New Roman" w:cs="Times New Roman"/>
          <w:sz w:val="24"/>
          <w:szCs w:val="24"/>
        </w:rPr>
        <w:t xml:space="preserve">; EHDPP4).  The concentration of plasma DPP-IV was reported as </w:t>
      </w:r>
      <w:proofErr w:type="spellStart"/>
      <w:r w:rsidRPr="00461DEC">
        <w:rPr>
          <w:rFonts w:ascii="Times New Roman" w:hAnsi="Times New Roman" w:cs="Times New Roman"/>
          <w:sz w:val="24"/>
          <w:szCs w:val="24"/>
        </w:rPr>
        <w:t>pg</w:t>
      </w:r>
      <w:proofErr w:type="spellEnd"/>
      <w:r w:rsidRPr="00461DEC">
        <w:rPr>
          <w:rFonts w:ascii="Times New Roman" w:hAnsi="Times New Roman" w:cs="Times New Roman"/>
          <w:sz w:val="24"/>
          <w:szCs w:val="24"/>
        </w:rPr>
        <w:t>/</w:t>
      </w:r>
      <w:proofErr w:type="gramStart"/>
      <w:r w:rsidRPr="00461DEC">
        <w:rPr>
          <w:rFonts w:ascii="Times New Roman" w:hAnsi="Times New Roman" w:cs="Times New Roman"/>
          <w:sz w:val="24"/>
          <w:szCs w:val="24"/>
        </w:rPr>
        <w:t>mL</w:t>
      </w:r>
      <w:proofErr w:type="gramEnd"/>
    </w:p>
    <w:p w14:paraId="20BF03F7" w14:textId="77777777" w:rsidR="00807DD3" w:rsidRDefault="00107F63">
      <w:pPr>
        <w:pStyle w:val="Heading2"/>
        <w:rPr>
          <w:rFonts w:ascii="Times New Roman" w:hAnsi="Times New Roman" w:cs="Times New Roman"/>
          <w:sz w:val="24"/>
          <w:szCs w:val="24"/>
        </w:rPr>
      </w:pPr>
      <w:bookmarkStart w:id="8" w:name="_Toc159255874"/>
      <w:r w:rsidRPr="00461DEC">
        <w:rPr>
          <w:rFonts w:ascii="Times New Roman" w:hAnsi="Times New Roman" w:cs="Times New Roman"/>
          <w:sz w:val="24"/>
          <w:szCs w:val="24"/>
        </w:rPr>
        <w:t xml:space="preserve">Clinical </w:t>
      </w:r>
      <w:r w:rsidR="62B9C4CC" w:rsidRPr="00461DEC">
        <w:rPr>
          <w:rFonts w:ascii="Times New Roman" w:hAnsi="Times New Roman" w:cs="Times New Roman"/>
          <w:sz w:val="24"/>
          <w:szCs w:val="24"/>
        </w:rPr>
        <w:t>Outcome</w:t>
      </w:r>
      <w:r w:rsidR="00D837DC" w:rsidRPr="00461DEC">
        <w:rPr>
          <w:rFonts w:ascii="Times New Roman" w:hAnsi="Times New Roman" w:cs="Times New Roman"/>
          <w:sz w:val="24"/>
          <w:szCs w:val="24"/>
        </w:rPr>
        <w:t>s</w:t>
      </w:r>
      <w:bookmarkEnd w:id="8"/>
    </w:p>
    <w:p w14:paraId="5B07E3EF" w14:textId="1809824D" w:rsidR="62B9C4CC" w:rsidRPr="00461DEC" w:rsidRDefault="62B9C4CC"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Patients were </w:t>
      </w:r>
      <w:r w:rsidR="1360ADA1" w:rsidRPr="00461DEC">
        <w:rPr>
          <w:rFonts w:ascii="Times New Roman" w:hAnsi="Times New Roman" w:cs="Times New Roman"/>
          <w:sz w:val="24"/>
          <w:szCs w:val="24"/>
        </w:rPr>
        <w:t>stratified</w:t>
      </w:r>
      <w:r w:rsidRPr="00461DEC">
        <w:rPr>
          <w:rFonts w:ascii="Times New Roman" w:hAnsi="Times New Roman" w:cs="Times New Roman"/>
          <w:sz w:val="24"/>
          <w:szCs w:val="24"/>
        </w:rPr>
        <w:t xml:space="preserve"> into those with COVID-19 and those without COVID-19 as well as those with diabetes and those without diabetes. The primary endpoint was </w:t>
      </w:r>
      <w:r w:rsidR="094E4BA2" w:rsidRPr="00461DEC">
        <w:rPr>
          <w:rFonts w:ascii="Times New Roman" w:hAnsi="Times New Roman" w:cs="Times New Roman"/>
          <w:sz w:val="24"/>
          <w:szCs w:val="24"/>
        </w:rPr>
        <w:t>differences in inflammatory mediator expression</w:t>
      </w:r>
      <w:r w:rsidR="751F5B06" w:rsidRPr="00461DEC">
        <w:rPr>
          <w:rFonts w:ascii="Times New Roman" w:hAnsi="Times New Roman" w:cs="Times New Roman"/>
          <w:sz w:val="24"/>
          <w:szCs w:val="24"/>
        </w:rPr>
        <w:t xml:space="preserve"> profile</w:t>
      </w:r>
      <w:r w:rsidR="67215EA9" w:rsidRPr="00461DEC">
        <w:rPr>
          <w:rFonts w:ascii="Times New Roman" w:hAnsi="Times New Roman" w:cs="Times New Roman"/>
          <w:sz w:val="24"/>
          <w:szCs w:val="24"/>
        </w:rPr>
        <w:t xml:space="preserve"> between COVID-19 patients with and without diabetes</w:t>
      </w:r>
      <w:r w:rsidR="094E4BA2" w:rsidRPr="00461DEC">
        <w:rPr>
          <w:rFonts w:ascii="Times New Roman" w:hAnsi="Times New Roman" w:cs="Times New Roman"/>
          <w:sz w:val="24"/>
          <w:szCs w:val="24"/>
        </w:rPr>
        <w:t>.</w:t>
      </w:r>
      <w:r w:rsidR="00A82179">
        <w:rPr>
          <w:rFonts w:ascii="Times New Roman" w:hAnsi="Times New Roman" w:cs="Times New Roman"/>
          <w:sz w:val="24"/>
          <w:szCs w:val="24"/>
        </w:rPr>
        <w:t xml:space="preserve"> </w:t>
      </w:r>
      <w:r w:rsidR="07CEEC11" w:rsidRPr="00461DEC">
        <w:rPr>
          <w:rFonts w:ascii="Times New Roman" w:hAnsi="Times New Roman" w:cs="Times New Roman"/>
          <w:sz w:val="24"/>
          <w:szCs w:val="24"/>
        </w:rPr>
        <w:t xml:space="preserve">Secondary endpoints include </w:t>
      </w:r>
      <w:r w:rsidR="02CAE508" w:rsidRPr="00461DEC">
        <w:rPr>
          <w:rFonts w:ascii="Times New Roman" w:hAnsi="Times New Roman" w:cs="Times New Roman"/>
          <w:sz w:val="24"/>
          <w:szCs w:val="24"/>
        </w:rPr>
        <w:t>differences in inflammatory mediator expression profile between diabetes patients with and without COVID-19 and occurrence of severe illness (defined by mechanical ventilation, ICU admission, or mortality)</w:t>
      </w:r>
      <w:r w:rsidR="25C643DB" w:rsidRPr="00461DEC">
        <w:rPr>
          <w:rFonts w:ascii="Times New Roman" w:hAnsi="Times New Roman" w:cs="Times New Roman"/>
          <w:sz w:val="24"/>
          <w:szCs w:val="24"/>
        </w:rPr>
        <w:t>.</w:t>
      </w:r>
    </w:p>
    <w:p w14:paraId="58C0336C" w14:textId="77777777" w:rsidR="00DD602B" w:rsidRPr="00461DEC" w:rsidRDefault="00D33FD6" w:rsidP="00DD602B">
      <w:pPr>
        <w:pStyle w:val="Heading2"/>
        <w:rPr>
          <w:rFonts w:ascii="Times New Roman" w:hAnsi="Times New Roman" w:cs="Times New Roman"/>
          <w:sz w:val="24"/>
          <w:szCs w:val="24"/>
        </w:rPr>
      </w:pPr>
      <w:bookmarkStart w:id="9" w:name="_Toc159255875"/>
      <w:r w:rsidRPr="00D33FD6">
        <w:rPr>
          <w:rFonts w:ascii="Times New Roman" w:hAnsi="Times New Roman" w:cs="Times New Roman"/>
          <w:sz w:val="24"/>
          <w:szCs w:val="24"/>
        </w:rPr>
        <w:t>Statistical Analysis</w:t>
      </w:r>
      <w:bookmarkEnd w:id="9"/>
    </w:p>
    <w:p w14:paraId="608189C7" w14:textId="77777777" w:rsidR="00807DD3" w:rsidRDefault="00D33FD6">
      <w:pPr>
        <w:rPr>
          <w:rFonts w:ascii="Times New Roman" w:hAnsi="Times New Roman" w:cs="Times New Roman"/>
          <w:sz w:val="24"/>
          <w:szCs w:val="24"/>
        </w:rPr>
      </w:pPr>
      <w:r w:rsidRPr="00D33FD6">
        <w:rPr>
          <w:rFonts w:ascii="Times New Roman" w:hAnsi="Times New Roman" w:cs="Times New Roman"/>
          <w:sz w:val="24"/>
          <w:szCs w:val="24"/>
        </w:rPr>
        <w:t>Statistical analysis</w:t>
      </w:r>
      <w:r w:rsidR="00DD602B" w:rsidRPr="00461DEC">
        <w:rPr>
          <w:rFonts w:ascii="Times New Roman" w:hAnsi="Times New Roman" w:cs="Times New Roman"/>
          <w:sz w:val="24"/>
          <w:szCs w:val="24"/>
        </w:rPr>
        <w:t xml:space="preserve"> and visualization were conducted using </w:t>
      </w:r>
      <w:r w:rsidRPr="00D33FD6">
        <w:rPr>
          <w:rFonts w:ascii="Times New Roman" w:hAnsi="Times New Roman" w:cs="Times New Roman"/>
          <w:i/>
          <w:iCs/>
          <w:sz w:val="24"/>
          <w:szCs w:val="24"/>
        </w:rPr>
        <w:t>R</w:t>
      </w:r>
      <w:r w:rsidR="00DD602B" w:rsidRPr="00461DEC">
        <w:rPr>
          <w:rFonts w:ascii="Times New Roman" w:hAnsi="Times New Roman" w:cs="Times New Roman"/>
          <w:sz w:val="24"/>
          <w:szCs w:val="24"/>
        </w:rPr>
        <w:t xml:space="preserve"> 4.3.1 software (</w:t>
      </w:r>
      <w:r w:rsidRPr="00D33FD6">
        <w:rPr>
          <w:rFonts w:ascii="Times New Roman" w:hAnsi="Times New Roman" w:cs="Times New Roman"/>
          <w:sz w:val="24"/>
          <w:szCs w:val="24"/>
          <w:highlight w:val="yellow"/>
        </w:rPr>
        <w:t>REFERENCE: R: A Language and Environment for Statistical Computing. R Core Team, R Foundation for Statistical Computing. Vienna, Austria, 2023. https://www.R-project.org/</w:t>
      </w:r>
      <w:r w:rsidR="00DD602B" w:rsidRPr="00461DEC">
        <w:rPr>
          <w:rFonts w:ascii="Times New Roman" w:hAnsi="Times New Roman" w:cs="Times New Roman"/>
          <w:sz w:val="24"/>
          <w:szCs w:val="24"/>
        </w:rPr>
        <w:t>).</w:t>
      </w:r>
    </w:p>
    <w:p w14:paraId="648F8570" w14:textId="77777777" w:rsidR="4197C945" w:rsidRPr="00461DEC" w:rsidRDefault="4197C945"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Patient demographics </w:t>
      </w:r>
      <w:r w:rsidR="70D2F57B" w:rsidRPr="00461DEC">
        <w:rPr>
          <w:rFonts w:ascii="Times New Roman" w:hAnsi="Times New Roman" w:cs="Times New Roman"/>
          <w:sz w:val="24"/>
          <w:szCs w:val="24"/>
        </w:rPr>
        <w:t xml:space="preserve">were assessed using descriptive statistics. </w:t>
      </w:r>
      <w:r w:rsidR="14ACB188" w:rsidRPr="00461DEC">
        <w:rPr>
          <w:rFonts w:ascii="Times New Roman" w:hAnsi="Times New Roman" w:cs="Times New Roman"/>
          <w:sz w:val="24"/>
          <w:szCs w:val="24"/>
        </w:rPr>
        <w:t xml:space="preserve">Continuous data </w:t>
      </w:r>
      <w:r w:rsidR="00DD602B" w:rsidRPr="00461DEC">
        <w:rPr>
          <w:rFonts w:ascii="Times New Roman" w:hAnsi="Times New Roman" w:cs="Times New Roman"/>
          <w:sz w:val="24"/>
          <w:szCs w:val="24"/>
        </w:rPr>
        <w:t>were</w:t>
      </w:r>
      <w:r w:rsidR="14ACB188" w:rsidRPr="00461DEC">
        <w:rPr>
          <w:rFonts w:ascii="Times New Roman" w:hAnsi="Times New Roman" w:cs="Times New Roman"/>
          <w:sz w:val="24"/>
          <w:szCs w:val="24"/>
        </w:rPr>
        <w:t xml:space="preserve"> represented </w:t>
      </w:r>
      <w:r w:rsidR="000E0212" w:rsidRPr="00461DEC">
        <w:rPr>
          <w:rFonts w:ascii="Times New Roman" w:hAnsi="Times New Roman" w:cs="Times New Roman"/>
          <w:sz w:val="24"/>
          <w:szCs w:val="24"/>
        </w:rPr>
        <w:t xml:space="preserve">by means and standard </w:t>
      </w:r>
      <w:r w:rsidR="00DD602B" w:rsidRPr="00461DEC">
        <w:rPr>
          <w:rFonts w:ascii="Times New Roman" w:hAnsi="Times New Roman" w:cs="Times New Roman"/>
          <w:sz w:val="24"/>
          <w:szCs w:val="24"/>
        </w:rPr>
        <w:t>errors</w:t>
      </w:r>
      <w:r w:rsidR="000E0212" w:rsidRPr="00461DEC">
        <w:rPr>
          <w:rFonts w:ascii="Times New Roman" w:hAnsi="Times New Roman" w:cs="Times New Roman"/>
          <w:sz w:val="24"/>
          <w:szCs w:val="24"/>
        </w:rPr>
        <w:t xml:space="preserve">, while nominal data </w:t>
      </w:r>
      <w:r w:rsidR="00DD602B" w:rsidRPr="00461DEC">
        <w:rPr>
          <w:rFonts w:ascii="Times New Roman" w:hAnsi="Times New Roman" w:cs="Times New Roman"/>
          <w:sz w:val="24"/>
          <w:szCs w:val="24"/>
        </w:rPr>
        <w:t>were</w:t>
      </w:r>
      <w:r w:rsidR="002F2E49">
        <w:rPr>
          <w:rFonts w:ascii="Times New Roman" w:hAnsi="Times New Roman" w:cs="Times New Roman"/>
          <w:sz w:val="24"/>
          <w:szCs w:val="24"/>
        </w:rPr>
        <w:t xml:space="preserve"> </w:t>
      </w:r>
      <w:r w:rsidR="000E0212" w:rsidRPr="00461DEC">
        <w:rPr>
          <w:rFonts w:ascii="Times New Roman" w:hAnsi="Times New Roman" w:cs="Times New Roman"/>
          <w:sz w:val="24"/>
          <w:szCs w:val="24"/>
        </w:rPr>
        <w:t xml:space="preserve">presented </w:t>
      </w:r>
      <w:r w:rsidR="00DD602B" w:rsidRPr="00461DEC">
        <w:rPr>
          <w:rFonts w:ascii="Times New Roman" w:hAnsi="Times New Roman" w:cs="Times New Roman"/>
          <w:sz w:val="24"/>
          <w:szCs w:val="24"/>
        </w:rPr>
        <w:t>as</w:t>
      </w:r>
      <w:r w:rsidR="14ACB188" w:rsidRPr="00461DEC">
        <w:rPr>
          <w:rFonts w:ascii="Times New Roman" w:hAnsi="Times New Roman" w:cs="Times New Roman"/>
          <w:sz w:val="24"/>
          <w:szCs w:val="24"/>
        </w:rPr>
        <w:t xml:space="preserve"> percentages. Differences in baseline characteristics </w:t>
      </w:r>
      <w:r w:rsidR="048D241E" w:rsidRPr="00461DEC">
        <w:rPr>
          <w:rFonts w:ascii="Times New Roman" w:hAnsi="Times New Roman" w:cs="Times New Roman"/>
          <w:sz w:val="24"/>
          <w:szCs w:val="24"/>
        </w:rPr>
        <w:t>were analyzed utilizing t-test</w:t>
      </w:r>
      <w:r w:rsidR="00DD602B" w:rsidRPr="00461DEC">
        <w:rPr>
          <w:rFonts w:ascii="Times New Roman" w:hAnsi="Times New Roman" w:cs="Times New Roman"/>
          <w:sz w:val="24"/>
          <w:szCs w:val="24"/>
        </w:rPr>
        <w:t xml:space="preserve"> or analysis of variance (ANOVA)</w:t>
      </w:r>
      <w:r w:rsidR="048D241E" w:rsidRPr="00461DEC">
        <w:rPr>
          <w:rFonts w:ascii="Times New Roman" w:hAnsi="Times New Roman" w:cs="Times New Roman"/>
          <w:sz w:val="24"/>
          <w:szCs w:val="24"/>
        </w:rPr>
        <w:t xml:space="preserve"> for continuous data</w:t>
      </w:r>
      <w:r w:rsidR="00DD602B" w:rsidRPr="00461DEC">
        <w:rPr>
          <w:rFonts w:ascii="Times New Roman" w:hAnsi="Times New Roman" w:cs="Times New Roman"/>
          <w:sz w:val="24"/>
          <w:szCs w:val="24"/>
        </w:rPr>
        <w:t>,</w:t>
      </w:r>
      <w:r w:rsidR="048D241E" w:rsidRPr="00461DEC">
        <w:rPr>
          <w:rFonts w:ascii="Times New Roman" w:hAnsi="Times New Roman" w:cs="Times New Roman"/>
          <w:sz w:val="24"/>
          <w:szCs w:val="24"/>
        </w:rPr>
        <w:t xml:space="preserve"> and chi-squared or Fischer’s exact test for </w:t>
      </w:r>
      <w:r w:rsidR="63DF96B6" w:rsidRPr="00461DEC">
        <w:rPr>
          <w:rFonts w:ascii="Times New Roman" w:hAnsi="Times New Roman" w:cs="Times New Roman"/>
          <w:sz w:val="24"/>
          <w:szCs w:val="24"/>
        </w:rPr>
        <w:t xml:space="preserve">categorical data. </w:t>
      </w:r>
    </w:p>
    <w:p w14:paraId="70FEF3F9" w14:textId="15328E79" w:rsidR="00DD602B" w:rsidRPr="00461DEC" w:rsidRDefault="00DD602B"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RNA-seq data was analyzed with </w:t>
      </w:r>
      <w:r w:rsidR="00C8355F" w:rsidRPr="00461DEC">
        <w:rPr>
          <w:rFonts w:ascii="Times New Roman" w:hAnsi="Times New Roman" w:cs="Times New Roman"/>
          <w:sz w:val="24"/>
          <w:szCs w:val="24"/>
        </w:rPr>
        <w:t>DESeq2 R package for differential gene expression analysis based on the negative binomial distribution</w:t>
      </w:r>
      <w:r w:rsidR="00A82179">
        <w:rPr>
          <w:rFonts w:ascii="Times New Roman" w:hAnsi="Times New Roman" w:cs="Times New Roman"/>
          <w:sz w:val="24"/>
          <w:szCs w:val="24"/>
        </w:rPr>
        <w:fldChar w:fldCharType="begin"/>
      </w:r>
      <w:r w:rsidR="00A82179">
        <w:rPr>
          <w:rFonts w:ascii="Times New Roman" w:hAnsi="Times New Roman" w:cs="Times New Roman"/>
          <w:sz w:val="24"/>
          <w:szCs w:val="24"/>
        </w:rPr>
        <w:instrText xml:space="preserve"> ADDIN EN.CITE &lt;EndNote&gt;&lt;Cite&gt;&lt;Author&gt;Love&lt;/Author&gt;&lt;Year&gt;2014&lt;/Year&gt;&lt;RecNum&gt;10&lt;/RecNum&gt;&lt;DisplayText&gt;&lt;style face="superscript"&gt;18&lt;/style&gt;&lt;/DisplayText&gt;&lt;record&gt;&lt;rec-number&gt;10&lt;/rec-number&gt;&lt;foreign-keys&gt;&lt;key app="EN" db-id="ep00ee2znfvteyes25eprt5vswetdvtttvf2" timestamp="1708540758"&gt;10&lt;/key&gt;&lt;/foreign-keys&gt;&lt;ref-type name="Journal Article"&gt;17&lt;/ref-type&gt;&lt;contributors&gt;&lt;authors&gt;&lt;author&gt;Love, M. I.&lt;/author&gt;&lt;author&gt;Huber, W.&lt;/author&gt;&lt;author&gt;Anders, S.&lt;/author&gt;&lt;/authors&gt;&lt;/contributors&gt;&lt;titles&gt;&lt;title&gt;Moderated estimation of fold change and dispersion for RNA-seq data with DESeq2&lt;/title&gt;&lt;secondary-title&gt;Genome Biol&lt;/secondary-title&gt;&lt;/titles&gt;&lt;periodical&gt;&lt;full-title&gt;Genome Biol&lt;/full-title&gt;&lt;/periodical&gt;&lt;pages&gt;550&lt;/pages&gt;&lt;volume&gt;15&lt;/volume&gt;&lt;number&gt;12&lt;/number&gt;&lt;keywords&gt;&lt;keyword&gt;Algorithms&lt;/keyword&gt;&lt;keyword&gt;Computational Biology/*methods&lt;/keyword&gt;&lt;keyword&gt;High-Throughput Nucleotide Sequencing&lt;/keyword&gt;&lt;keyword&gt;Models, Genetic&lt;/keyword&gt;&lt;keyword&gt;RNA/*analysis&lt;/keyword&gt;&lt;keyword&gt;Sequence Analysis, RNA&lt;/keyword&gt;&lt;keyword&gt;*Software&lt;/keyword&gt;&lt;/keywords&gt;&lt;dates&gt;&lt;year&gt;2014&lt;/year&gt;&lt;/dates&gt;&lt;isbn&gt;1474-760X (Electronic)&amp;#xD;1465-6906 (Print)&amp;#xD;1474-7596 (Linking)&lt;/isbn&gt;&lt;accession-num&gt;25516281&lt;/accession-num&gt;&lt;urls&gt;&lt;related-urls&gt;&lt;url&gt;https://www.ncbi.nlm.nih.gov/pubmed/25516281&lt;/url&gt;&lt;/related-urls&gt;&lt;/urls&gt;&lt;custom2&gt;PMC4302049&lt;/custom2&gt;&lt;electronic-resource-num&gt;10.1186/s13059-014-0550-8&lt;/electronic-resource-num&gt;&lt;remote-database-name&gt;Medline&lt;/remote-database-name&gt;&lt;remote-database-provider&gt;NLM&lt;/remote-database-provider&gt;&lt;/record&gt;&lt;/Cite&gt;&lt;/EndNote&gt;</w:instrText>
      </w:r>
      <w:r w:rsidR="00A82179">
        <w:rPr>
          <w:rFonts w:ascii="Times New Roman" w:hAnsi="Times New Roman" w:cs="Times New Roman"/>
          <w:sz w:val="24"/>
          <w:szCs w:val="24"/>
        </w:rPr>
        <w:fldChar w:fldCharType="separate"/>
      </w:r>
      <w:r w:rsidR="00A82179" w:rsidRPr="00A82179">
        <w:rPr>
          <w:rFonts w:ascii="Times New Roman" w:hAnsi="Times New Roman" w:cs="Times New Roman"/>
          <w:noProof/>
          <w:sz w:val="24"/>
          <w:szCs w:val="24"/>
          <w:vertAlign w:val="superscript"/>
        </w:rPr>
        <w:t>18</w:t>
      </w:r>
      <w:r w:rsidR="00A82179">
        <w:rPr>
          <w:rFonts w:ascii="Times New Roman" w:hAnsi="Times New Roman" w:cs="Times New Roman"/>
          <w:sz w:val="24"/>
          <w:szCs w:val="24"/>
        </w:rPr>
        <w:fldChar w:fldCharType="end"/>
      </w:r>
      <w:r w:rsidR="00C8292C">
        <w:rPr>
          <w:rFonts w:ascii="Times New Roman" w:hAnsi="Times New Roman" w:cs="Times New Roman"/>
          <w:sz w:val="24"/>
          <w:szCs w:val="24"/>
        </w:rPr>
        <w:t>.</w:t>
      </w:r>
      <w:r w:rsidR="00C8355F" w:rsidRPr="00461DEC">
        <w:rPr>
          <w:rFonts w:ascii="Times New Roman" w:hAnsi="Times New Roman" w:cs="Times New Roman"/>
          <w:sz w:val="24"/>
          <w:szCs w:val="24"/>
        </w:rPr>
        <w:t xml:space="preserve"> Pathway analysis was conducted with </w:t>
      </w:r>
      <w:proofErr w:type="spellStart"/>
      <w:r w:rsidR="00C8355F" w:rsidRPr="00461DEC">
        <w:rPr>
          <w:rFonts w:ascii="Times New Roman" w:hAnsi="Times New Roman" w:cs="Times New Roman"/>
          <w:sz w:val="24"/>
          <w:szCs w:val="24"/>
        </w:rPr>
        <w:t>ReactomPA</w:t>
      </w:r>
      <w:proofErr w:type="spellEnd"/>
      <w:r w:rsidR="00C8355F" w:rsidRPr="00461DEC">
        <w:rPr>
          <w:rFonts w:ascii="Times New Roman" w:hAnsi="Times New Roman" w:cs="Times New Roman"/>
          <w:sz w:val="24"/>
          <w:szCs w:val="24"/>
        </w:rPr>
        <w:t xml:space="preserve"> package</w:t>
      </w:r>
      <w:r w:rsidR="00A82179">
        <w:rPr>
          <w:rFonts w:ascii="Times New Roman" w:hAnsi="Times New Roman" w:cs="Times New Roman"/>
          <w:sz w:val="24"/>
          <w:szCs w:val="24"/>
        </w:rPr>
        <w:fldChar w:fldCharType="begin">
          <w:fldData xml:space="preserve">PEVuZE5vdGU+PENpdGU+PEF1dGhvcj5ZdTwvQXV0aG9yPjxZZWFyPjIwMTY8L1llYXI+PFJlY051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</w:fldData>
        </w:fldChar>
      </w:r>
      <w:r w:rsidR="00A82179">
        <w:rPr>
          <w:rFonts w:ascii="Times New Roman" w:hAnsi="Times New Roman" w:cs="Times New Roman"/>
          <w:sz w:val="24"/>
          <w:szCs w:val="24"/>
        </w:rPr>
        <w:instrText xml:space="preserve"> ADDIN EN.CITE </w:instrText>
      </w:r>
      <w:r w:rsidR="00A82179">
        <w:rPr>
          <w:rFonts w:ascii="Times New Roman" w:hAnsi="Times New Roman" w:cs="Times New Roman"/>
          <w:sz w:val="24"/>
          <w:szCs w:val="24"/>
        </w:rPr>
        <w:fldChar w:fldCharType="begin">
          <w:fldData xml:space="preserve">PEVuZE5vdGU+PENpdGU+PEF1dGhvcj5ZdTwvQXV0aG9yPjxZZWFyPjIwMTY8L1llYXI+PFJlY051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</w:fldData>
        </w:fldChar>
      </w:r>
      <w:r w:rsidR="00A82179">
        <w:rPr>
          <w:rFonts w:ascii="Times New Roman" w:hAnsi="Times New Roman" w:cs="Times New Roman"/>
          <w:sz w:val="24"/>
          <w:szCs w:val="24"/>
        </w:rPr>
        <w:instrText xml:space="preserve"> ADDIN EN.CITE.DATA </w:instrText>
      </w:r>
      <w:r w:rsidR="00A82179">
        <w:rPr>
          <w:rFonts w:ascii="Times New Roman" w:hAnsi="Times New Roman" w:cs="Times New Roman"/>
          <w:sz w:val="24"/>
          <w:szCs w:val="24"/>
        </w:rPr>
      </w:r>
      <w:r w:rsidR="00A82179">
        <w:rPr>
          <w:rFonts w:ascii="Times New Roman" w:hAnsi="Times New Roman" w:cs="Times New Roman"/>
          <w:sz w:val="24"/>
          <w:szCs w:val="24"/>
        </w:rPr>
        <w:fldChar w:fldCharType="end"/>
      </w:r>
      <w:r w:rsidR="00A82179">
        <w:rPr>
          <w:rFonts w:ascii="Times New Roman" w:hAnsi="Times New Roman" w:cs="Times New Roman"/>
          <w:sz w:val="24"/>
          <w:szCs w:val="24"/>
        </w:rPr>
      </w:r>
      <w:r w:rsidR="00A82179">
        <w:rPr>
          <w:rFonts w:ascii="Times New Roman" w:hAnsi="Times New Roman" w:cs="Times New Roman"/>
          <w:sz w:val="24"/>
          <w:szCs w:val="24"/>
        </w:rPr>
        <w:fldChar w:fldCharType="separate"/>
      </w:r>
      <w:r w:rsidR="00A82179" w:rsidRPr="00A82179">
        <w:rPr>
          <w:rFonts w:ascii="Times New Roman" w:hAnsi="Times New Roman" w:cs="Times New Roman"/>
          <w:noProof/>
          <w:sz w:val="24"/>
          <w:szCs w:val="24"/>
          <w:vertAlign w:val="superscript"/>
        </w:rPr>
        <w:t>19</w:t>
      </w:r>
      <w:r w:rsidR="00A82179">
        <w:rPr>
          <w:rFonts w:ascii="Times New Roman" w:hAnsi="Times New Roman" w:cs="Times New Roman"/>
          <w:sz w:val="24"/>
          <w:szCs w:val="24"/>
        </w:rPr>
        <w:fldChar w:fldCharType="end"/>
      </w:r>
      <w:r w:rsidR="00C8292C">
        <w:rPr>
          <w:rFonts w:ascii="Times New Roman" w:hAnsi="Times New Roman" w:cs="Times New Roman"/>
          <w:sz w:val="24"/>
          <w:szCs w:val="24"/>
        </w:rPr>
        <w:t>.</w:t>
      </w:r>
      <w:r w:rsidR="00C8355F" w:rsidRPr="00461DEC">
        <w:rPr>
          <w:rFonts w:ascii="Times New Roman" w:hAnsi="Times New Roman" w:cs="Times New Roman"/>
          <w:sz w:val="24"/>
          <w:szCs w:val="24"/>
        </w:rPr>
        <w:t xml:space="preserve"> </w:t>
      </w:r>
    </w:p>
    <w:p w14:paraId="7FE292EF" w14:textId="77777777" w:rsidR="00807DD3" w:rsidRDefault="00D33FD6">
      <w:pPr>
        <w:pStyle w:val="Heading1"/>
        <w:rPr>
          <w:rFonts w:ascii="Times New Roman" w:hAnsi="Times New Roman" w:cs="Times New Roman"/>
          <w:sz w:val="24"/>
          <w:szCs w:val="24"/>
        </w:rPr>
      </w:pPr>
      <w:bookmarkStart w:id="10" w:name="_Toc159255876"/>
      <w:r w:rsidRPr="00D33FD6">
        <w:rPr>
          <w:rFonts w:ascii="Times New Roman" w:hAnsi="Times New Roman" w:cs="Times New Roman"/>
          <w:sz w:val="24"/>
          <w:szCs w:val="24"/>
        </w:rPr>
        <w:t>Results</w:t>
      </w:r>
      <w:bookmarkEnd w:id="10"/>
    </w:p>
    <w:p w14:paraId="322BE837" w14:textId="77777777" w:rsidR="00A44EC5" w:rsidRPr="00461DEC" w:rsidRDefault="000E0212" w:rsidP="00A44EC5">
      <w:pPr>
        <w:jc w:val="both"/>
        <w:rPr>
          <w:rFonts w:ascii="Times New Roman" w:hAnsi="Times New Roman" w:cs="Times New Roman"/>
          <w:sz w:val="24"/>
          <w:szCs w:val="24"/>
        </w:rPr>
      </w:pPr>
      <w:r w:rsidRPr="00461DEC">
        <w:rPr>
          <w:rFonts w:ascii="Times New Roman" w:hAnsi="Times New Roman" w:cs="Times New Roman"/>
          <w:sz w:val="24"/>
          <w:szCs w:val="24"/>
        </w:rPr>
        <w:t xml:space="preserve">The study included </w:t>
      </w:r>
      <w:r w:rsidR="00C8355F" w:rsidRPr="00461DEC">
        <w:rPr>
          <w:rFonts w:ascii="Times New Roman" w:hAnsi="Times New Roman" w:cs="Times New Roman"/>
          <w:sz w:val="24"/>
          <w:szCs w:val="24"/>
        </w:rPr>
        <w:t>182</w:t>
      </w:r>
      <w:r w:rsidRPr="00461DEC">
        <w:rPr>
          <w:rFonts w:ascii="Times New Roman" w:hAnsi="Times New Roman" w:cs="Times New Roman"/>
          <w:sz w:val="24"/>
          <w:szCs w:val="24"/>
        </w:rPr>
        <w:t xml:space="preserve"> hospitalized adult patients with an admitting diagnosis of COVID-19 (n=</w:t>
      </w:r>
      <w:r w:rsidR="00C8355F" w:rsidRPr="00461DEC">
        <w:rPr>
          <w:rFonts w:ascii="Times New Roman" w:hAnsi="Times New Roman" w:cs="Times New Roman"/>
          <w:sz w:val="24"/>
          <w:szCs w:val="24"/>
        </w:rPr>
        <w:t>110</w:t>
      </w:r>
      <w:r w:rsidRPr="00461DEC">
        <w:rPr>
          <w:rFonts w:ascii="Times New Roman" w:hAnsi="Times New Roman" w:cs="Times New Roman"/>
          <w:sz w:val="24"/>
          <w:szCs w:val="24"/>
        </w:rPr>
        <w:t>) and control subjects admitted for any other reason (n=</w:t>
      </w:r>
      <w:r w:rsidR="00C8355F" w:rsidRPr="00461DEC">
        <w:rPr>
          <w:rFonts w:ascii="Times New Roman" w:hAnsi="Times New Roman" w:cs="Times New Roman"/>
          <w:sz w:val="24"/>
          <w:szCs w:val="24"/>
        </w:rPr>
        <w:t>72</w:t>
      </w:r>
      <w:r w:rsidRPr="00461DEC">
        <w:rPr>
          <w:rFonts w:ascii="Times New Roman" w:hAnsi="Times New Roman" w:cs="Times New Roman"/>
          <w:sz w:val="24"/>
          <w:szCs w:val="24"/>
        </w:rPr>
        <w:t>).  Remnant clinical blood samples were available for 91 patients</w:t>
      </w:r>
      <w:r w:rsidR="00174386" w:rsidRPr="00461DEC">
        <w:rPr>
          <w:rFonts w:ascii="Times New Roman" w:hAnsi="Times New Roman" w:cs="Times New Roman"/>
          <w:sz w:val="24"/>
          <w:szCs w:val="24"/>
        </w:rPr>
        <w:t xml:space="preserve"> (XX with COVID-19 and XX without)</w:t>
      </w:r>
      <w:r w:rsidRPr="00461DEC">
        <w:rPr>
          <w:rFonts w:ascii="Times New Roman" w:hAnsi="Times New Roman" w:cs="Times New Roman"/>
          <w:sz w:val="24"/>
          <w:szCs w:val="24"/>
        </w:rPr>
        <w:t>.  All blood samples were obtained within 48 hours of hospital presentation. Table 1 summarizes patients’ baseline characteristics, including demographics, vaccination information, comorbidities, medications, baseline lab work, and clinical scores, stratified by diabetes mellitus (DM) diagnosis</w:t>
      </w:r>
      <w:r w:rsidR="00A44EC5" w:rsidRPr="00461DEC">
        <w:rPr>
          <w:rFonts w:ascii="Times New Roman" w:hAnsi="Times New Roman" w:cs="Times New Roman"/>
          <w:sz w:val="24"/>
          <w:szCs w:val="24"/>
        </w:rPr>
        <w:t>.</w:t>
      </w:r>
    </w:p>
    <w:p w14:paraId="59785687" w14:textId="4E1F0B83" w:rsidR="009F72DD" w:rsidRPr="00461DEC" w:rsidRDefault="00E376EC"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Out of 110 patients admitted with COVID-19, 12 (10.9%) died </w:t>
      </w:r>
      <w:r w:rsidR="00174386" w:rsidRPr="00461DEC">
        <w:rPr>
          <w:rFonts w:ascii="Times New Roman" w:hAnsi="Times New Roman" w:cs="Times New Roman"/>
          <w:sz w:val="24"/>
          <w:szCs w:val="24"/>
        </w:rPr>
        <w:t>during hospitalization</w:t>
      </w:r>
      <w:r w:rsidR="00A82179">
        <w:rPr>
          <w:rFonts w:ascii="Times New Roman" w:hAnsi="Times New Roman" w:cs="Times New Roman"/>
          <w:sz w:val="24"/>
          <w:szCs w:val="24"/>
        </w:rPr>
        <w:t xml:space="preserve"> </w:t>
      </w:r>
      <w:r w:rsidRPr="00461DEC">
        <w:rPr>
          <w:rFonts w:ascii="Times New Roman" w:hAnsi="Times New Roman" w:cs="Times New Roman"/>
          <w:sz w:val="24"/>
          <w:szCs w:val="24"/>
        </w:rPr>
        <w:t xml:space="preserve">compared to 3 out of 72 non-COVID-19 patients (4.2%). </w:t>
      </w:r>
      <w:r w:rsidR="00F2357A" w:rsidRPr="00461DEC">
        <w:rPr>
          <w:rFonts w:ascii="Times New Roman" w:hAnsi="Times New Roman" w:cs="Times New Roman"/>
          <w:sz w:val="24"/>
          <w:szCs w:val="24"/>
        </w:rPr>
        <w:t xml:space="preserve">Three (3) out of the 12 COVID-19 patients that </w:t>
      </w:r>
      <w:r w:rsidR="00F2357A" w:rsidRPr="00461DEC">
        <w:rPr>
          <w:rFonts w:ascii="Times New Roman" w:hAnsi="Times New Roman" w:cs="Times New Roman"/>
          <w:sz w:val="24"/>
          <w:szCs w:val="24"/>
        </w:rPr>
        <w:lastRenderedPageBreak/>
        <w:t xml:space="preserve">died in hospital were admitted for shortness of breath (ICD10 R06.02), unspecified fever (ICD-10 R50.9) </w:t>
      </w:r>
      <w:r w:rsidR="00C16530" w:rsidRPr="00461DEC">
        <w:rPr>
          <w:rFonts w:ascii="Times New Roman" w:hAnsi="Times New Roman" w:cs="Times New Roman"/>
          <w:sz w:val="24"/>
          <w:szCs w:val="24"/>
        </w:rPr>
        <w:t>or</w:t>
      </w:r>
      <w:r w:rsidR="00A82179">
        <w:rPr>
          <w:rFonts w:ascii="Times New Roman" w:hAnsi="Times New Roman" w:cs="Times New Roman"/>
          <w:sz w:val="24"/>
          <w:szCs w:val="24"/>
        </w:rPr>
        <w:t xml:space="preserve"> </w:t>
      </w:r>
      <w:r w:rsidR="00F2357A" w:rsidRPr="00461DEC">
        <w:rPr>
          <w:rFonts w:ascii="Times New Roman" w:hAnsi="Times New Roman" w:cs="Times New Roman"/>
          <w:sz w:val="24"/>
          <w:szCs w:val="24"/>
        </w:rPr>
        <w:t>fatigue (ICD-10 R53.83). The 3 non-COVID in-hospital deaths occurred in patients admitted for pneumonia (ICD-10 J18.9) or acute respiratory distress (ICD-10 R06.03).</w:t>
      </w:r>
    </w:p>
    <w:p w14:paraId="789C5CFF" w14:textId="77777777" w:rsidR="009034E4" w:rsidRPr="00461DEC" w:rsidRDefault="00F2357A" w:rsidP="00D837DC">
      <w:pPr>
        <w:jc w:val="both"/>
        <w:rPr>
          <w:ins w:id="11" w:author="Luigi Brunetti" w:date="2024-01-31T19:58:00Z"/>
          <w:rFonts w:ascii="Times New Roman" w:hAnsi="Times New Roman" w:cs="Times New Roman"/>
          <w:sz w:val="24"/>
          <w:szCs w:val="24"/>
        </w:rPr>
      </w:pPr>
      <w:commentRangeStart w:id="12"/>
      <w:commentRangeStart w:id="13"/>
      <w:r w:rsidRPr="00461DEC">
        <w:rPr>
          <w:rFonts w:ascii="Times New Roman" w:hAnsi="Times New Roman" w:cs="Times New Roman"/>
          <w:sz w:val="24"/>
          <w:szCs w:val="24"/>
        </w:rPr>
        <w:t>90-day mortality (after discharge) was recorded for 5 non-COVID patients who were initially admitted for acute ischemic heart disease</w:t>
      </w:r>
      <w:r w:rsidR="00C16530" w:rsidRPr="00461DEC">
        <w:rPr>
          <w:rFonts w:ascii="Times New Roman" w:hAnsi="Times New Roman" w:cs="Times New Roman"/>
          <w:sz w:val="24"/>
          <w:szCs w:val="24"/>
        </w:rPr>
        <w:t xml:space="preserve"> (ICD-10 I24.9)</w:t>
      </w:r>
      <w:r w:rsidRPr="00461DEC">
        <w:rPr>
          <w:rFonts w:ascii="Times New Roman" w:hAnsi="Times New Roman" w:cs="Times New Roman"/>
          <w:sz w:val="24"/>
          <w:szCs w:val="24"/>
        </w:rPr>
        <w:t xml:space="preserve">, pneumonia, acute respiratory </w:t>
      </w:r>
      <w:r w:rsidR="00C16530" w:rsidRPr="00461DEC">
        <w:rPr>
          <w:rFonts w:ascii="Times New Roman" w:hAnsi="Times New Roman" w:cs="Times New Roman"/>
          <w:sz w:val="24"/>
          <w:szCs w:val="24"/>
        </w:rPr>
        <w:t>distress,</w:t>
      </w:r>
      <w:r w:rsidRPr="00461DEC">
        <w:rPr>
          <w:rFonts w:ascii="Times New Roman" w:hAnsi="Times New Roman" w:cs="Times New Roman"/>
          <w:sz w:val="24"/>
          <w:szCs w:val="24"/>
        </w:rPr>
        <w:t xml:space="preserve"> or intestinal obstruction</w:t>
      </w:r>
      <w:r w:rsidR="00C16530" w:rsidRPr="00461DEC">
        <w:rPr>
          <w:rFonts w:ascii="Times New Roman" w:hAnsi="Times New Roman" w:cs="Times New Roman"/>
          <w:sz w:val="24"/>
          <w:szCs w:val="24"/>
        </w:rPr>
        <w:t xml:space="preserve"> (ICD-10 K56.609)</w:t>
      </w:r>
      <w:r w:rsidRPr="00461DEC">
        <w:rPr>
          <w:rFonts w:ascii="Times New Roman" w:hAnsi="Times New Roman" w:cs="Times New Roman"/>
          <w:sz w:val="24"/>
          <w:szCs w:val="24"/>
        </w:rPr>
        <w:t xml:space="preserve">. </w:t>
      </w:r>
      <w:r w:rsidR="00C16530" w:rsidRPr="00461DEC">
        <w:rPr>
          <w:rFonts w:ascii="Times New Roman" w:hAnsi="Times New Roman" w:cs="Times New Roman"/>
          <w:sz w:val="24"/>
          <w:szCs w:val="24"/>
        </w:rPr>
        <w:t>Additionally, 26 non-COVID patients were readmitted to hospitals within 90 days of discharge. No follow-up information was available for the COVID-19 patients at the time of this report.</w:t>
      </w:r>
      <w:commentRangeEnd w:id="12"/>
      <w:r w:rsidR="00D33FD6" w:rsidRPr="00D33FD6">
        <w:rPr>
          <w:rStyle w:val="CommentReference"/>
          <w:rFonts w:ascii="Times New Roman" w:hAnsi="Times New Roman" w:cs="Times New Roman"/>
          <w:sz w:val="24"/>
          <w:szCs w:val="24"/>
        </w:rPr>
        <w:commentReference w:id="12"/>
      </w:r>
      <w:commentRangeEnd w:id="13"/>
      <w:r w:rsidR="00D33FD6" w:rsidRPr="00D33FD6">
        <w:rPr>
          <w:rStyle w:val="CommentReference"/>
          <w:rFonts w:ascii="Times New Roman" w:hAnsi="Times New Roman" w:cs="Times New Roman"/>
          <w:sz w:val="24"/>
          <w:szCs w:val="24"/>
        </w:rPr>
        <w:commentReference w:id="13"/>
      </w:r>
    </w:p>
    <w:p w14:paraId="21A88851" w14:textId="77777777" w:rsidR="00807DD3" w:rsidRDefault="00D33FD6">
      <w:pPr>
        <w:pStyle w:val="Heading2"/>
        <w:rPr>
          <w:ins w:id="14" w:author="Luigi Brunetti" w:date="2024-01-31T19:58:00Z"/>
          <w:rFonts w:ascii="Times New Roman" w:hAnsi="Times New Roman" w:cs="Times New Roman"/>
          <w:sz w:val="24"/>
          <w:szCs w:val="24"/>
        </w:rPr>
      </w:pPr>
      <w:bookmarkStart w:id="15" w:name="_Toc159255877"/>
      <w:commentRangeStart w:id="16"/>
      <w:ins w:id="17" w:author="Luigi Brunetti" w:date="2024-01-31T19:58:00Z">
        <w:r w:rsidRPr="00D33FD6">
          <w:rPr>
            <w:rFonts w:ascii="Times New Roman" w:hAnsi="Times New Roman" w:cs="Times New Roman"/>
            <w:sz w:val="24"/>
            <w:szCs w:val="24"/>
            <w:highlight w:val="yellow"/>
          </w:rPr>
          <w:t>Clinical outcomes</w:t>
        </w:r>
      </w:ins>
      <w:commentRangeEnd w:id="16"/>
      <w:ins w:id="18" w:author="Luigi Brunetti" w:date="2024-01-31T20:05:00Z">
        <w:r w:rsidRPr="00D33FD6">
          <w:rPr>
            <w:rStyle w:val="CommentReference"/>
            <w:rFonts w:ascii="Times New Roman" w:hAnsi="Times New Roman" w:cs="Times New Roman"/>
            <w:sz w:val="24"/>
            <w:szCs w:val="24"/>
          </w:rPr>
          <w:commentReference w:id="16"/>
        </w:r>
      </w:ins>
      <w:bookmarkEnd w:id="15"/>
    </w:p>
    <w:p w14:paraId="598251A2" w14:textId="77777777" w:rsidR="00E376EC" w:rsidRPr="00461DEC" w:rsidRDefault="00E376EC"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There was no significant association between DM and COVID-19 patients’ </w:t>
      </w:r>
      <w:r w:rsidR="00C16530" w:rsidRPr="00461DEC">
        <w:rPr>
          <w:rFonts w:ascii="Times New Roman" w:hAnsi="Times New Roman" w:cs="Times New Roman"/>
          <w:sz w:val="24"/>
          <w:szCs w:val="24"/>
        </w:rPr>
        <w:t xml:space="preserve">in-hospital </w:t>
      </w:r>
      <w:r w:rsidRPr="00461DEC">
        <w:rPr>
          <w:rFonts w:ascii="Times New Roman" w:hAnsi="Times New Roman" w:cs="Times New Roman"/>
          <w:sz w:val="24"/>
          <w:szCs w:val="24"/>
        </w:rPr>
        <w:t>death rate, with 6</w:t>
      </w:r>
      <w:r w:rsidR="006E69B8" w:rsidRPr="00461DEC">
        <w:rPr>
          <w:rFonts w:ascii="Times New Roman" w:hAnsi="Times New Roman" w:cs="Times New Roman"/>
          <w:sz w:val="24"/>
          <w:szCs w:val="24"/>
        </w:rPr>
        <w:t xml:space="preserve"> DM and 6 non-DM COVID-19 patients dying in hospital (Chi-square test p-value = 0.236). Similarly, obesity and BMI were not found to be significant factors associated with in-hospital death (p-values of 0.760 and &gt;0.999, respectively). However, the odds of in-hospital death were 21.5 times higher </w:t>
      </w:r>
      <w:r w:rsidR="0060585F" w:rsidRPr="00461DEC">
        <w:rPr>
          <w:rFonts w:ascii="Times New Roman" w:hAnsi="Times New Roman" w:cs="Times New Roman"/>
          <w:sz w:val="24"/>
          <w:szCs w:val="24"/>
        </w:rPr>
        <w:t xml:space="preserve">(95% CI = 5.2 to 88.3, p-value&lt; 0.001) </w:t>
      </w:r>
      <w:r w:rsidR="006E69B8" w:rsidRPr="00461DEC">
        <w:rPr>
          <w:rFonts w:ascii="Times New Roman" w:hAnsi="Times New Roman" w:cs="Times New Roman"/>
          <w:sz w:val="24"/>
          <w:szCs w:val="24"/>
        </w:rPr>
        <w:t xml:space="preserve">for the COVID patients admitted to the critical care unit (ICU) compared to those who were not admitted to ICU. Specifically, 7 out of 13 ICU-admitted patients died in hospital compared to 5 deaths occurring in 97 non-ICU patients. </w:t>
      </w:r>
    </w:p>
    <w:p w14:paraId="77829541" w14:textId="67504611" w:rsidR="009F72DD" w:rsidRPr="00461DEC" w:rsidRDefault="008B6FDB" w:rsidP="00D837DC">
      <w:pPr>
        <w:jc w:val="both"/>
        <w:rPr>
          <w:rFonts w:ascii="Times New Roman" w:hAnsi="Times New Roman" w:cs="Times New Roman"/>
          <w:sz w:val="24"/>
          <w:szCs w:val="24"/>
        </w:rPr>
      </w:pPr>
      <w:r w:rsidRPr="00461DEC">
        <w:rPr>
          <w:rFonts w:ascii="Times New Roman" w:hAnsi="Times New Roman" w:cs="Times New Roman"/>
          <w:sz w:val="24"/>
          <w:szCs w:val="24"/>
        </w:rPr>
        <w:t>T</w:t>
      </w:r>
      <w:r w:rsidR="009F72DD" w:rsidRPr="00461DEC">
        <w:rPr>
          <w:rFonts w:ascii="Times New Roman" w:hAnsi="Times New Roman" w:cs="Times New Roman"/>
          <w:sz w:val="24"/>
          <w:szCs w:val="24"/>
        </w:rPr>
        <w:t>he odds ratio</w:t>
      </w:r>
      <w:r w:rsidR="00A82179">
        <w:rPr>
          <w:rFonts w:ascii="Times New Roman" w:hAnsi="Times New Roman" w:cs="Times New Roman"/>
          <w:sz w:val="24"/>
          <w:szCs w:val="24"/>
        </w:rPr>
        <w:t xml:space="preserve"> </w:t>
      </w:r>
      <w:r w:rsidR="009F72DD" w:rsidRPr="00461DEC">
        <w:rPr>
          <w:rFonts w:ascii="Times New Roman" w:hAnsi="Times New Roman" w:cs="Times New Roman"/>
          <w:sz w:val="24"/>
          <w:szCs w:val="24"/>
        </w:rPr>
        <w:t>of in-hospital death for patients admitted</w:t>
      </w:r>
      <w:r w:rsidR="00A82179">
        <w:rPr>
          <w:rFonts w:ascii="Times New Roman" w:hAnsi="Times New Roman" w:cs="Times New Roman"/>
          <w:sz w:val="24"/>
          <w:szCs w:val="24"/>
        </w:rPr>
        <w:t xml:space="preserve"> </w:t>
      </w:r>
      <w:r w:rsidR="009F72DD" w:rsidRPr="00461DEC">
        <w:rPr>
          <w:rFonts w:ascii="Times New Roman" w:hAnsi="Times New Roman" w:cs="Times New Roman"/>
          <w:sz w:val="24"/>
          <w:szCs w:val="24"/>
        </w:rPr>
        <w:t xml:space="preserve">with COVID-19 versus non-COVID-19 patients was not statistically significantly different from 1 (OR=2.82, 95%CI = 0.86 to 12.70, p-value = 0.119). However, after adjusting for ICU, the </w:t>
      </w:r>
      <w:r w:rsidR="00BE4754" w:rsidRPr="00461DEC">
        <w:rPr>
          <w:rFonts w:ascii="Times New Roman" w:hAnsi="Times New Roman" w:cs="Times New Roman"/>
          <w:sz w:val="24"/>
          <w:szCs w:val="24"/>
        </w:rPr>
        <w:t>association of COVID-19 diagnoses with death became significant (OR = 6.79, 95%CI = 1.73 to 36.07, p-value = 0.012)</w:t>
      </w:r>
      <w:r w:rsidR="003745BA" w:rsidRPr="00461DEC">
        <w:rPr>
          <w:rFonts w:ascii="Times New Roman" w:hAnsi="Times New Roman" w:cs="Times New Roman"/>
          <w:sz w:val="24"/>
          <w:szCs w:val="24"/>
        </w:rPr>
        <w:t>.</w:t>
      </w:r>
    </w:p>
    <w:p w14:paraId="67A4E3E9" w14:textId="5E9DCB20" w:rsidR="003E7DFA" w:rsidRPr="00461DEC" w:rsidRDefault="008B6FDB" w:rsidP="00D837DC">
      <w:pPr>
        <w:jc w:val="both"/>
        <w:rPr>
          <w:rFonts w:ascii="Times New Roman" w:hAnsi="Times New Roman" w:cs="Times New Roman"/>
          <w:sz w:val="24"/>
          <w:szCs w:val="24"/>
        </w:rPr>
      </w:pPr>
      <w:r w:rsidRPr="00461DEC">
        <w:rPr>
          <w:rFonts w:ascii="Times New Roman" w:hAnsi="Times New Roman" w:cs="Times New Roman"/>
          <w:sz w:val="24"/>
          <w:szCs w:val="24"/>
        </w:rPr>
        <w:t>COVID-19 severity was measured on</w:t>
      </w:r>
      <w:r w:rsidR="00A82179">
        <w:rPr>
          <w:rFonts w:ascii="Times New Roman" w:hAnsi="Times New Roman" w:cs="Times New Roman"/>
          <w:sz w:val="24"/>
          <w:szCs w:val="24"/>
        </w:rPr>
        <w:t xml:space="preserve"> </w:t>
      </w:r>
      <w:r w:rsidRPr="00461DEC">
        <w:rPr>
          <w:rFonts w:ascii="Times New Roman" w:hAnsi="Times New Roman" w:cs="Times New Roman"/>
          <w:sz w:val="24"/>
          <w:szCs w:val="24"/>
        </w:rPr>
        <w:t>World</w:t>
      </w:r>
      <w:r w:rsidR="00A82179">
        <w:rPr>
          <w:rFonts w:ascii="Times New Roman" w:hAnsi="Times New Roman" w:cs="Times New Roman"/>
          <w:sz w:val="24"/>
          <w:szCs w:val="24"/>
        </w:rPr>
        <w:t xml:space="preserve"> </w:t>
      </w:r>
      <w:r w:rsidRPr="00461DEC">
        <w:rPr>
          <w:rFonts w:ascii="Times New Roman" w:hAnsi="Times New Roman" w:cs="Times New Roman"/>
          <w:sz w:val="24"/>
          <w:szCs w:val="24"/>
        </w:rPr>
        <w:t>Health Organization Original Scale</w:t>
      </w:r>
      <w:r w:rsidR="00A82179">
        <w:rPr>
          <w:rFonts w:ascii="Times New Roman" w:hAnsi="Times New Roman" w:cs="Times New Roman"/>
          <w:sz w:val="24"/>
          <w:szCs w:val="24"/>
        </w:rPr>
        <w:t xml:space="preserve"> </w:t>
      </w:r>
      <w:r w:rsidRPr="00461DEC">
        <w:rPr>
          <w:rFonts w:ascii="Times New Roman" w:hAnsi="Times New Roman" w:cs="Times New Roman"/>
          <w:sz w:val="24"/>
          <w:szCs w:val="24"/>
        </w:rPr>
        <w:t xml:space="preserve">for Clinical Improvement (WHO OSCI) scale. COVID-19 patients were grouped by the WHO OSCI </w:t>
      </w:r>
      <w:r w:rsidR="000D341E" w:rsidRPr="00461DEC">
        <w:rPr>
          <w:rFonts w:ascii="Times New Roman" w:hAnsi="Times New Roman" w:cs="Times New Roman"/>
          <w:sz w:val="24"/>
          <w:szCs w:val="24"/>
        </w:rPr>
        <w:t xml:space="preserve">into Moderate (score &lt; 5) and severe (&gt;=5 and &lt;8) cohorts. WHO OSCI score of 8 signified deaths. At the admission, 77 out of 110 COVID patients had WHO OSCI score of 5 or higher. Notable, </w:t>
      </w:r>
      <w:r w:rsidR="00565106" w:rsidRPr="00461DEC">
        <w:rPr>
          <w:rFonts w:ascii="Times New Roman" w:hAnsi="Times New Roman" w:cs="Times New Roman"/>
          <w:sz w:val="24"/>
          <w:szCs w:val="24"/>
        </w:rPr>
        <w:t xml:space="preserve">5 out of the13 COVID patient admitted to the CC unit had the score of 5, and another 8 score of 6. At the same time, 64 out of 97 non-CCU patients (66.0%) were scored 5 or above at the admission. </w:t>
      </w:r>
      <w:r w:rsidR="001755A4" w:rsidRPr="00461DEC">
        <w:rPr>
          <w:rFonts w:ascii="Times New Roman" w:hAnsi="Times New Roman" w:cs="Times New Roman"/>
          <w:sz w:val="24"/>
          <w:szCs w:val="24"/>
        </w:rPr>
        <w:t xml:space="preserve">Additionally, all 12 COVID-19 patients that died in hospital had WHO OSCI score of 5 or 6 at the admission, and their scores </w:t>
      </w:r>
      <w:r w:rsidR="003E7DFA" w:rsidRPr="00461DEC">
        <w:rPr>
          <w:rFonts w:ascii="Times New Roman" w:hAnsi="Times New Roman" w:cs="Times New Roman"/>
          <w:sz w:val="24"/>
          <w:szCs w:val="24"/>
        </w:rPr>
        <w:t>did not decrease until their death</w:t>
      </w:r>
      <w:r w:rsidR="00A82179">
        <w:rPr>
          <w:rFonts w:ascii="Times New Roman" w:hAnsi="Times New Roman" w:cs="Times New Roman"/>
          <w:sz w:val="24"/>
          <w:szCs w:val="24"/>
        </w:rPr>
        <w:t xml:space="preserve"> </w:t>
      </w:r>
      <w:r w:rsidR="0050087B" w:rsidRPr="00461DEC">
        <w:rPr>
          <w:rFonts w:ascii="Times New Roman" w:hAnsi="Times New Roman" w:cs="Times New Roman"/>
          <w:sz w:val="24"/>
          <w:szCs w:val="24"/>
        </w:rPr>
        <w:t xml:space="preserve">except for a single patient whose score decreased from 5 to 4 on Day 3, just before </w:t>
      </w:r>
      <w:proofErr w:type="gramStart"/>
      <w:r w:rsidR="00DF40FB" w:rsidRPr="00461DEC">
        <w:rPr>
          <w:rFonts w:ascii="Times New Roman" w:hAnsi="Times New Roman" w:cs="Times New Roman"/>
          <w:sz w:val="24"/>
          <w:szCs w:val="24"/>
        </w:rPr>
        <w:t>death</w:t>
      </w:r>
      <w:r w:rsidR="003E7DFA" w:rsidRPr="00461DEC">
        <w:rPr>
          <w:rFonts w:ascii="Times New Roman" w:hAnsi="Times New Roman" w:cs="Times New Roman"/>
          <w:sz w:val="24"/>
          <w:szCs w:val="24"/>
        </w:rPr>
        <w:t>(</w:t>
      </w:r>
      <w:proofErr w:type="gramEnd"/>
      <w:r w:rsidR="003E7DFA" w:rsidRPr="00461DEC">
        <w:rPr>
          <w:rFonts w:ascii="Times New Roman" w:hAnsi="Times New Roman" w:cs="Times New Roman"/>
          <w:sz w:val="24"/>
          <w:szCs w:val="24"/>
        </w:rPr>
        <w:t xml:space="preserve">Table 2). </w:t>
      </w:r>
    </w:p>
    <w:p w14:paraId="3BC840E1" w14:textId="77777777" w:rsidR="00410844" w:rsidRPr="00461DEC" w:rsidRDefault="00410844"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On average, COVID patients were admitted for a slightly shorter period compared to non-COVID patients (mean+/-SEM = 7.3+/-0.9 and 8.8+/-1.1 days respectively). The patients who died in hospital were hospitalized for longer times compared to those discharged alive (12.5+/-2.4 vs 7.5+/-0.7, respectively). The difference between COVID and non-COVID patients’ length of stay was even larger for those who were not discharged on the day of admission (i.e., stayed for more than one day), with LOS of 10.1+/-1.2 days for non-Covid patients discharged alive vs. 7.4+/-0.9 days for the COVID patients discharged alive. For the patients who died in hospital, the LOS were 11.0+/-3.8 and 12.8+/-2.9 for non-COVID vs COVID patients, respectively. </w:t>
      </w:r>
    </w:p>
    <w:p w14:paraId="0C6DCC69" w14:textId="77777777" w:rsidR="2D57C4FE" w:rsidRPr="00461DEC" w:rsidRDefault="2D57C4FE" w:rsidP="00D837DC">
      <w:pPr>
        <w:jc w:val="both"/>
        <w:rPr>
          <w:rFonts w:ascii="Times New Roman" w:hAnsi="Times New Roman" w:cs="Times New Roman"/>
          <w:sz w:val="24"/>
          <w:szCs w:val="24"/>
        </w:rPr>
      </w:pPr>
      <w:r w:rsidRPr="00461DEC">
        <w:rPr>
          <w:rFonts w:ascii="Times New Roman" w:hAnsi="Times New Roman" w:cs="Times New Roman"/>
          <w:sz w:val="24"/>
          <w:szCs w:val="24"/>
        </w:rPr>
        <w:t>Patients</w:t>
      </w:r>
      <w:r w:rsidR="00E376EC" w:rsidRPr="00461DEC">
        <w:rPr>
          <w:rFonts w:ascii="Times New Roman" w:hAnsi="Times New Roman" w:cs="Times New Roman"/>
          <w:sz w:val="24"/>
          <w:szCs w:val="24"/>
        </w:rPr>
        <w:t>’</w:t>
      </w:r>
      <w:r w:rsidR="071EEB8D" w:rsidRPr="00461DEC">
        <w:rPr>
          <w:rFonts w:ascii="Times New Roman" w:hAnsi="Times New Roman" w:cs="Times New Roman"/>
          <w:sz w:val="24"/>
          <w:szCs w:val="24"/>
        </w:rPr>
        <w:t xml:space="preserve"> comparison (medications, </w:t>
      </w:r>
      <w:r w:rsidR="77373FF1" w:rsidRPr="00461DEC">
        <w:rPr>
          <w:rFonts w:ascii="Times New Roman" w:hAnsi="Times New Roman" w:cs="Times New Roman"/>
          <w:sz w:val="24"/>
          <w:szCs w:val="24"/>
        </w:rPr>
        <w:t>treatments administered, length of stay, vaccination status</w:t>
      </w:r>
      <w:r w:rsidR="49637CA7" w:rsidRPr="00461DEC">
        <w:rPr>
          <w:rFonts w:ascii="Times New Roman" w:hAnsi="Times New Roman" w:cs="Times New Roman"/>
          <w:sz w:val="24"/>
          <w:szCs w:val="24"/>
        </w:rPr>
        <w:t>)</w:t>
      </w:r>
    </w:p>
    <w:p w14:paraId="6B47955C" w14:textId="77777777" w:rsidR="49637CA7" w:rsidRPr="00461DEC" w:rsidRDefault="49637CA7" w:rsidP="00D837DC">
      <w:pPr>
        <w:jc w:val="both"/>
        <w:rPr>
          <w:ins w:id="19" w:author="Sargsyan, Davit [JRDUS]" w:date="2023-12-30T02:44:00Z"/>
          <w:rFonts w:ascii="Times New Roman" w:hAnsi="Times New Roman" w:cs="Times New Roman"/>
          <w:sz w:val="24"/>
          <w:szCs w:val="24"/>
        </w:rPr>
      </w:pPr>
      <w:r w:rsidRPr="00461DEC">
        <w:rPr>
          <w:rFonts w:ascii="Times New Roman" w:hAnsi="Times New Roman" w:cs="Times New Roman"/>
          <w:sz w:val="24"/>
          <w:szCs w:val="24"/>
        </w:rPr>
        <w:lastRenderedPageBreak/>
        <w:t>Outcomes</w:t>
      </w:r>
      <w:r w:rsidR="34F2F61C" w:rsidRPr="00461DEC">
        <w:rPr>
          <w:rFonts w:ascii="Times New Roman" w:hAnsi="Times New Roman" w:cs="Times New Roman"/>
          <w:sz w:val="24"/>
          <w:szCs w:val="24"/>
        </w:rPr>
        <w:t xml:space="preserve"> (inflammatory mediator expressio</w:t>
      </w:r>
      <w:r w:rsidR="1B10FBFE" w:rsidRPr="00461DEC">
        <w:rPr>
          <w:rFonts w:ascii="Times New Roman" w:hAnsi="Times New Roman" w:cs="Times New Roman"/>
          <w:sz w:val="24"/>
          <w:szCs w:val="24"/>
        </w:rPr>
        <w:t>n</w:t>
      </w:r>
      <w:r w:rsidR="34F2F61C" w:rsidRPr="00461DEC">
        <w:rPr>
          <w:rFonts w:ascii="Times New Roman" w:hAnsi="Times New Roman" w:cs="Times New Roman"/>
          <w:sz w:val="24"/>
          <w:szCs w:val="24"/>
        </w:rPr>
        <w:t xml:space="preserve"> profile</w:t>
      </w:r>
      <w:r w:rsidR="271553BD" w:rsidRPr="00461DEC">
        <w:rPr>
          <w:rFonts w:ascii="Times New Roman" w:hAnsi="Times New Roman" w:cs="Times New Roman"/>
          <w:sz w:val="24"/>
          <w:szCs w:val="24"/>
        </w:rPr>
        <w:t>, statistical analysis</w:t>
      </w:r>
      <w:r w:rsidR="34F2F61C" w:rsidRPr="00461DEC">
        <w:rPr>
          <w:rFonts w:ascii="Times New Roman" w:hAnsi="Times New Roman" w:cs="Times New Roman"/>
          <w:sz w:val="24"/>
          <w:szCs w:val="24"/>
        </w:rPr>
        <w:t>)</w:t>
      </w:r>
    </w:p>
    <w:p w14:paraId="3439D39F" w14:textId="77777777" w:rsidR="00807DD3" w:rsidRDefault="00D33FD6">
      <w:pPr>
        <w:pStyle w:val="Heading2"/>
        <w:rPr>
          <w:rFonts w:ascii="Times New Roman" w:hAnsi="Times New Roman" w:cs="Times New Roman"/>
          <w:sz w:val="24"/>
          <w:szCs w:val="24"/>
        </w:rPr>
      </w:pPr>
      <w:bookmarkStart w:id="20" w:name="_Toc159255878"/>
      <w:r w:rsidRPr="00D33FD6">
        <w:rPr>
          <w:rFonts w:ascii="Times New Roman" w:hAnsi="Times New Roman" w:cs="Times New Roman"/>
          <w:sz w:val="24"/>
          <w:szCs w:val="24"/>
          <w:highlight w:val="yellow"/>
        </w:rPr>
        <w:t>Inflammatory signature analysis</w:t>
      </w:r>
      <w:bookmarkEnd w:id="20"/>
    </w:p>
    <w:p w14:paraId="29785580" w14:textId="77777777" w:rsidR="00EB2026" w:rsidRPr="00461DEC" w:rsidRDefault="00574B00" w:rsidP="00D837DC">
      <w:pPr>
        <w:jc w:val="both"/>
        <w:rPr>
          <w:rFonts w:ascii="Times New Roman" w:hAnsi="Times New Roman" w:cs="Times New Roman"/>
          <w:iCs/>
          <w:sz w:val="24"/>
          <w:szCs w:val="24"/>
        </w:rPr>
      </w:pPr>
      <w:r w:rsidRPr="00461DEC">
        <w:rPr>
          <w:rFonts w:ascii="Times New Roman" w:hAnsi="Times New Roman" w:cs="Times New Roman"/>
          <w:iCs/>
          <w:sz w:val="24"/>
          <w:szCs w:val="24"/>
        </w:rPr>
        <w:t>Proteins</w:t>
      </w:r>
      <w:r w:rsidR="00EB2026" w:rsidRPr="00461DEC">
        <w:rPr>
          <w:rFonts w:ascii="Times New Roman" w:hAnsi="Times New Roman" w:cs="Times New Roman"/>
          <w:iCs/>
          <w:sz w:val="24"/>
          <w:szCs w:val="24"/>
        </w:rPr>
        <w:t xml:space="preserve"> were measured using ELISA assay. In total, 21 protein concentrations were measured in 54 COVID and 68 non-COVID patients. </w:t>
      </w:r>
    </w:p>
    <w:p w14:paraId="0874E812" w14:textId="77777777" w:rsidR="009034E4" w:rsidRPr="00461DEC" w:rsidRDefault="009034E4" w:rsidP="00D837DC">
      <w:pPr>
        <w:jc w:val="both"/>
        <w:rPr>
          <w:rFonts w:ascii="Times New Roman" w:hAnsi="Times New Roman" w:cs="Times New Roman"/>
          <w:i/>
          <w:iCs/>
          <w:sz w:val="24"/>
          <w:szCs w:val="24"/>
        </w:rPr>
      </w:pPr>
      <w:r w:rsidRPr="00461DEC">
        <w:rPr>
          <w:rFonts w:ascii="Times New Roman" w:hAnsi="Times New Roman" w:cs="Times New Roman"/>
          <w:i/>
          <w:iCs/>
          <w:sz w:val="24"/>
          <w:szCs w:val="24"/>
        </w:rPr>
        <w:t xml:space="preserve">(Need to compare cytokines and chemokines between COVID No COVID; COVID with and without DM </w:t>
      </w:r>
      <w:proofErr w:type="gramStart"/>
      <w:r w:rsidRPr="00461DEC">
        <w:rPr>
          <w:rFonts w:ascii="Times New Roman" w:hAnsi="Times New Roman" w:cs="Times New Roman"/>
          <w:i/>
          <w:iCs/>
          <w:sz w:val="24"/>
          <w:szCs w:val="24"/>
        </w:rPr>
        <w:t>AND;  then</w:t>
      </w:r>
      <w:proofErr w:type="gramEnd"/>
      <w:r w:rsidRPr="00461DEC">
        <w:rPr>
          <w:rFonts w:ascii="Times New Roman" w:hAnsi="Times New Roman" w:cs="Times New Roman"/>
          <w:i/>
          <w:iCs/>
          <w:sz w:val="24"/>
          <w:szCs w:val="24"/>
        </w:rPr>
        <w:t xml:space="preserve"> between COVID with DM and between NO COVID and DM)</w:t>
      </w:r>
    </w:p>
    <w:p w14:paraId="07F7A27B" w14:textId="77777777" w:rsidR="009034E4" w:rsidRPr="00461DEC" w:rsidRDefault="009034E4" w:rsidP="00D837DC">
      <w:pPr>
        <w:jc w:val="both"/>
        <w:rPr>
          <w:rFonts w:ascii="Times New Roman" w:hAnsi="Times New Roman" w:cs="Times New Roman"/>
          <w:i/>
          <w:iCs/>
          <w:sz w:val="24"/>
          <w:szCs w:val="24"/>
        </w:rPr>
      </w:pPr>
    </w:p>
    <w:p w14:paraId="4220F50B" w14:textId="77777777" w:rsidR="00807DD3" w:rsidRDefault="00D33FD6">
      <w:pPr>
        <w:pStyle w:val="Heading2"/>
        <w:rPr>
          <w:rFonts w:ascii="Times New Roman" w:hAnsi="Times New Roman" w:cs="Times New Roman"/>
          <w:sz w:val="24"/>
          <w:szCs w:val="24"/>
        </w:rPr>
      </w:pPr>
      <w:bookmarkStart w:id="21" w:name="_Toc159255879"/>
      <w:r w:rsidRPr="00D33FD6">
        <w:rPr>
          <w:rFonts w:ascii="Times New Roman" w:hAnsi="Times New Roman" w:cs="Times New Roman"/>
          <w:sz w:val="24"/>
          <w:szCs w:val="24"/>
          <w:highlight w:val="yellow"/>
        </w:rPr>
        <w:t>DPP-IV and ACE2 signature analysis</w:t>
      </w:r>
      <w:bookmarkEnd w:id="21"/>
    </w:p>
    <w:p w14:paraId="05656EDB" w14:textId="77777777" w:rsidR="009034E4" w:rsidRPr="00461DEC" w:rsidRDefault="009034E4" w:rsidP="00D837DC">
      <w:pPr>
        <w:jc w:val="both"/>
        <w:rPr>
          <w:rFonts w:ascii="Times New Roman" w:hAnsi="Times New Roman" w:cs="Times New Roman"/>
          <w:i/>
          <w:iCs/>
          <w:sz w:val="24"/>
          <w:szCs w:val="24"/>
        </w:rPr>
      </w:pPr>
      <w:r w:rsidRPr="00461DEC">
        <w:rPr>
          <w:rFonts w:ascii="Times New Roman" w:hAnsi="Times New Roman" w:cs="Times New Roman"/>
          <w:i/>
          <w:iCs/>
          <w:sz w:val="24"/>
          <w:szCs w:val="24"/>
        </w:rPr>
        <w:t xml:space="preserve">(Need to compare cytokines and chemokines between COVID No COVID; COVID with and without DM </w:t>
      </w:r>
      <w:proofErr w:type="gramStart"/>
      <w:r w:rsidRPr="00461DEC">
        <w:rPr>
          <w:rFonts w:ascii="Times New Roman" w:hAnsi="Times New Roman" w:cs="Times New Roman"/>
          <w:i/>
          <w:iCs/>
          <w:sz w:val="24"/>
          <w:szCs w:val="24"/>
        </w:rPr>
        <w:t>AND;  then</w:t>
      </w:r>
      <w:proofErr w:type="gramEnd"/>
      <w:r w:rsidRPr="00461DEC">
        <w:rPr>
          <w:rFonts w:ascii="Times New Roman" w:hAnsi="Times New Roman" w:cs="Times New Roman"/>
          <w:i/>
          <w:iCs/>
          <w:sz w:val="24"/>
          <w:szCs w:val="24"/>
        </w:rPr>
        <w:t xml:space="preserve"> between COVID with DM and between NO COVID and DM) </w:t>
      </w:r>
    </w:p>
    <w:p w14:paraId="1F5A8274" w14:textId="77777777" w:rsidR="009034E4" w:rsidRPr="00461DEC" w:rsidRDefault="009034E4" w:rsidP="00D837DC">
      <w:pPr>
        <w:jc w:val="both"/>
        <w:rPr>
          <w:rFonts w:ascii="Times New Roman" w:hAnsi="Times New Roman" w:cs="Times New Roman"/>
          <w:i/>
          <w:iCs/>
          <w:sz w:val="24"/>
          <w:szCs w:val="24"/>
        </w:rPr>
      </w:pPr>
    </w:p>
    <w:p w14:paraId="6E4B6D23" w14:textId="77777777" w:rsidR="00807DD3" w:rsidRDefault="00D33FD6">
      <w:pPr>
        <w:pStyle w:val="Heading2"/>
        <w:rPr>
          <w:rFonts w:ascii="Times New Roman" w:hAnsi="Times New Roman" w:cs="Times New Roman"/>
          <w:sz w:val="24"/>
          <w:szCs w:val="24"/>
        </w:rPr>
      </w:pPr>
      <w:bookmarkStart w:id="22" w:name="_Toc159255880"/>
      <w:r w:rsidRPr="00D33FD6">
        <w:rPr>
          <w:rFonts w:ascii="Times New Roman" w:hAnsi="Times New Roman" w:cs="Times New Roman"/>
          <w:sz w:val="24"/>
          <w:szCs w:val="24"/>
          <w:highlight w:val="yellow"/>
        </w:rPr>
        <w:t>Differential Gene Expression Analyses</w:t>
      </w:r>
      <w:bookmarkEnd w:id="22"/>
    </w:p>
    <w:p w14:paraId="5EA6BF1D" w14:textId="77777777" w:rsidR="001A75BD" w:rsidRPr="00461DEC" w:rsidRDefault="00175EB1"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In total, 58,708 protein coding and long noncoding genes </w:t>
      </w:r>
      <w:r w:rsidR="004520AB" w:rsidRPr="00461DEC">
        <w:rPr>
          <w:rFonts w:ascii="Times New Roman" w:hAnsi="Times New Roman" w:cs="Times New Roman"/>
          <w:sz w:val="24"/>
          <w:szCs w:val="24"/>
        </w:rPr>
        <w:t xml:space="preserve">and gene variants </w:t>
      </w:r>
      <w:r w:rsidRPr="00461DEC">
        <w:rPr>
          <w:rFonts w:ascii="Times New Roman" w:hAnsi="Times New Roman" w:cs="Times New Roman"/>
          <w:sz w:val="24"/>
          <w:szCs w:val="24"/>
        </w:rPr>
        <w:t xml:space="preserve">were found in the 92 RNA-seq samples. </w:t>
      </w:r>
      <w:r w:rsidR="004520AB" w:rsidRPr="00461DEC">
        <w:rPr>
          <w:rFonts w:ascii="Times New Roman" w:hAnsi="Times New Roman" w:cs="Times New Roman"/>
          <w:sz w:val="24"/>
          <w:szCs w:val="24"/>
        </w:rPr>
        <w:t xml:space="preserve">Out of these, 19,909 were protein coding genes. </w:t>
      </w:r>
      <w:r w:rsidR="001A75BD" w:rsidRPr="00461DEC">
        <w:rPr>
          <w:rFonts w:ascii="Times New Roman" w:hAnsi="Times New Roman" w:cs="Times New Roman"/>
          <w:sz w:val="24"/>
          <w:szCs w:val="24"/>
        </w:rPr>
        <w:t xml:space="preserve">Note that 15 genes had 2 variants each. For these genes, the counts of the variants were added up within each sample. </w:t>
      </w:r>
    </w:p>
    <w:p w14:paraId="3DFEAEDA" w14:textId="42138669" w:rsidR="00175EB1" w:rsidRPr="00461DEC" w:rsidRDefault="009D66D4" w:rsidP="00D837DC">
      <w:pPr>
        <w:jc w:val="both"/>
        <w:rPr>
          <w:rFonts w:ascii="Times New Roman" w:hAnsi="Times New Roman" w:cs="Times New Roman"/>
          <w:sz w:val="24"/>
          <w:szCs w:val="24"/>
        </w:rPr>
      </w:pPr>
      <w:r w:rsidRPr="00461DEC">
        <w:rPr>
          <w:rFonts w:ascii="Times New Roman" w:hAnsi="Times New Roman" w:cs="Times New Roman"/>
          <w:sz w:val="24"/>
          <w:szCs w:val="24"/>
        </w:rPr>
        <w:t>Genes with a small number of hits were filtered out</w:t>
      </w:r>
      <w:r w:rsidR="007C3820" w:rsidRPr="00461DEC">
        <w:rPr>
          <w:rFonts w:ascii="Times New Roman" w:hAnsi="Times New Roman" w:cs="Times New Roman"/>
          <w:sz w:val="24"/>
          <w:szCs w:val="24"/>
        </w:rPr>
        <w:t xml:space="preserve">. </w:t>
      </w:r>
      <w:r w:rsidR="001A75BD" w:rsidRPr="00461DEC">
        <w:rPr>
          <w:rFonts w:ascii="Times New Roman" w:hAnsi="Times New Roman" w:cs="Times New Roman"/>
          <w:sz w:val="24"/>
          <w:szCs w:val="24"/>
        </w:rPr>
        <w:t>Based on an</w:t>
      </w:r>
      <w:r w:rsidR="007C3820" w:rsidRPr="00461DEC">
        <w:rPr>
          <w:rFonts w:ascii="Times New Roman" w:hAnsi="Times New Roman" w:cs="Times New Roman"/>
          <w:sz w:val="24"/>
          <w:szCs w:val="24"/>
        </w:rPr>
        <w:t xml:space="preserve"> exami</w:t>
      </w:r>
      <w:r w:rsidR="001A75BD" w:rsidRPr="00461DEC">
        <w:rPr>
          <w:rFonts w:ascii="Times New Roman" w:hAnsi="Times New Roman" w:cs="Times New Roman"/>
          <w:sz w:val="24"/>
          <w:szCs w:val="24"/>
        </w:rPr>
        <w:t>nation of</w:t>
      </w:r>
      <w:r w:rsidR="007C3820" w:rsidRPr="00461DEC">
        <w:rPr>
          <w:rFonts w:ascii="Times New Roman" w:hAnsi="Times New Roman" w:cs="Times New Roman"/>
          <w:sz w:val="24"/>
          <w:szCs w:val="24"/>
        </w:rPr>
        <w:t xml:space="preserve"> the number of genes remaining after filtering using varying</w:t>
      </w:r>
      <w:r w:rsidR="00EC2FE3">
        <w:rPr>
          <w:rFonts w:ascii="Times New Roman" w:hAnsi="Times New Roman" w:cs="Times New Roman"/>
          <w:sz w:val="24"/>
          <w:szCs w:val="24"/>
        </w:rPr>
        <w:t xml:space="preserve"> </w:t>
      </w:r>
      <w:r w:rsidR="007C3820" w:rsidRPr="00461DEC">
        <w:rPr>
          <w:rFonts w:ascii="Times New Roman" w:hAnsi="Times New Roman" w:cs="Times New Roman"/>
          <w:sz w:val="24"/>
          <w:szCs w:val="24"/>
        </w:rPr>
        <w:t xml:space="preserve">the minimum number of hits per sample and the minimum number of samples with at least that many hits (Figure 1), it was decided to set both numbers to 10. </w:t>
      </w:r>
      <w:r w:rsidR="001A75BD" w:rsidRPr="00461DEC">
        <w:rPr>
          <w:rFonts w:ascii="Times New Roman" w:hAnsi="Times New Roman" w:cs="Times New Roman"/>
          <w:sz w:val="24"/>
          <w:szCs w:val="24"/>
        </w:rPr>
        <w:t>Hence, 14,223</w:t>
      </w:r>
      <w:r w:rsidR="007C3820" w:rsidRPr="00461DEC">
        <w:rPr>
          <w:rFonts w:ascii="Times New Roman" w:hAnsi="Times New Roman" w:cs="Times New Roman"/>
          <w:sz w:val="24"/>
          <w:szCs w:val="24"/>
        </w:rPr>
        <w:t xml:space="preserve"> genes with at least 10 hits in at least 10 out of 92 samples were </w:t>
      </w:r>
      <w:r w:rsidR="001A75BD" w:rsidRPr="00461DEC">
        <w:rPr>
          <w:rFonts w:ascii="Times New Roman" w:hAnsi="Times New Roman" w:cs="Times New Roman"/>
          <w:sz w:val="24"/>
          <w:szCs w:val="24"/>
        </w:rPr>
        <w:t>used</w:t>
      </w:r>
      <w:r w:rsidR="007C3820" w:rsidRPr="00461DEC">
        <w:rPr>
          <w:rFonts w:ascii="Times New Roman" w:hAnsi="Times New Roman" w:cs="Times New Roman"/>
          <w:sz w:val="24"/>
          <w:szCs w:val="24"/>
        </w:rPr>
        <w:t xml:space="preserve"> in the analysis. </w:t>
      </w:r>
    </w:p>
    <w:p w14:paraId="6E86A993" w14:textId="77777777" w:rsidR="001A75BD" w:rsidRPr="00461DEC" w:rsidRDefault="00A4352C" w:rsidP="00D837D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57FF5B" wp14:editId="03EBFF02">
            <wp:extent cx="5331125" cy="3290375"/>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0588" cy="3296216"/>
                    </a:xfrm>
                    <a:prstGeom prst="rect">
                      <a:avLst/>
                    </a:prstGeom>
                  </pic:spPr>
                </pic:pic>
              </a:graphicData>
            </a:graphic>
          </wp:inline>
        </w:drawing>
      </w:r>
    </w:p>
    <w:p w14:paraId="3F245813" w14:textId="02183C6B" w:rsidR="002C293D" w:rsidRPr="00461DEC" w:rsidRDefault="001A75BD" w:rsidP="00D837DC">
      <w:pPr>
        <w:jc w:val="both"/>
        <w:rPr>
          <w:rFonts w:ascii="Times New Roman" w:hAnsi="Times New Roman" w:cs="Times New Roman"/>
          <w:sz w:val="24"/>
          <w:szCs w:val="24"/>
        </w:rPr>
      </w:pPr>
      <w:r w:rsidRPr="00461DEC">
        <w:rPr>
          <w:rFonts w:ascii="Times New Roman" w:hAnsi="Times New Roman" w:cs="Times New Roman"/>
          <w:sz w:val="24"/>
          <w:szCs w:val="24"/>
        </w:rPr>
        <w:lastRenderedPageBreak/>
        <w:t>Next</w:t>
      </w:r>
      <w:r w:rsidR="00742EED" w:rsidRPr="00461DEC">
        <w:rPr>
          <w:rFonts w:ascii="Times New Roman" w:hAnsi="Times New Roman" w:cs="Times New Roman"/>
          <w:sz w:val="24"/>
          <w:szCs w:val="24"/>
        </w:rPr>
        <w:t>,</w:t>
      </w:r>
      <w:r w:rsidR="003A5039" w:rsidRPr="00461DEC">
        <w:rPr>
          <w:rFonts w:ascii="Times New Roman" w:hAnsi="Times New Roman" w:cs="Times New Roman"/>
          <w:sz w:val="24"/>
          <w:szCs w:val="24"/>
        </w:rPr>
        <w:t xml:space="preserve"> we</w:t>
      </w:r>
      <w:r w:rsidR="00742EED" w:rsidRPr="00461DEC">
        <w:rPr>
          <w:rFonts w:ascii="Times New Roman" w:hAnsi="Times New Roman" w:cs="Times New Roman"/>
          <w:sz w:val="24"/>
          <w:szCs w:val="24"/>
        </w:rPr>
        <w:t xml:space="preserve"> identify </w:t>
      </w:r>
      <w:r w:rsidRPr="00461DEC">
        <w:rPr>
          <w:rFonts w:ascii="Times New Roman" w:hAnsi="Times New Roman" w:cs="Times New Roman"/>
          <w:sz w:val="24"/>
          <w:szCs w:val="24"/>
        </w:rPr>
        <w:t xml:space="preserve">coding </w:t>
      </w:r>
      <w:r w:rsidR="00742EED" w:rsidRPr="00461DEC">
        <w:rPr>
          <w:rFonts w:ascii="Times New Roman" w:hAnsi="Times New Roman" w:cs="Times New Roman"/>
          <w:sz w:val="24"/>
          <w:szCs w:val="24"/>
        </w:rPr>
        <w:t xml:space="preserve">genes </w:t>
      </w:r>
      <w:r w:rsidR="003A5039" w:rsidRPr="00461DEC">
        <w:rPr>
          <w:rFonts w:ascii="Times New Roman" w:hAnsi="Times New Roman" w:cs="Times New Roman"/>
          <w:sz w:val="24"/>
          <w:szCs w:val="24"/>
        </w:rPr>
        <w:t>differentially expressed in</w:t>
      </w:r>
      <w:r w:rsidR="00742EED" w:rsidRPr="00461DEC">
        <w:rPr>
          <w:rFonts w:ascii="Times New Roman" w:hAnsi="Times New Roman" w:cs="Times New Roman"/>
          <w:sz w:val="24"/>
          <w:szCs w:val="24"/>
        </w:rPr>
        <w:t xml:space="preserve"> COVID </w:t>
      </w:r>
      <w:r w:rsidR="003A5039" w:rsidRPr="00461DEC">
        <w:rPr>
          <w:rFonts w:ascii="Times New Roman" w:hAnsi="Times New Roman" w:cs="Times New Roman"/>
          <w:sz w:val="24"/>
          <w:szCs w:val="24"/>
        </w:rPr>
        <w:t xml:space="preserve">patients compared to controls (at least 2-fold change and </w:t>
      </w:r>
      <w:r w:rsidR="00FA01D8" w:rsidRPr="00461DEC">
        <w:rPr>
          <w:rFonts w:ascii="Times New Roman" w:hAnsi="Times New Roman" w:cs="Times New Roman"/>
          <w:sz w:val="24"/>
          <w:szCs w:val="24"/>
        </w:rPr>
        <w:t xml:space="preserve">adjusted p-value ≤ </w:t>
      </w:r>
      <w:r w:rsidR="003A5039" w:rsidRPr="00461DEC">
        <w:rPr>
          <w:rFonts w:ascii="Times New Roman" w:hAnsi="Times New Roman" w:cs="Times New Roman"/>
          <w:sz w:val="24"/>
          <w:szCs w:val="24"/>
        </w:rPr>
        <w:t>0.05)</w:t>
      </w:r>
      <w:r w:rsidR="00742EED" w:rsidRPr="00461DEC">
        <w:rPr>
          <w:rFonts w:ascii="Times New Roman" w:hAnsi="Times New Roman" w:cs="Times New Roman"/>
          <w:sz w:val="24"/>
          <w:szCs w:val="24"/>
        </w:rPr>
        <w:t>.</w:t>
      </w:r>
      <w:r w:rsidR="00EC2FE3">
        <w:rPr>
          <w:rFonts w:ascii="Times New Roman" w:hAnsi="Times New Roman" w:cs="Times New Roman"/>
          <w:sz w:val="24"/>
          <w:szCs w:val="24"/>
        </w:rPr>
        <w:t xml:space="preserve"> </w:t>
      </w:r>
      <w:r w:rsidR="00FA01D8" w:rsidRPr="00461DEC">
        <w:rPr>
          <w:rFonts w:ascii="Times New Roman" w:hAnsi="Times New Roman" w:cs="Times New Roman"/>
          <w:sz w:val="24"/>
          <w:szCs w:val="24"/>
        </w:rPr>
        <w:t xml:space="preserve">2 </w:t>
      </w:r>
      <w:r w:rsidR="002C293D" w:rsidRPr="00461DEC">
        <w:rPr>
          <w:rFonts w:ascii="Times New Roman" w:hAnsi="Times New Roman" w:cs="Times New Roman"/>
          <w:sz w:val="24"/>
          <w:szCs w:val="24"/>
        </w:rPr>
        <w:t xml:space="preserve">genes were downregulated and </w:t>
      </w:r>
      <w:r w:rsidR="00FA01D8" w:rsidRPr="00461DEC">
        <w:rPr>
          <w:rFonts w:ascii="Times New Roman" w:hAnsi="Times New Roman" w:cs="Times New Roman"/>
          <w:sz w:val="24"/>
          <w:szCs w:val="24"/>
        </w:rPr>
        <w:t>16</w:t>
      </w:r>
      <w:r w:rsidR="002C293D" w:rsidRPr="00461DEC">
        <w:rPr>
          <w:rFonts w:ascii="Times New Roman" w:hAnsi="Times New Roman" w:cs="Times New Roman"/>
          <w:sz w:val="24"/>
          <w:szCs w:val="24"/>
        </w:rPr>
        <w:t xml:space="preserve"> upregulated in COVID patients compared to non-COVID. The list of </w:t>
      </w:r>
      <w:r w:rsidR="00FA01D8" w:rsidRPr="00461DEC">
        <w:rPr>
          <w:rFonts w:ascii="Times New Roman" w:hAnsi="Times New Roman" w:cs="Times New Roman"/>
          <w:sz w:val="24"/>
          <w:szCs w:val="24"/>
        </w:rPr>
        <w:t>the 18</w:t>
      </w:r>
      <w:r w:rsidR="002C293D" w:rsidRPr="00461DEC">
        <w:rPr>
          <w:rFonts w:ascii="Times New Roman" w:hAnsi="Times New Roman" w:cs="Times New Roman"/>
          <w:sz w:val="24"/>
          <w:szCs w:val="24"/>
        </w:rPr>
        <w:t xml:space="preserve"> genes and the estimate</w:t>
      </w:r>
      <w:r w:rsidR="00175EB1" w:rsidRPr="00461DEC">
        <w:rPr>
          <w:rFonts w:ascii="Times New Roman" w:hAnsi="Times New Roman" w:cs="Times New Roman"/>
          <w:sz w:val="24"/>
          <w:szCs w:val="24"/>
        </w:rPr>
        <w:t>s of</w:t>
      </w:r>
      <w:r w:rsidR="002C293D" w:rsidRPr="00461DEC">
        <w:rPr>
          <w:rFonts w:ascii="Times New Roman" w:hAnsi="Times New Roman" w:cs="Times New Roman"/>
          <w:sz w:val="24"/>
          <w:szCs w:val="24"/>
        </w:rPr>
        <w:t xml:space="preserve"> the </w:t>
      </w:r>
      <w:r w:rsidR="00F83FBE" w:rsidRPr="00461DEC">
        <w:rPr>
          <w:rFonts w:ascii="Times New Roman" w:hAnsi="Times New Roman" w:cs="Times New Roman"/>
          <w:sz w:val="24"/>
          <w:szCs w:val="24"/>
        </w:rPr>
        <w:t xml:space="preserve">differences (on log2 scale and representing the number of 2-fold changes in COVID vs. non-COVID patients’ samples) </w:t>
      </w:r>
      <w:r w:rsidR="002C293D" w:rsidRPr="00461DEC">
        <w:rPr>
          <w:rFonts w:ascii="Times New Roman" w:hAnsi="Times New Roman" w:cs="Times New Roman"/>
          <w:sz w:val="24"/>
          <w:szCs w:val="24"/>
        </w:rPr>
        <w:t>is presented in Table 3.</w:t>
      </w:r>
      <w:r w:rsidR="00D37D0E" w:rsidRPr="00461DEC">
        <w:rPr>
          <w:rFonts w:ascii="Times New Roman" w:hAnsi="Times New Roman" w:cs="Times New Roman"/>
          <w:sz w:val="24"/>
          <w:szCs w:val="24"/>
        </w:rPr>
        <w:t xml:space="preserve"> Figure 1 shows the total number of hits for each of the 18 genes in each sample. </w:t>
      </w:r>
    </w:p>
    <w:p w14:paraId="7053AB7D" w14:textId="77777777" w:rsidR="00807DD3" w:rsidRDefault="00A4352C">
      <w:pPr>
        <w:keepNext/>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A2A501" wp14:editId="6DA0D075">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14:paraId="54E6CB67" w14:textId="77777777" w:rsidR="00807DD3" w:rsidRDefault="00D33FD6">
      <w:pPr>
        <w:pStyle w:val="Caption"/>
        <w:jc w:val="both"/>
        <w:rPr>
          <w:rFonts w:ascii="Times New Roman" w:hAnsi="Times New Roman" w:cs="Times New Roman"/>
          <w:sz w:val="24"/>
          <w:szCs w:val="24"/>
        </w:rPr>
      </w:pPr>
      <w:r w:rsidRPr="00D33FD6">
        <w:rPr>
          <w:rFonts w:ascii="Times New Roman" w:hAnsi="Times New Roman" w:cs="Times New Roman"/>
          <w:sz w:val="24"/>
          <w:szCs w:val="24"/>
        </w:rPr>
        <w:t xml:space="preserve">Figure </w:t>
      </w:r>
      <w:r w:rsidRPr="00D33FD6">
        <w:rPr>
          <w:rFonts w:ascii="Times New Roman" w:hAnsi="Times New Roman" w:cs="Times New Roman"/>
          <w:sz w:val="24"/>
          <w:szCs w:val="24"/>
        </w:rPr>
        <w:fldChar w:fldCharType="begin"/>
      </w:r>
      <w:r w:rsidRPr="00D33FD6">
        <w:rPr>
          <w:rFonts w:ascii="Times New Roman" w:hAnsi="Times New Roman" w:cs="Times New Roman"/>
          <w:sz w:val="24"/>
          <w:szCs w:val="24"/>
        </w:rPr>
        <w:instrText xml:space="preserve"> SEQ Figure \* ARABIC </w:instrText>
      </w:r>
      <w:r w:rsidRPr="00D33FD6">
        <w:rPr>
          <w:rFonts w:ascii="Times New Roman" w:hAnsi="Times New Roman" w:cs="Times New Roman"/>
          <w:sz w:val="24"/>
          <w:szCs w:val="24"/>
        </w:rPr>
        <w:fldChar w:fldCharType="separate"/>
      </w:r>
      <w:r w:rsidRPr="00D33FD6">
        <w:rPr>
          <w:rFonts w:ascii="Times New Roman" w:hAnsi="Times New Roman" w:cs="Times New Roman"/>
          <w:noProof/>
          <w:sz w:val="24"/>
          <w:szCs w:val="24"/>
        </w:rPr>
        <w:t>1</w:t>
      </w:r>
      <w:r w:rsidRPr="00D33FD6">
        <w:rPr>
          <w:rFonts w:ascii="Times New Roman" w:hAnsi="Times New Roman" w:cs="Times New Roman"/>
          <w:sz w:val="24"/>
          <w:szCs w:val="24"/>
        </w:rPr>
        <w:fldChar w:fldCharType="end"/>
      </w:r>
      <w:r w:rsidRPr="00D33FD6">
        <w:rPr>
          <w:rFonts w:ascii="Times New Roman" w:hAnsi="Times New Roman" w:cs="Times New Roman"/>
          <w:sz w:val="24"/>
          <w:szCs w:val="24"/>
        </w:rPr>
        <w:t>: differentially expressed genes in COVID vs non-</w:t>
      </w:r>
      <w:proofErr w:type="gramStart"/>
      <w:r w:rsidRPr="00D33FD6">
        <w:rPr>
          <w:rFonts w:ascii="Times New Roman" w:hAnsi="Times New Roman" w:cs="Times New Roman"/>
          <w:sz w:val="24"/>
          <w:szCs w:val="24"/>
        </w:rPr>
        <w:t>COVID</w:t>
      </w:r>
      <w:proofErr w:type="gramEnd"/>
    </w:p>
    <w:p w14:paraId="351604F6" w14:textId="5AAED820" w:rsidR="00D563DB" w:rsidRPr="00461DEC" w:rsidRDefault="00D563DB" w:rsidP="00D837DC">
      <w:pPr>
        <w:jc w:val="both"/>
        <w:rPr>
          <w:rFonts w:ascii="Times New Roman" w:hAnsi="Times New Roman" w:cs="Times New Roman"/>
          <w:sz w:val="24"/>
          <w:szCs w:val="24"/>
        </w:rPr>
      </w:pPr>
      <w:r w:rsidRPr="00461DEC">
        <w:rPr>
          <w:rFonts w:ascii="Times New Roman" w:hAnsi="Times New Roman" w:cs="Times New Roman"/>
          <w:sz w:val="24"/>
          <w:szCs w:val="24"/>
        </w:rPr>
        <w:t>One of the most striking differences found in this part of the analysis was the overexpression of Interferon Alpha Inducible Protein 27 (IFI27) coding gene</w:t>
      </w:r>
      <w:r w:rsidR="00E57E8C" w:rsidRPr="00461DEC">
        <w:rPr>
          <w:rFonts w:ascii="Times New Roman" w:hAnsi="Times New Roman" w:cs="Times New Roman"/>
          <w:sz w:val="24"/>
          <w:szCs w:val="24"/>
        </w:rPr>
        <w:t>, with a 2-fold difference of 2.37 (SEM = 0.49)</w:t>
      </w:r>
      <w:r w:rsidRPr="00461DEC">
        <w:rPr>
          <w:rFonts w:ascii="Times New Roman" w:hAnsi="Times New Roman" w:cs="Times New Roman"/>
          <w:sz w:val="24"/>
          <w:szCs w:val="24"/>
        </w:rPr>
        <w:t xml:space="preserve">. </w:t>
      </w:r>
      <w:r w:rsidR="00290B22" w:rsidRPr="00461DEC">
        <w:rPr>
          <w:rFonts w:ascii="Times New Roman" w:hAnsi="Times New Roman" w:cs="Times New Roman"/>
          <w:sz w:val="24"/>
          <w:szCs w:val="24"/>
        </w:rPr>
        <w:t xml:space="preserve">In this study, most of the patients that had gene sequencing data and died in </w:t>
      </w:r>
      <w:r w:rsidR="00290B22" w:rsidRPr="00461DEC">
        <w:rPr>
          <w:rFonts w:ascii="Times New Roman" w:hAnsi="Times New Roman" w:cs="Times New Roman"/>
          <w:sz w:val="24"/>
          <w:szCs w:val="24"/>
        </w:rPr>
        <w:lastRenderedPageBreak/>
        <w:t>hospital had their IFI27 expression levels elevated compared to those who were discharged alive (Figure 2</w:t>
      </w:r>
      <w:r w:rsidR="00124EF6" w:rsidRPr="00461DEC">
        <w:rPr>
          <w:rFonts w:ascii="Times New Roman" w:hAnsi="Times New Roman" w:cs="Times New Roman"/>
          <w:sz w:val="24"/>
          <w:szCs w:val="24"/>
        </w:rPr>
        <w:t xml:space="preserve"> left</w:t>
      </w:r>
      <w:r w:rsidR="00290B22" w:rsidRPr="00461DEC">
        <w:rPr>
          <w:rFonts w:ascii="Times New Roman" w:hAnsi="Times New Roman" w:cs="Times New Roman"/>
          <w:sz w:val="24"/>
          <w:szCs w:val="24"/>
        </w:rPr>
        <w:t xml:space="preserve">). </w:t>
      </w:r>
      <w:r w:rsidR="00124EF6" w:rsidRPr="00461DEC">
        <w:rPr>
          <w:rFonts w:ascii="Times New Roman" w:hAnsi="Times New Roman" w:cs="Times New Roman"/>
          <w:sz w:val="24"/>
          <w:szCs w:val="24"/>
        </w:rPr>
        <w:t xml:space="preserve">No obvious patterns were observed for </w:t>
      </w:r>
      <w:r w:rsidR="00F96F10" w:rsidRPr="00461DEC">
        <w:rPr>
          <w:rFonts w:ascii="Times New Roman" w:hAnsi="Times New Roman" w:cs="Times New Roman"/>
          <w:sz w:val="24"/>
          <w:szCs w:val="24"/>
        </w:rPr>
        <w:t xml:space="preserve">critical care as an outcome (Figure 2 </w:t>
      </w:r>
      <w:commentRangeStart w:id="23"/>
      <w:r w:rsidR="00F96F10" w:rsidRPr="00461DEC">
        <w:rPr>
          <w:rFonts w:ascii="Times New Roman" w:hAnsi="Times New Roman" w:cs="Times New Roman"/>
          <w:sz w:val="24"/>
          <w:szCs w:val="24"/>
        </w:rPr>
        <w:t>right</w:t>
      </w:r>
      <w:commentRangeEnd w:id="23"/>
      <w:r w:rsidR="00A82179">
        <w:rPr>
          <w:rStyle w:val="CommentReference"/>
        </w:rPr>
        <w:commentReference w:id="23"/>
      </w:r>
      <w:r w:rsidR="00F96F10" w:rsidRPr="00461DEC">
        <w:rPr>
          <w:rFonts w:ascii="Times New Roman" w:hAnsi="Times New Roman" w:cs="Times New Roman"/>
          <w:sz w:val="24"/>
          <w:szCs w:val="24"/>
        </w:rPr>
        <w:t>).</w:t>
      </w:r>
    </w:p>
    <w:p w14:paraId="28C92357" w14:textId="77777777" w:rsidR="00124EF6" w:rsidRPr="00461DEC" w:rsidRDefault="00A4352C" w:rsidP="00124EF6">
      <w:pPr>
        <w:keepNext/>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6A0214" wp14:editId="76DE908E">
            <wp:extent cx="5943600" cy="39592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14:paraId="475D8F81" w14:textId="77777777" w:rsidR="00807DD3" w:rsidRDefault="00D33FD6">
      <w:pPr>
        <w:pStyle w:val="Caption"/>
        <w:jc w:val="both"/>
        <w:rPr>
          <w:rFonts w:ascii="Times New Roman" w:hAnsi="Times New Roman" w:cs="Times New Roman"/>
          <w:sz w:val="24"/>
          <w:szCs w:val="24"/>
        </w:rPr>
      </w:pPr>
      <w:r w:rsidRPr="00D33FD6">
        <w:rPr>
          <w:rFonts w:ascii="Times New Roman" w:hAnsi="Times New Roman" w:cs="Times New Roman"/>
          <w:sz w:val="24"/>
          <w:szCs w:val="24"/>
        </w:rPr>
        <w:t xml:space="preserve">Figure </w:t>
      </w:r>
      <w:r w:rsidRPr="00D33FD6">
        <w:rPr>
          <w:rFonts w:ascii="Times New Roman" w:hAnsi="Times New Roman" w:cs="Times New Roman"/>
          <w:sz w:val="24"/>
          <w:szCs w:val="24"/>
        </w:rPr>
        <w:fldChar w:fldCharType="begin"/>
      </w:r>
      <w:r w:rsidRPr="00D33FD6">
        <w:rPr>
          <w:rFonts w:ascii="Times New Roman" w:hAnsi="Times New Roman" w:cs="Times New Roman"/>
          <w:sz w:val="24"/>
          <w:szCs w:val="24"/>
        </w:rPr>
        <w:instrText xml:space="preserve"> SEQ Figure \* ARABIC </w:instrText>
      </w:r>
      <w:r w:rsidRPr="00D33FD6">
        <w:rPr>
          <w:rFonts w:ascii="Times New Roman" w:hAnsi="Times New Roman" w:cs="Times New Roman"/>
          <w:sz w:val="24"/>
          <w:szCs w:val="24"/>
        </w:rPr>
        <w:fldChar w:fldCharType="separate"/>
      </w:r>
      <w:r w:rsidRPr="00D33FD6">
        <w:rPr>
          <w:rFonts w:ascii="Times New Roman" w:hAnsi="Times New Roman" w:cs="Times New Roman"/>
          <w:noProof/>
          <w:sz w:val="24"/>
          <w:szCs w:val="24"/>
        </w:rPr>
        <w:t>2</w:t>
      </w:r>
      <w:r w:rsidRPr="00D33FD6">
        <w:rPr>
          <w:rFonts w:ascii="Times New Roman" w:hAnsi="Times New Roman" w:cs="Times New Roman"/>
          <w:sz w:val="24"/>
          <w:szCs w:val="24"/>
        </w:rPr>
        <w:fldChar w:fldCharType="end"/>
      </w:r>
      <w:r w:rsidRPr="00D33FD6">
        <w:rPr>
          <w:rFonts w:ascii="Times New Roman" w:hAnsi="Times New Roman" w:cs="Times New Roman"/>
          <w:sz w:val="24"/>
          <w:szCs w:val="24"/>
        </w:rPr>
        <w:t>: IFI27 expression in COVID vs. non-COVID color-coded for in-hospital deaths (left) and critical care (right). The only patient who died in the hospital and had an RNA-seq results had IFI27 levels that exceeded all the non-COVID patients' readouts.</w:t>
      </w:r>
    </w:p>
    <w:p w14:paraId="1E1A924D" w14:textId="77777777" w:rsidR="00E07968" w:rsidRPr="00461DEC" w:rsidRDefault="00E07968" w:rsidP="00D837DC">
      <w:pPr>
        <w:jc w:val="both"/>
        <w:rPr>
          <w:rFonts w:ascii="Times New Roman" w:hAnsi="Times New Roman" w:cs="Times New Roman"/>
          <w:sz w:val="24"/>
          <w:szCs w:val="24"/>
        </w:rPr>
      </w:pPr>
    </w:p>
    <w:p w14:paraId="7C6B4FC3" w14:textId="77777777" w:rsidR="00742EED" w:rsidRPr="00461DEC" w:rsidRDefault="002C293D"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Next, DMs association with gene expressions was tested. In total, </w:t>
      </w:r>
      <w:r w:rsidR="00614A00" w:rsidRPr="00461DEC">
        <w:rPr>
          <w:rFonts w:ascii="Times New Roman" w:hAnsi="Times New Roman" w:cs="Times New Roman"/>
          <w:sz w:val="24"/>
          <w:szCs w:val="24"/>
        </w:rPr>
        <w:t xml:space="preserve">431 </w:t>
      </w:r>
      <w:r w:rsidRPr="00461DEC">
        <w:rPr>
          <w:rFonts w:ascii="Times New Roman" w:hAnsi="Times New Roman" w:cs="Times New Roman"/>
          <w:sz w:val="24"/>
          <w:szCs w:val="24"/>
        </w:rPr>
        <w:t xml:space="preserve">genes were differentially expressed in DM patients vs. </w:t>
      </w:r>
      <w:r w:rsidR="00614A00" w:rsidRPr="00461DEC">
        <w:rPr>
          <w:rFonts w:ascii="Times New Roman" w:hAnsi="Times New Roman" w:cs="Times New Roman"/>
          <w:sz w:val="24"/>
          <w:szCs w:val="24"/>
        </w:rPr>
        <w:t xml:space="preserve">the </w:t>
      </w:r>
      <w:r w:rsidRPr="00461DEC">
        <w:rPr>
          <w:rFonts w:ascii="Times New Roman" w:hAnsi="Times New Roman" w:cs="Times New Roman"/>
          <w:sz w:val="24"/>
          <w:szCs w:val="24"/>
        </w:rPr>
        <w:t>controls (non-DM)</w:t>
      </w:r>
      <w:r w:rsidR="00614A00" w:rsidRPr="00461DEC">
        <w:rPr>
          <w:rFonts w:ascii="Times New Roman" w:hAnsi="Times New Roman" w:cs="Times New Roman"/>
          <w:sz w:val="24"/>
          <w:szCs w:val="24"/>
        </w:rPr>
        <w:t>, with 45 genes upregulated by DM and 386 genes downregulated (</w:t>
      </w:r>
      <w:r w:rsidR="00175EB1" w:rsidRPr="00461DEC">
        <w:rPr>
          <w:rFonts w:ascii="Times New Roman" w:hAnsi="Times New Roman" w:cs="Times New Roman"/>
          <w:sz w:val="24"/>
          <w:szCs w:val="24"/>
        </w:rPr>
        <w:t>Table 4.</w:t>
      </w:r>
      <w:r w:rsidR="00614A00" w:rsidRPr="00461DEC">
        <w:rPr>
          <w:rFonts w:ascii="Times New Roman" w:hAnsi="Times New Roman" w:cs="Times New Roman"/>
          <w:sz w:val="24"/>
          <w:szCs w:val="24"/>
        </w:rPr>
        <w:t>)</w:t>
      </w:r>
    </w:p>
    <w:p w14:paraId="1824771C" w14:textId="77777777" w:rsidR="00614A00" w:rsidRPr="00461DEC" w:rsidRDefault="00614A00"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Out of all genes found to be differentially expressed in COVID/non-COVID and DM/non-DM patients, there were 5 genes in common: GRASP, KRT8, MYZAP, PRKG1 and SMIM24. The number of hits in the samples, grouped by COVID and DM diagnoses, are presented in Figure 3. </w:t>
      </w:r>
    </w:p>
    <w:p w14:paraId="49FA1F39" w14:textId="77777777" w:rsidR="00807DD3" w:rsidRDefault="00A4352C">
      <w:pPr>
        <w:keepNext/>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5C88E0" wp14:editId="1FFBEBCB">
            <wp:extent cx="4494540" cy="74909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494540" cy="7490900"/>
                    </a:xfrm>
                    <a:prstGeom prst="rect">
                      <a:avLst/>
                    </a:prstGeom>
                    <a:noFill/>
                    <a:ln>
                      <a:noFill/>
                    </a:ln>
                  </pic:spPr>
                </pic:pic>
              </a:graphicData>
            </a:graphic>
          </wp:inline>
        </w:drawing>
      </w:r>
    </w:p>
    <w:p w14:paraId="1B8CB470" w14:textId="77777777" w:rsidR="00807DD3" w:rsidRDefault="00D33FD6">
      <w:pPr>
        <w:pStyle w:val="Caption"/>
        <w:jc w:val="both"/>
        <w:rPr>
          <w:rFonts w:ascii="Times New Roman" w:hAnsi="Times New Roman" w:cs="Times New Roman"/>
          <w:sz w:val="24"/>
          <w:szCs w:val="24"/>
        </w:rPr>
      </w:pPr>
      <w:r w:rsidRPr="00D33FD6">
        <w:rPr>
          <w:rFonts w:ascii="Times New Roman" w:hAnsi="Times New Roman" w:cs="Times New Roman"/>
          <w:sz w:val="24"/>
          <w:szCs w:val="24"/>
        </w:rPr>
        <w:t xml:space="preserve">Figure </w:t>
      </w:r>
      <w:r w:rsidRPr="00D33FD6">
        <w:rPr>
          <w:rFonts w:ascii="Times New Roman" w:hAnsi="Times New Roman" w:cs="Times New Roman"/>
          <w:sz w:val="24"/>
          <w:szCs w:val="24"/>
        </w:rPr>
        <w:fldChar w:fldCharType="begin"/>
      </w:r>
      <w:r w:rsidRPr="00D33FD6">
        <w:rPr>
          <w:rFonts w:ascii="Times New Roman" w:hAnsi="Times New Roman" w:cs="Times New Roman"/>
          <w:sz w:val="24"/>
          <w:szCs w:val="24"/>
        </w:rPr>
        <w:instrText xml:space="preserve"> SEQ Figure \* ARABIC </w:instrText>
      </w:r>
      <w:r w:rsidRPr="00D33FD6">
        <w:rPr>
          <w:rFonts w:ascii="Times New Roman" w:hAnsi="Times New Roman" w:cs="Times New Roman"/>
          <w:sz w:val="24"/>
          <w:szCs w:val="24"/>
        </w:rPr>
        <w:fldChar w:fldCharType="separate"/>
      </w:r>
      <w:r w:rsidRPr="00D33FD6">
        <w:rPr>
          <w:rFonts w:ascii="Times New Roman" w:hAnsi="Times New Roman" w:cs="Times New Roman"/>
          <w:noProof/>
          <w:sz w:val="24"/>
          <w:szCs w:val="24"/>
        </w:rPr>
        <w:t>3</w:t>
      </w:r>
      <w:r w:rsidRPr="00D33FD6">
        <w:rPr>
          <w:rFonts w:ascii="Times New Roman" w:hAnsi="Times New Roman" w:cs="Times New Roman"/>
          <w:sz w:val="24"/>
          <w:szCs w:val="24"/>
        </w:rPr>
        <w:fldChar w:fldCharType="end"/>
      </w:r>
      <w:r w:rsidRPr="00D33FD6">
        <w:rPr>
          <w:rFonts w:ascii="Times New Roman" w:hAnsi="Times New Roman" w:cs="Times New Roman"/>
          <w:sz w:val="24"/>
          <w:szCs w:val="24"/>
        </w:rPr>
        <w:t>: number of hits in samples, grouped by COVID and DM diagnoses.</w:t>
      </w:r>
    </w:p>
    <w:p w14:paraId="7FF2E149" w14:textId="77777777" w:rsidR="00614A00" w:rsidRPr="00461DEC" w:rsidRDefault="00614A00" w:rsidP="00D837DC">
      <w:pPr>
        <w:jc w:val="both"/>
        <w:rPr>
          <w:rFonts w:ascii="Times New Roman" w:hAnsi="Times New Roman" w:cs="Times New Roman"/>
          <w:sz w:val="24"/>
          <w:szCs w:val="24"/>
        </w:rPr>
      </w:pPr>
    </w:p>
    <w:p w14:paraId="23B99AFE" w14:textId="77777777" w:rsidR="00C16530" w:rsidRPr="00461DEC" w:rsidRDefault="00C16530" w:rsidP="00D837DC">
      <w:pPr>
        <w:jc w:val="both"/>
        <w:rPr>
          <w:rFonts w:ascii="Times New Roman" w:hAnsi="Times New Roman" w:cs="Times New Roman"/>
          <w:sz w:val="24"/>
          <w:szCs w:val="24"/>
        </w:rPr>
      </w:pPr>
      <w:r w:rsidRPr="00461DEC">
        <w:rPr>
          <w:rFonts w:ascii="Times New Roman" w:hAnsi="Times New Roman" w:cs="Times New Roman"/>
          <w:sz w:val="24"/>
          <w:szCs w:val="24"/>
        </w:rPr>
        <w:lastRenderedPageBreak/>
        <w:t xml:space="preserve">For Davit and </w:t>
      </w:r>
      <w:proofErr w:type="spellStart"/>
      <w:r w:rsidRPr="00461DEC">
        <w:rPr>
          <w:rFonts w:ascii="Times New Roman" w:hAnsi="Times New Roman" w:cs="Times New Roman"/>
          <w:sz w:val="24"/>
          <w:szCs w:val="24"/>
        </w:rPr>
        <w:t>Vahe</w:t>
      </w:r>
      <w:proofErr w:type="spellEnd"/>
      <w:r w:rsidRPr="00461DEC">
        <w:rPr>
          <w:rFonts w:ascii="Times New Roman" w:hAnsi="Times New Roman" w:cs="Times New Roman"/>
          <w:sz w:val="24"/>
          <w:szCs w:val="24"/>
        </w:rPr>
        <w:t xml:space="preserve"> (1/18/2024): </w:t>
      </w:r>
    </w:p>
    <w:p w14:paraId="227BC44A" w14:textId="77777777" w:rsidR="00C16530" w:rsidRPr="00461DEC" w:rsidRDefault="00C16530" w:rsidP="00C16530">
      <w:pPr>
        <w:pStyle w:val="ListParagraph"/>
        <w:numPr>
          <w:ilvl w:val="0"/>
          <w:numId w:val="1"/>
        </w:numPr>
        <w:jc w:val="both"/>
        <w:rPr>
          <w:rFonts w:ascii="Times New Roman" w:hAnsi="Times New Roman" w:cs="Times New Roman"/>
          <w:sz w:val="24"/>
          <w:szCs w:val="24"/>
        </w:rPr>
      </w:pPr>
      <w:r w:rsidRPr="00461DEC">
        <w:rPr>
          <w:rFonts w:ascii="Times New Roman" w:hAnsi="Times New Roman" w:cs="Times New Roman"/>
          <w:sz w:val="24"/>
          <w:szCs w:val="24"/>
        </w:rPr>
        <w:t xml:space="preserve">Compare in-hospital death COVID/non-COVID patients’ gene expressions. Maybe add CCU (in-hospital death or CCU). </w:t>
      </w:r>
    </w:p>
    <w:p w14:paraId="0125FF56" w14:textId="77777777" w:rsidR="00771DCE" w:rsidRPr="00461DEC" w:rsidRDefault="00771DCE" w:rsidP="00C16530">
      <w:pPr>
        <w:pStyle w:val="ListParagraph"/>
        <w:numPr>
          <w:ilvl w:val="0"/>
          <w:numId w:val="1"/>
        </w:numPr>
        <w:jc w:val="both"/>
        <w:rPr>
          <w:rFonts w:ascii="Times New Roman" w:hAnsi="Times New Roman" w:cs="Times New Roman"/>
          <w:sz w:val="24"/>
          <w:szCs w:val="24"/>
        </w:rPr>
      </w:pPr>
      <w:r w:rsidRPr="00461DEC">
        <w:rPr>
          <w:rFonts w:ascii="Times New Roman" w:hAnsi="Times New Roman" w:cs="Times New Roman"/>
          <w:sz w:val="24"/>
          <w:szCs w:val="24"/>
        </w:rPr>
        <w:t xml:space="preserve">Javier’s suggestion: use Javier’s DMR package to aggregate omics data but weight each dataset. This way, gene expressions will not overwhelm the analysis. </w:t>
      </w:r>
    </w:p>
    <w:p w14:paraId="29C13F6A" w14:textId="77777777" w:rsidR="00807DD3" w:rsidRDefault="00771DCE">
      <w:pPr>
        <w:pStyle w:val="ListParagraph"/>
        <w:numPr>
          <w:ilvl w:val="0"/>
          <w:numId w:val="1"/>
        </w:numPr>
        <w:jc w:val="both"/>
        <w:rPr>
          <w:rFonts w:ascii="Times New Roman" w:hAnsi="Times New Roman" w:cs="Times New Roman"/>
          <w:sz w:val="24"/>
          <w:szCs w:val="24"/>
        </w:rPr>
      </w:pPr>
      <w:r w:rsidRPr="00461DEC">
        <w:rPr>
          <w:rFonts w:ascii="Times New Roman" w:hAnsi="Times New Roman" w:cs="Times New Roman"/>
          <w:sz w:val="24"/>
          <w:szCs w:val="24"/>
        </w:rPr>
        <w:t>Look only at the genes that coded for proteins in the ELISA dataset. High gene expression should correspond to high protein production unless there is a delay, mRNA gets blocked, or there are multiple transcriptomes that do not correspond to the observed proteins.</w:t>
      </w:r>
    </w:p>
    <w:p w14:paraId="2B573189" w14:textId="33212267" w:rsidR="3F2FF4B5" w:rsidRPr="00461DEC" w:rsidRDefault="00D33FD6" w:rsidP="00894444">
      <w:pPr>
        <w:pStyle w:val="Heading1"/>
        <w:rPr>
          <w:rFonts w:ascii="Times New Roman" w:hAnsi="Times New Roman" w:cs="Times New Roman"/>
          <w:sz w:val="24"/>
          <w:szCs w:val="24"/>
        </w:rPr>
      </w:pPr>
      <w:bookmarkStart w:id="24" w:name="_Toc159255881"/>
      <w:r w:rsidRPr="00D33FD6">
        <w:rPr>
          <w:rFonts w:ascii="Times New Roman" w:hAnsi="Times New Roman" w:cs="Times New Roman"/>
          <w:sz w:val="24"/>
          <w:szCs w:val="24"/>
        </w:rPr>
        <w:t>Discussion</w:t>
      </w:r>
      <w:bookmarkEnd w:id="24"/>
    </w:p>
    <w:p w14:paraId="4B1427B7" w14:textId="320A8301" w:rsidR="3F2FF4B5" w:rsidRDefault="00911A14" w:rsidP="00D837DC">
      <w:pPr>
        <w:jc w:val="both"/>
        <w:rPr>
          <w:rFonts w:ascii="Times New Roman" w:hAnsi="Times New Roman" w:cs="Times New Roman"/>
          <w:sz w:val="24"/>
          <w:szCs w:val="24"/>
        </w:rPr>
      </w:pPr>
      <w:r>
        <w:rPr>
          <w:rFonts w:ascii="Times New Roman" w:hAnsi="Times New Roman" w:cs="Times New Roman"/>
          <w:sz w:val="24"/>
          <w:szCs w:val="24"/>
        </w:rPr>
        <w:t xml:space="preserve">Our study presents the differential expression of several genes </w:t>
      </w:r>
      <w:r w:rsidR="00894444">
        <w:rPr>
          <w:rFonts w:ascii="Times New Roman" w:hAnsi="Times New Roman" w:cs="Times New Roman"/>
          <w:sz w:val="24"/>
          <w:szCs w:val="24"/>
        </w:rPr>
        <w:t xml:space="preserve">between COVID and non-COVID groups </w:t>
      </w:r>
      <w:r>
        <w:rPr>
          <w:rFonts w:ascii="Times New Roman" w:hAnsi="Times New Roman" w:cs="Times New Roman"/>
          <w:sz w:val="24"/>
          <w:szCs w:val="24"/>
        </w:rPr>
        <w:t xml:space="preserve">that </w:t>
      </w:r>
      <w:r w:rsidR="00894444">
        <w:rPr>
          <w:rFonts w:ascii="Times New Roman" w:hAnsi="Times New Roman" w:cs="Times New Roman"/>
          <w:sz w:val="24"/>
          <w:szCs w:val="24"/>
        </w:rPr>
        <w:t xml:space="preserve">suggest the relevance of these gene pathways in the pathophysiologic development of COVID-19. Previous literature similarly supports potential several of these genes as mechanisms for disease progression, such as AXL, BAMBI, CLEC6A, and IFI27. </w:t>
      </w:r>
    </w:p>
    <w:p w14:paraId="7732077F" w14:textId="03D5F998" w:rsidR="005F2203" w:rsidRDefault="005F2203" w:rsidP="005F2203">
      <w:pPr>
        <w:jc w:val="both"/>
        <w:rPr>
          <w:rFonts w:ascii="Times New Roman" w:hAnsi="Times New Roman" w:cs="Times New Roman"/>
          <w:sz w:val="24"/>
          <w:szCs w:val="24"/>
        </w:rPr>
      </w:pPr>
      <w:r>
        <w:rPr>
          <w:rFonts w:ascii="Times New Roman" w:hAnsi="Times New Roman" w:cs="Times New Roman"/>
          <w:sz w:val="24"/>
          <w:szCs w:val="24"/>
        </w:rPr>
        <w:t xml:space="preserve">BAMBI, also known as </w:t>
      </w:r>
      <w:r w:rsidRPr="00353693">
        <w:rPr>
          <w:rFonts w:ascii="Times New Roman" w:hAnsi="Times New Roman" w:cs="Times New Roman"/>
          <w:sz w:val="24"/>
          <w:szCs w:val="24"/>
        </w:rPr>
        <w:t>BMP and activin membrane bound inhibitor</w:t>
      </w:r>
      <w:r>
        <w:rPr>
          <w:rFonts w:ascii="Times New Roman" w:hAnsi="Times New Roman" w:cs="Times New Roman"/>
          <w:sz w:val="24"/>
          <w:szCs w:val="24"/>
        </w:rPr>
        <w:t>, has been demonstrated to modulate the expression of ACE2 at the mRNA level. When upregulated in cells, BAMBI has increased the proportion of COVID-19 infected cells</w:t>
      </w:r>
      <w:r>
        <w:rPr>
          <w:rFonts w:ascii="Times New Roman" w:hAnsi="Times New Roman" w:cs="Times New Roman"/>
          <w:sz w:val="24"/>
          <w:szCs w:val="24"/>
        </w:rPr>
        <w:fldChar w:fldCharType="begin">
          <w:fldData xml:space="preserve">PEVuZE5vdGU+PENpdGU+PEF1dGhvcj5TaGVybWFuPC9BdXRob3I+PFllYXI+MjAyMjwvWWVhcj48
UmVjTnVtPjI2PC9SZWNOdW0+PERpc3BsYXlUZXh0PjxzdHlsZSBmYWNlPSJzdXBlcnNjcmlwdCI+
MjA8L3N0eWxlPjwvRGlzcGxheVRleHQ+PHJlY29yZD48cmVjLW51bWJlcj4yNjwvcmVjLW51bWJl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0E5101">
        <w:rPr>
          <w:rFonts w:ascii="Times New Roman" w:hAnsi="Times New Roman" w:cs="Times New Roman"/>
          <w:sz w:val="24"/>
          <w:szCs w:val="24"/>
        </w:rPr>
        <w:instrText xml:space="preserve"> ADDIN EN.CITE </w:instrText>
      </w:r>
      <w:r w:rsidR="000E5101">
        <w:rPr>
          <w:rFonts w:ascii="Times New Roman" w:hAnsi="Times New Roman" w:cs="Times New Roman"/>
          <w:sz w:val="24"/>
          <w:szCs w:val="24"/>
        </w:rPr>
        <w:fldChar w:fldCharType="begin">
          <w:fldData xml:space="preserve">PEVuZE5vdGU+PENpdGU+PEF1dGhvcj5TaGVybWFuPC9BdXRob3I+PFllYXI+MjAyMjwvWWVhcj48
UmVjTnVtPjI2PC9SZWNOdW0+PERpc3BsYXlUZXh0PjxzdHlsZSBmYWNlPSJzdXBlcnNjcmlwdCI+
MjA8L3N0eWxlPjwvRGlzcGxheVRleHQ+PHJlY29yZD48cmVjLW51bWJlcj4yNjwvcmVjLW51bWJl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0E5101">
        <w:rPr>
          <w:rFonts w:ascii="Times New Roman" w:hAnsi="Times New Roman" w:cs="Times New Roman"/>
          <w:sz w:val="24"/>
          <w:szCs w:val="24"/>
        </w:rPr>
        <w:instrText xml:space="preserve"> ADDIN EN.CITE.DATA </w:instrText>
      </w:r>
      <w:r w:rsidR="000E5101">
        <w:rPr>
          <w:rFonts w:ascii="Times New Roman" w:hAnsi="Times New Roman" w:cs="Times New Roman"/>
          <w:sz w:val="24"/>
          <w:szCs w:val="24"/>
        </w:rPr>
      </w:r>
      <w:r w:rsidR="000E5101">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0E5101" w:rsidRPr="000E5101">
        <w:rPr>
          <w:rFonts w:ascii="Times New Roman" w:hAnsi="Times New Roman" w:cs="Times New Roman"/>
          <w:noProof/>
          <w:sz w:val="24"/>
          <w:szCs w:val="24"/>
          <w:vertAlign w:val="superscript"/>
        </w:rPr>
        <w:t>20</w:t>
      </w:r>
      <w:r>
        <w:rPr>
          <w:rFonts w:ascii="Times New Roman" w:hAnsi="Times New Roman" w:cs="Times New Roman"/>
          <w:sz w:val="24"/>
          <w:szCs w:val="24"/>
        </w:rPr>
        <w:fldChar w:fldCharType="end"/>
      </w:r>
      <w:r>
        <w:rPr>
          <w:rFonts w:ascii="Times New Roman" w:hAnsi="Times New Roman" w:cs="Times New Roman"/>
          <w:sz w:val="24"/>
          <w:szCs w:val="24"/>
        </w:rPr>
        <w:t>. SARS-CoV-2 viral entry into human cells has been observed through the binding of the spike protein to the ACE2, promoting attachment and fusion. SARS-CoV-2 has a significantly higher affinity for ACE2 than SARS-</w:t>
      </w:r>
      <w:proofErr w:type="spellStart"/>
      <w:r>
        <w:rPr>
          <w:rFonts w:ascii="Times New Roman" w:hAnsi="Times New Roman" w:cs="Times New Roman"/>
          <w:sz w:val="24"/>
          <w:szCs w:val="24"/>
        </w:rPr>
        <w:t>CoV</w:t>
      </w:r>
      <w:proofErr w:type="spellEnd"/>
      <w:r>
        <w:rPr>
          <w:rFonts w:ascii="Times New Roman" w:hAnsi="Times New Roman" w:cs="Times New Roman"/>
          <w:sz w:val="24"/>
          <w:szCs w:val="24"/>
        </w:rPr>
        <w:t>, contributing towards the greater degree of pathogenicity of the newer disease</w:t>
      </w:r>
      <w:r>
        <w:rPr>
          <w:rFonts w:ascii="Times New Roman" w:hAnsi="Times New Roman" w:cs="Times New Roman"/>
          <w:sz w:val="24"/>
          <w:szCs w:val="24"/>
        </w:rPr>
        <w:fldChar w:fldCharType="begin">
          <w:fldData xml:space="preserve">PEVuZE5vdGU+PENpdGU+PEF1dGhvcj5CZXllcnN0ZWR0PC9BdXRob3I+PFllYXI+MjAyMTwvWWVh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</w:fldData>
        </w:fldChar>
      </w:r>
      <w:r w:rsidR="000E5101">
        <w:rPr>
          <w:rFonts w:ascii="Times New Roman" w:hAnsi="Times New Roman" w:cs="Times New Roman"/>
          <w:sz w:val="24"/>
          <w:szCs w:val="24"/>
        </w:rPr>
        <w:instrText xml:space="preserve"> ADDIN EN.CITE </w:instrText>
      </w:r>
      <w:r w:rsidR="000E5101">
        <w:rPr>
          <w:rFonts w:ascii="Times New Roman" w:hAnsi="Times New Roman" w:cs="Times New Roman"/>
          <w:sz w:val="24"/>
          <w:szCs w:val="24"/>
        </w:rPr>
        <w:fldChar w:fldCharType="begin">
          <w:fldData xml:space="preserve">PEVuZE5vdGU+PENpdGU+PEF1dGhvcj5CZXllcnN0ZWR0PC9BdXRob3I+PFllYXI+MjAyMTwvWWVh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</w:fldData>
        </w:fldChar>
      </w:r>
      <w:r w:rsidR="000E5101">
        <w:rPr>
          <w:rFonts w:ascii="Times New Roman" w:hAnsi="Times New Roman" w:cs="Times New Roman"/>
          <w:sz w:val="24"/>
          <w:szCs w:val="24"/>
        </w:rPr>
        <w:instrText xml:space="preserve"> ADDIN EN.CITE.DATA </w:instrText>
      </w:r>
      <w:r w:rsidR="000E5101">
        <w:rPr>
          <w:rFonts w:ascii="Times New Roman" w:hAnsi="Times New Roman" w:cs="Times New Roman"/>
          <w:sz w:val="24"/>
          <w:szCs w:val="24"/>
        </w:rPr>
      </w:r>
      <w:r w:rsidR="000E5101">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0E5101" w:rsidRPr="000E5101">
        <w:rPr>
          <w:rFonts w:ascii="Times New Roman" w:hAnsi="Times New Roman" w:cs="Times New Roman"/>
          <w:noProof/>
          <w:sz w:val="24"/>
          <w:szCs w:val="24"/>
          <w:vertAlign w:val="superscript"/>
        </w:rPr>
        <w:t>21</w:t>
      </w:r>
      <w:r>
        <w:rPr>
          <w:rFonts w:ascii="Times New Roman" w:hAnsi="Times New Roman" w:cs="Times New Roman"/>
          <w:sz w:val="24"/>
          <w:szCs w:val="24"/>
        </w:rPr>
        <w:fldChar w:fldCharType="end"/>
      </w:r>
      <w:r>
        <w:rPr>
          <w:rFonts w:ascii="Times New Roman" w:hAnsi="Times New Roman" w:cs="Times New Roman"/>
          <w:sz w:val="24"/>
          <w:szCs w:val="24"/>
        </w:rPr>
        <w:t>. Increased expression of BAMBI in COVID-19 patients may be indicative of underlying susceptibility to viral invasion and infection.</w:t>
      </w:r>
    </w:p>
    <w:p w14:paraId="293F3130" w14:textId="1B3E12E2" w:rsidR="00894444" w:rsidRDefault="00730403" w:rsidP="00052F55">
      <w:pPr>
        <w:jc w:val="both"/>
        <w:rPr>
          <w:rFonts w:ascii="Times New Roman" w:hAnsi="Times New Roman" w:cs="Times New Roman"/>
          <w:sz w:val="24"/>
          <w:szCs w:val="24"/>
        </w:rPr>
      </w:pPr>
      <w:r>
        <w:rPr>
          <w:rFonts w:ascii="Times New Roman" w:hAnsi="Times New Roman" w:cs="Times New Roman"/>
          <w:sz w:val="24"/>
          <w:szCs w:val="24"/>
        </w:rPr>
        <w:t>AXL</w:t>
      </w:r>
      <w:r w:rsidR="00ED13FA">
        <w:rPr>
          <w:rFonts w:ascii="Times New Roman" w:hAnsi="Times New Roman" w:cs="Times New Roman"/>
          <w:sz w:val="24"/>
          <w:szCs w:val="24"/>
        </w:rPr>
        <w:t xml:space="preserve"> functions as a tyrosine receptor kinase within the TAM subfamily of receptor tyrosine kinases and functions to control mechanisms of inflammation and coagulation. </w:t>
      </w:r>
      <w:r w:rsidR="00547EC1">
        <w:rPr>
          <w:rFonts w:ascii="Times New Roman" w:hAnsi="Times New Roman" w:cs="Times New Roman"/>
          <w:sz w:val="24"/>
          <w:szCs w:val="24"/>
        </w:rPr>
        <w:t xml:space="preserve">TAM subfamily of receptor tyrosine kinases, when activated, have also been demonstrated to reduce the production of </w:t>
      </w:r>
      <w:r w:rsidR="00052F55">
        <w:rPr>
          <w:rFonts w:ascii="Times New Roman" w:hAnsi="Times New Roman" w:cs="Times New Roman"/>
          <w:sz w:val="24"/>
          <w:szCs w:val="24"/>
        </w:rPr>
        <w:t xml:space="preserve">cytokines, including </w:t>
      </w:r>
      <w:r w:rsidR="00547EC1">
        <w:rPr>
          <w:rFonts w:ascii="Times New Roman" w:hAnsi="Times New Roman" w:cs="Times New Roman"/>
          <w:sz w:val="24"/>
          <w:szCs w:val="24"/>
        </w:rPr>
        <w:t>type I IFNs, IL-6, and TNF following</w:t>
      </w:r>
      <w:r w:rsidR="00052F55">
        <w:rPr>
          <w:rFonts w:ascii="Times New Roman" w:hAnsi="Times New Roman" w:cs="Times New Roman"/>
          <w:sz w:val="24"/>
          <w:szCs w:val="24"/>
        </w:rPr>
        <w:t xml:space="preserve"> </w:t>
      </w:r>
      <w:r w:rsidR="00547EC1">
        <w:rPr>
          <w:rFonts w:ascii="Times New Roman" w:hAnsi="Times New Roman" w:cs="Times New Roman"/>
          <w:sz w:val="24"/>
          <w:szCs w:val="24"/>
        </w:rPr>
        <w:t xml:space="preserve">activation </w:t>
      </w:r>
      <w:r w:rsidR="00052F55">
        <w:rPr>
          <w:rFonts w:ascii="Times New Roman" w:hAnsi="Times New Roman" w:cs="Times New Roman"/>
          <w:sz w:val="24"/>
          <w:szCs w:val="24"/>
        </w:rPr>
        <w:t>of various TLRs, including TLR-3, 4, and 9</w:t>
      </w:r>
      <w:r w:rsidR="009F4F46">
        <w:rPr>
          <w:rFonts w:ascii="Times New Roman" w:hAnsi="Times New Roman" w:cs="Times New Roman"/>
          <w:sz w:val="24"/>
          <w:szCs w:val="24"/>
        </w:rPr>
        <w:fldChar w:fldCharType="begin">
          <w:fldData xml:space="preserve">PEVuZE5vdGU+PENpdGU+PEF1dGhvcj5Sb3RobGluPC9BdXRob3I+PFllYXI+MjAwNzwvWWVhcj48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</w:fldData>
        </w:fldChar>
      </w:r>
      <w:r w:rsidR="000E5101">
        <w:rPr>
          <w:rFonts w:ascii="Times New Roman" w:hAnsi="Times New Roman" w:cs="Times New Roman"/>
          <w:sz w:val="24"/>
          <w:szCs w:val="24"/>
        </w:rPr>
        <w:instrText xml:space="preserve"> ADDIN EN.CITE </w:instrText>
      </w:r>
      <w:r w:rsidR="000E5101">
        <w:rPr>
          <w:rFonts w:ascii="Times New Roman" w:hAnsi="Times New Roman" w:cs="Times New Roman"/>
          <w:sz w:val="24"/>
          <w:szCs w:val="24"/>
        </w:rPr>
        <w:fldChar w:fldCharType="begin">
          <w:fldData xml:space="preserve">PEVuZE5vdGU+PENpdGU+PEF1dGhvcj5Sb3RobGluPC9BdXRob3I+PFllYXI+MjAwNzwvWWVhcj48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</w:fldData>
        </w:fldChar>
      </w:r>
      <w:r w:rsidR="000E5101">
        <w:rPr>
          <w:rFonts w:ascii="Times New Roman" w:hAnsi="Times New Roman" w:cs="Times New Roman"/>
          <w:sz w:val="24"/>
          <w:szCs w:val="24"/>
        </w:rPr>
        <w:instrText xml:space="preserve"> ADDIN EN.CITE.DATA </w:instrText>
      </w:r>
      <w:r w:rsidR="000E5101">
        <w:rPr>
          <w:rFonts w:ascii="Times New Roman" w:hAnsi="Times New Roman" w:cs="Times New Roman"/>
          <w:sz w:val="24"/>
          <w:szCs w:val="24"/>
        </w:rPr>
      </w:r>
      <w:r w:rsidR="000E5101">
        <w:rPr>
          <w:rFonts w:ascii="Times New Roman" w:hAnsi="Times New Roman" w:cs="Times New Roman"/>
          <w:sz w:val="24"/>
          <w:szCs w:val="24"/>
        </w:rPr>
        <w:fldChar w:fldCharType="end"/>
      </w:r>
      <w:r w:rsidR="009F4F46">
        <w:rPr>
          <w:rFonts w:ascii="Times New Roman" w:hAnsi="Times New Roman" w:cs="Times New Roman"/>
          <w:sz w:val="24"/>
          <w:szCs w:val="24"/>
        </w:rPr>
      </w:r>
      <w:r w:rsidR="009F4F46">
        <w:rPr>
          <w:rFonts w:ascii="Times New Roman" w:hAnsi="Times New Roman" w:cs="Times New Roman"/>
          <w:sz w:val="24"/>
          <w:szCs w:val="24"/>
        </w:rPr>
        <w:fldChar w:fldCharType="separate"/>
      </w:r>
      <w:r w:rsidR="000E5101" w:rsidRPr="000E5101">
        <w:rPr>
          <w:rFonts w:ascii="Times New Roman" w:hAnsi="Times New Roman" w:cs="Times New Roman"/>
          <w:noProof/>
          <w:sz w:val="24"/>
          <w:szCs w:val="24"/>
          <w:vertAlign w:val="superscript"/>
        </w:rPr>
        <w:t>22</w:t>
      </w:r>
      <w:r w:rsidR="009F4F46">
        <w:rPr>
          <w:rFonts w:ascii="Times New Roman" w:hAnsi="Times New Roman" w:cs="Times New Roman"/>
          <w:sz w:val="24"/>
          <w:szCs w:val="24"/>
        </w:rPr>
        <w:fldChar w:fldCharType="end"/>
      </w:r>
      <w:r w:rsidR="00052F55">
        <w:rPr>
          <w:rFonts w:ascii="Times New Roman" w:hAnsi="Times New Roman" w:cs="Times New Roman"/>
          <w:sz w:val="24"/>
          <w:szCs w:val="24"/>
        </w:rPr>
        <w:t>.</w:t>
      </w:r>
      <w:r w:rsidR="00547EC1">
        <w:rPr>
          <w:rFonts w:ascii="Times New Roman" w:hAnsi="Times New Roman" w:cs="Times New Roman"/>
          <w:sz w:val="24"/>
          <w:szCs w:val="24"/>
        </w:rPr>
        <w:t xml:space="preserve"> TLR-9 is associated with cellular defense against viral infections and is hypothesized to function similarly against COVID-1</w:t>
      </w:r>
      <w:r w:rsidR="004F47E2">
        <w:rPr>
          <w:rFonts w:ascii="Times New Roman" w:hAnsi="Times New Roman" w:cs="Times New Roman"/>
          <w:sz w:val="24"/>
          <w:szCs w:val="24"/>
        </w:rPr>
        <w:t>9 and t</w:t>
      </w:r>
      <w:r w:rsidR="00052F55">
        <w:rPr>
          <w:rFonts w:ascii="Times New Roman" w:hAnsi="Times New Roman" w:cs="Times New Roman"/>
          <w:sz w:val="24"/>
          <w:szCs w:val="24"/>
        </w:rPr>
        <w:t>hus</w:t>
      </w:r>
      <w:r w:rsidR="004F47E2">
        <w:rPr>
          <w:rFonts w:ascii="Times New Roman" w:hAnsi="Times New Roman" w:cs="Times New Roman"/>
          <w:sz w:val="24"/>
          <w:szCs w:val="24"/>
        </w:rPr>
        <w:t>,</w:t>
      </w:r>
      <w:r w:rsidR="00052F55">
        <w:rPr>
          <w:rFonts w:ascii="Times New Roman" w:hAnsi="Times New Roman" w:cs="Times New Roman"/>
          <w:sz w:val="24"/>
          <w:szCs w:val="24"/>
        </w:rPr>
        <w:t xml:space="preserve"> TAM activation </w:t>
      </w:r>
      <w:r w:rsidR="00B433FE">
        <w:rPr>
          <w:rFonts w:ascii="Times New Roman" w:hAnsi="Times New Roman" w:cs="Times New Roman"/>
          <w:sz w:val="24"/>
          <w:szCs w:val="24"/>
        </w:rPr>
        <w:t>may downregulate</w:t>
      </w:r>
      <w:r w:rsidR="00052F55">
        <w:rPr>
          <w:rFonts w:ascii="Times New Roman" w:hAnsi="Times New Roman" w:cs="Times New Roman"/>
          <w:sz w:val="24"/>
          <w:szCs w:val="24"/>
        </w:rPr>
        <w:t xml:space="preserve"> important cytokine function in the immune </w:t>
      </w:r>
      <w:r w:rsidR="004F47E2">
        <w:rPr>
          <w:rFonts w:ascii="Times New Roman" w:hAnsi="Times New Roman" w:cs="Times New Roman"/>
          <w:sz w:val="24"/>
          <w:szCs w:val="24"/>
        </w:rPr>
        <w:t xml:space="preserve">and inflammasome </w:t>
      </w:r>
      <w:r w:rsidR="00052F55">
        <w:rPr>
          <w:rFonts w:ascii="Times New Roman" w:hAnsi="Times New Roman" w:cs="Times New Roman"/>
          <w:sz w:val="24"/>
          <w:szCs w:val="24"/>
        </w:rPr>
        <w:t>response</w:t>
      </w:r>
      <w:r w:rsidR="009F4F46">
        <w:rPr>
          <w:rFonts w:ascii="Times New Roman" w:hAnsi="Times New Roman" w:cs="Times New Roman"/>
          <w:sz w:val="24"/>
          <w:szCs w:val="24"/>
        </w:rPr>
        <w:fldChar w:fldCharType="begin">
          <w:fldData xml:space="preserve">PEVuZE5vdGU+PENpdGU+PEF1dGhvcj5PdTwvQXV0aG9yPjxZZWFyPjIwMjM8L1llYXI+PFJlY051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</w:fldData>
        </w:fldChar>
      </w:r>
      <w:r w:rsidR="000E5101">
        <w:rPr>
          <w:rFonts w:ascii="Times New Roman" w:hAnsi="Times New Roman" w:cs="Times New Roman"/>
          <w:sz w:val="24"/>
          <w:szCs w:val="24"/>
        </w:rPr>
        <w:instrText xml:space="preserve"> ADDIN EN.CITE </w:instrText>
      </w:r>
      <w:r w:rsidR="000E5101">
        <w:rPr>
          <w:rFonts w:ascii="Times New Roman" w:hAnsi="Times New Roman" w:cs="Times New Roman"/>
          <w:sz w:val="24"/>
          <w:szCs w:val="24"/>
        </w:rPr>
        <w:fldChar w:fldCharType="begin">
          <w:fldData xml:space="preserve">PEVuZE5vdGU+PENpdGU+PEF1dGhvcj5PdTwvQXV0aG9yPjxZZWFyPjIwMjM8L1llYXI+PFJlY051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</w:fldData>
        </w:fldChar>
      </w:r>
      <w:r w:rsidR="000E5101">
        <w:rPr>
          <w:rFonts w:ascii="Times New Roman" w:hAnsi="Times New Roman" w:cs="Times New Roman"/>
          <w:sz w:val="24"/>
          <w:szCs w:val="24"/>
        </w:rPr>
        <w:instrText xml:space="preserve"> ADDIN EN.CITE.DATA </w:instrText>
      </w:r>
      <w:r w:rsidR="000E5101">
        <w:rPr>
          <w:rFonts w:ascii="Times New Roman" w:hAnsi="Times New Roman" w:cs="Times New Roman"/>
          <w:sz w:val="24"/>
          <w:szCs w:val="24"/>
        </w:rPr>
      </w:r>
      <w:r w:rsidR="000E5101">
        <w:rPr>
          <w:rFonts w:ascii="Times New Roman" w:hAnsi="Times New Roman" w:cs="Times New Roman"/>
          <w:sz w:val="24"/>
          <w:szCs w:val="24"/>
        </w:rPr>
        <w:fldChar w:fldCharType="end"/>
      </w:r>
      <w:r w:rsidR="009F4F46">
        <w:rPr>
          <w:rFonts w:ascii="Times New Roman" w:hAnsi="Times New Roman" w:cs="Times New Roman"/>
          <w:sz w:val="24"/>
          <w:szCs w:val="24"/>
        </w:rPr>
      </w:r>
      <w:r w:rsidR="009F4F46">
        <w:rPr>
          <w:rFonts w:ascii="Times New Roman" w:hAnsi="Times New Roman" w:cs="Times New Roman"/>
          <w:sz w:val="24"/>
          <w:szCs w:val="24"/>
        </w:rPr>
        <w:fldChar w:fldCharType="separate"/>
      </w:r>
      <w:r w:rsidR="000E5101" w:rsidRPr="000E5101">
        <w:rPr>
          <w:rFonts w:ascii="Times New Roman" w:hAnsi="Times New Roman" w:cs="Times New Roman"/>
          <w:noProof/>
          <w:sz w:val="24"/>
          <w:szCs w:val="24"/>
          <w:vertAlign w:val="superscript"/>
        </w:rPr>
        <w:t>23</w:t>
      </w:r>
      <w:r w:rsidR="009F4F46">
        <w:rPr>
          <w:rFonts w:ascii="Times New Roman" w:hAnsi="Times New Roman" w:cs="Times New Roman"/>
          <w:sz w:val="24"/>
          <w:szCs w:val="24"/>
        </w:rPr>
        <w:fldChar w:fldCharType="end"/>
      </w:r>
      <w:r w:rsidR="009F4F46">
        <w:rPr>
          <w:rFonts w:ascii="Times New Roman" w:hAnsi="Times New Roman" w:cs="Times New Roman"/>
          <w:sz w:val="24"/>
          <w:szCs w:val="24"/>
        </w:rPr>
        <w:t xml:space="preserve">. </w:t>
      </w:r>
      <w:r w:rsidR="005F2203">
        <w:rPr>
          <w:rFonts w:ascii="Times New Roman" w:hAnsi="Times New Roman" w:cs="Times New Roman"/>
          <w:sz w:val="24"/>
          <w:szCs w:val="24"/>
        </w:rPr>
        <w:t>Our study demonstrated a differential increase in AXL expression, which may subsequently stunt immune responses to COVID-19 and increase risk of disease complications. In addition to AXLs role in cytokine production, p</w:t>
      </w:r>
      <w:r w:rsidR="00052F55">
        <w:rPr>
          <w:rFonts w:ascii="Times New Roman" w:hAnsi="Times New Roman" w:cs="Times New Roman"/>
          <w:sz w:val="24"/>
          <w:szCs w:val="24"/>
        </w:rPr>
        <w:t>revious research suggests that AXL may play a role in the entry of SARS-CoV-2 virus into human cells along with ACE2</w:t>
      </w:r>
      <w:r w:rsidR="004F47E2">
        <w:rPr>
          <w:rFonts w:ascii="Times New Roman" w:hAnsi="Times New Roman" w:cs="Times New Roman"/>
          <w:sz w:val="24"/>
          <w:szCs w:val="24"/>
        </w:rPr>
        <w:t>, especially given the elevated expression of AXL in comparison to ACE2 in human pulmonary and bronchial tissue</w:t>
      </w:r>
      <w:r w:rsidR="005F2203">
        <w:rPr>
          <w:rFonts w:ascii="Times New Roman" w:hAnsi="Times New Roman" w:cs="Times New Roman"/>
          <w:sz w:val="24"/>
          <w:szCs w:val="24"/>
        </w:rPr>
        <w:fldChar w:fldCharType="begin">
          <w:fldData xml:space="preserve">PEVuZE5vdGU+PENpdGU+PEF1dGhvcj5XYW5nPC9BdXRob3I+PFllYXI+MjAyMzwvWWVhcj48UmVj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</w:fldData>
        </w:fldChar>
      </w:r>
      <w:r w:rsidR="000E5101">
        <w:rPr>
          <w:rFonts w:ascii="Times New Roman" w:hAnsi="Times New Roman" w:cs="Times New Roman"/>
          <w:sz w:val="24"/>
          <w:szCs w:val="24"/>
        </w:rPr>
        <w:instrText xml:space="preserve"> ADDIN EN.CITE </w:instrText>
      </w:r>
      <w:r w:rsidR="000E5101">
        <w:rPr>
          <w:rFonts w:ascii="Times New Roman" w:hAnsi="Times New Roman" w:cs="Times New Roman"/>
          <w:sz w:val="24"/>
          <w:szCs w:val="24"/>
        </w:rPr>
        <w:fldChar w:fldCharType="begin">
          <w:fldData xml:space="preserve">PEVuZE5vdGU+PENpdGU+PEF1dGhvcj5XYW5nPC9BdXRob3I+PFllYXI+MjAyMzwvWWVhcj48UmVj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</w:fldData>
        </w:fldChar>
      </w:r>
      <w:r w:rsidR="000E5101">
        <w:rPr>
          <w:rFonts w:ascii="Times New Roman" w:hAnsi="Times New Roman" w:cs="Times New Roman"/>
          <w:sz w:val="24"/>
          <w:szCs w:val="24"/>
        </w:rPr>
        <w:instrText xml:space="preserve"> ADDIN EN.CITE.DATA </w:instrText>
      </w:r>
      <w:r w:rsidR="000E5101">
        <w:rPr>
          <w:rFonts w:ascii="Times New Roman" w:hAnsi="Times New Roman" w:cs="Times New Roman"/>
          <w:sz w:val="24"/>
          <w:szCs w:val="24"/>
        </w:rPr>
      </w:r>
      <w:r w:rsidR="000E5101">
        <w:rPr>
          <w:rFonts w:ascii="Times New Roman" w:hAnsi="Times New Roman" w:cs="Times New Roman"/>
          <w:sz w:val="24"/>
          <w:szCs w:val="24"/>
        </w:rPr>
        <w:fldChar w:fldCharType="end"/>
      </w:r>
      <w:r w:rsidR="005F2203">
        <w:rPr>
          <w:rFonts w:ascii="Times New Roman" w:hAnsi="Times New Roman" w:cs="Times New Roman"/>
          <w:sz w:val="24"/>
          <w:szCs w:val="24"/>
        </w:rPr>
      </w:r>
      <w:r w:rsidR="005F2203">
        <w:rPr>
          <w:rFonts w:ascii="Times New Roman" w:hAnsi="Times New Roman" w:cs="Times New Roman"/>
          <w:sz w:val="24"/>
          <w:szCs w:val="24"/>
        </w:rPr>
        <w:fldChar w:fldCharType="separate"/>
      </w:r>
      <w:r w:rsidR="000E5101" w:rsidRPr="000E5101">
        <w:rPr>
          <w:rFonts w:ascii="Times New Roman" w:hAnsi="Times New Roman" w:cs="Times New Roman"/>
          <w:noProof/>
          <w:sz w:val="24"/>
          <w:szCs w:val="24"/>
          <w:vertAlign w:val="superscript"/>
        </w:rPr>
        <w:t>24</w:t>
      </w:r>
      <w:r w:rsidR="005F2203">
        <w:rPr>
          <w:rFonts w:ascii="Times New Roman" w:hAnsi="Times New Roman" w:cs="Times New Roman"/>
          <w:sz w:val="24"/>
          <w:szCs w:val="24"/>
        </w:rPr>
        <w:fldChar w:fldCharType="end"/>
      </w:r>
      <w:r w:rsidR="004F47E2">
        <w:rPr>
          <w:rFonts w:ascii="Times New Roman" w:hAnsi="Times New Roman" w:cs="Times New Roman"/>
          <w:sz w:val="24"/>
          <w:szCs w:val="24"/>
        </w:rPr>
        <w:t xml:space="preserve">. </w:t>
      </w:r>
      <w:r w:rsidR="005F2203">
        <w:rPr>
          <w:rFonts w:ascii="Times New Roman" w:hAnsi="Times New Roman" w:cs="Times New Roman"/>
          <w:sz w:val="24"/>
          <w:szCs w:val="24"/>
        </w:rPr>
        <w:t>Increased expression of AXL thus may predispose specific patients to be more susceptible to COVID-19 infection</w:t>
      </w:r>
      <w:r w:rsidR="004F47E2">
        <w:rPr>
          <w:rFonts w:ascii="Times New Roman" w:hAnsi="Times New Roman" w:cs="Times New Roman"/>
          <w:sz w:val="24"/>
          <w:szCs w:val="24"/>
        </w:rPr>
        <w:t xml:space="preserve">. </w:t>
      </w:r>
      <w:r w:rsidR="005F2203">
        <w:rPr>
          <w:rFonts w:ascii="Times New Roman" w:hAnsi="Times New Roman" w:cs="Times New Roman"/>
          <w:sz w:val="24"/>
          <w:szCs w:val="24"/>
        </w:rPr>
        <w:t xml:space="preserve">Another separate potential mechanism of AXL in the pathogenesis of SARS-CoV-2 is described by its role in platelet </w:t>
      </w:r>
      <w:r w:rsidR="000935C1">
        <w:rPr>
          <w:rFonts w:ascii="Times New Roman" w:hAnsi="Times New Roman" w:cs="Times New Roman"/>
          <w:sz w:val="24"/>
          <w:szCs w:val="24"/>
        </w:rPr>
        <w:t>activation. Mouse models have demonstrated that binding of growth arrest-specific gene 6 (Gas6) to AXL receptors contributes towards platelet thrombus formation and similarly, inhibition of such an interaction inhibits platelet aggregation and degranulation</w:t>
      </w:r>
      <w:r w:rsidR="00C753C9">
        <w:rPr>
          <w:rFonts w:ascii="Times New Roman" w:hAnsi="Times New Roman" w:cs="Times New Roman"/>
          <w:sz w:val="24"/>
          <w:szCs w:val="24"/>
        </w:rPr>
        <w:fldChar w:fldCharType="begin">
          <w:fldData xml:space="preserve">PEVuZE5vdGU+PENpdGU+PEF1dGhvcj5Hb3VsZDwvQXV0aG9yPjxZZWFyPjIwMDU8L1llYXI+PFJl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</w:fldData>
        </w:fldChar>
      </w:r>
      <w:r w:rsidR="000E5101">
        <w:rPr>
          <w:rFonts w:ascii="Times New Roman" w:hAnsi="Times New Roman" w:cs="Times New Roman"/>
          <w:sz w:val="24"/>
          <w:szCs w:val="24"/>
        </w:rPr>
        <w:instrText xml:space="preserve"> ADDIN EN.CITE </w:instrText>
      </w:r>
      <w:r w:rsidR="000E5101">
        <w:rPr>
          <w:rFonts w:ascii="Times New Roman" w:hAnsi="Times New Roman" w:cs="Times New Roman"/>
          <w:sz w:val="24"/>
          <w:szCs w:val="24"/>
        </w:rPr>
        <w:fldChar w:fldCharType="begin">
          <w:fldData xml:space="preserve">PEVuZE5vdGU+PENpdGU+PEF1dGhvcj5Hb3VsZDwvQXV0aG9yPjxZZWFyPjIwMDU8L1llYXI+PFJl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</w:fldData>
        </w:fldChar>
      </w:r>
      <w:r w:rsidR="000E5101">
        <w:rPr>
          <w:rFonts w:ascii="Times New Roman" w:hAnsi="Times New Roman" w:cs="Times New Roman"/>
          <w:sz w:val="24"/>
          <w:szCs w:val="24"/>
        </w:rPr>
        <w:instrText xml:space="preserve"> ADDIN EN.CITE.DATA </w:instrText>
      </w:r>
      <w:r w:rsidR="000E5101">
        <w:rPr>
          <w:rFonts w:ascii="Times New Roman" w:hAnsi="Times New Roman" w:cs="Times New Roman"/>
          <w:sz w:val="24"/>
          <w:szCs w:val="24"/>
        </w:rPr>
      </w:r>
      <w:r w:rsidR="000E5101">
        <w:rPr>
          <w:rFonts w:ascii="Times New Roman" w:hAnsi="Times New Roman" w:cs="Times New Roman"/>
          <w:sz w:val="24"/>
          <w:szCs w:val="24"/>
        </w:rPr>
        <w:fldChar w:fldCharType="end"/>
      </w:r>
      <w:r w:rsidR="00C753C9">
        <w:rPr>
          <w:rFonts w:ascii="Times New Roman" w:hAnsi="Times New Roman" w:cs="Times New Roman"/>
          <w:sz w:val="24"/>
          <w:szCs w:val="24"/>
        </w:rPr>
      </w:r>
      <w:r w:rsidR="00C753C9">
        <w:rPr>
          <w:rFonts w:ascii="Times New Roman" w:hAnsi="Times New Roman" w:cs="Times New Roman"/>
          <w:sz w:val="24"/>
          <w:szCs w:val="24"/>
        </w:rPr>
        <w:fldChar w:fldCharType="separate"/>
      </w:r>
      <w:r w:rsidR="000E5101" w:rsidRPr="000E5101">
        <w:rPr>
          <w:rFonts w:ascii="Times New Roman" w:hAnsi="Times New Roman" w:cs="Times New Roman"/>
          <w:noProof/>
          <w:sz w:val="24"/>
          <w:szCs w:val="24"/>
          <w:vertAlign w:val="superscript"/>
        </w:rPr>
        <w:t>25</w:t>
      </w:r>
      <w:r w:rsidR="00C753C9">
        <w:rPr>
          <w:rFonts w:ascii="Times New Roman" w:hAnsi="Times New Roman" w:cs="Times New Roman"/>
          <w:sz w:val="24"/>
          <w:szCs w:val="24"/>
        </w:rPr>
        <w:fldChar w:fldCharType="end"/>
      </w:r>
      <w:r w:rsidR="000935C1">
        <w:rPr>
          <w:rFonts w:ascii="Times New Roman" w:hAnsi="Times New Roman" w:cs="Times New Roman"/>
          <w:sz w:val="24"/>
          <w:szCs w:val="24"/>
        </w:rPr>
        <w:t xml:space="preserve">. </w:t>
      </w:r>
      <w:r w:rsidR="00C753C9">
        <w:rPr>
          <w:rFonts w:ascii="Times New Roman" w:hAnsi="Times New Roman" w:cs="Times New Roman"/>
          <w:sz w:val="24"/>
          <w:szCs w:val="24"/>
        </w:rPr>
        <w:t xml:space="preserve">Thrombosis is commonly seen in </w:t>
      </w:r>
      <w:r w:rsidR="000935C1">
        <w:rPr>
          <w:rFonts w:ascii="Times New Roman" w:hAnsi="Times New Roman" w:cs="Times New Roman"/>
          <w:sz w:val="24"/>
          <w:szCs w:val="24"/>
        </w:rPr>
        <w:t>SARS-CoV-2</w:t>
      </w:r>
      <w:r w:rsidR="00C753C9">
        <w:rPr>
          <w:rFonts w:ascii="Times New Roman" w:hAnsi="Times New Roman" w:cs="Times New Roman"/>
          <w:sz w:val="24"/>
          <w:szCs w:val="24"/>
        </w:rPr>
        <w:t xml:space="preserve">, and several mechanisms including inflammation and spike protein-ACE2 binding have been cited as pathways of platelet </w:t>
      </w:r>
      <w:r w:rsidR="00C753C9">
        <w:rPr>
          <w:rFonts w:ascii="Times New Roman" w:hAnsi="Times New Roman" w:cs="Times New Roman"/>
          <w:sz w:val="24"/>
          <w:szCs w:val="24"/>
        </w:rPr>
        <w:lastRenderedPageBreak/>
        <w:t>activation</w:t>
      </w:r>
      <w:r w:rsidR="00C753C9">
        <w:rPr>
          <w:rFonts w:ascii="Times New Roman" w:hAnsi="Times New Roman" w:cs="Times New Roman"/>
          <w:sz w:val="24"/>
          <w:szCs w:val="24"/>
        </w:rPr>
        <w:fldChar w:fldCharType="begin">
          <w:fldData xml:space="preserve">PEVuZE5vdGU+PENpdGU+PEF1dGhvcj5JYmE8L0F1dGhvcj48WWVhcj4yMDIzPC9ZZWFyPjxSZWNO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</w:fldData>
        </w:fldChar>
      </w:r>
      <w:r w:rsidR="000E5101">
        <w:rPr>
          <w:rFonts w:ascii="Times New Roman" w:hAnsi="Times New Roman" w:cs="Times New Roman"/>
          <w:sz w:val="24"/>
          <w:szCs w:val="24"/>
        </w:rPr>
        <w:instrText xml:space="preserve"> ADDIN EN.CITE </w:instrText>
      </w:r>
      <w:r w:rsidR="000E5101">
        <w:rPr>
          <w:rFonts w:ascii="Times New Roman" w:hAnsi="Times New Roman" w:cs="Times New Roman"/>
          <w:sz w:val="24"/>
          <w:szCs w:val="24"/>
        </w:rPr>
        <w:fldChar w:fldCharType="begin">
          <w:fldData xml:space="preserve">PEVuZE5vdGU+PENpdGU+PEF1dGhvcj5JYmE8L0F1dGhvcj48WWVhcj4yMDIzPC9ZZWFyPjxSZWNO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</w:fldData>
        </w:fldChar>
      </w:r>
      <w:r w:rsidR="000E5101">
        <w:rPr>
          <w:rFonts w:ascii="Times New Roman" w:hAnsi="Times New Roman" w:cs="Times New Roman"/>
          <w:sz w:val="24"/>
          <w:szCs w:val="24"/>
        </w:rPr>
        <w:instrText xml:space="preserve"> ADDIN EN.CITE.DATA </w:instrText>
      </w:r>
      <w:r w:rsidR="000E5101">
        <w:rPr>
          <w:rFonts w:ascii="Times New Roman" w:hAnsi="Times New Roman" w:cs="Times New Roman"/>
          <w:sz w:val="24"/>
          <w:szCs w:val="24"/>
        </w:rPr>
      </w:r>
      <w:r w:rsidR="000E5101">
        <w:rPr>
          <w:rFonts w:ascii="Times New Roman" w:hAnsi="Times New Roman" w:cs="Times New Roman"/>
          <w:sz w:val="24"/>
          <w:szCs w:val="24"/>
        </w:rPr>
        <w:fldChar w:fldCharType="end"/>
      </w:r>
      <w:r w:rsidR="00C753C9">
        <w:rPr>
          <w:rFonts w:ascii="Times New Roman" w:hAnsi="Times New Roman" w:cs="Times New Roman"/>
          <w:sz w:val="24"/>
          <w:szCs w:val="24"/>
        </w:rPr>
      </w:r>
      <w:r w:rsidR="00C753C9">
        <w:rPr>
          <w:rFonts w:ascii="Times New Roman" w:hAnsi="Times New Roman" w:cs="Times New Roman"/>
          <w:sz w:val="24"/>
          <w:szCs w:val="24"/>
        </w:rPr>
        <w:fldChar w:fldCharType="separate"/>
      </w:r>
      <w:r w:rsidR="000E5101" w:rsidRPr="000E5101">
        <w:rPr>
          <w:rFonts w:ascii="Times New Roman" w:hAnsi="Times New Roman" w:cs="Times New Roman"/>
          <w:noProof/>
          <w:sz w:val="24"/>
          <w:szCs w:val="24"/>
          <w:vertAlign w:val="superscript"/>
        </w:rPr>
        <w:t>26</w:t>
      </w:r>
      <w:r w:rsidR="00C753C9">
        <w:rPr>
          <w:rFonts w:ascii="Times New Roman" w:hAnsi="Times New Roman" w:cs="Times New Roman"/>
          <w:sz w:val="24"/>
          <w:szCs w:val="24"/>
        </w:rPr>
        <w:fldChar w:fldCharType="end"/>
      </w:r>
      <w:r w:rsidR="00C753C9">
        <w:rPr>
          <w:rFonts w:ascii="Times New Roman" w:hAnsi="Times New Roman" w:cs="Times New Roman"/>
          <w:sz w:val="24"/>
          <w:szCs w:val="24"/>
        </w:rPr>
        <w:t>. Although thrombosis outcomes were not assessed in the patients of this study, the increased AXL expression and activation may similarly contribute towards the formation of platelet-derived thrombosis.</w:t>
      </w:r>
    </w:p>
    <w:p w14:paraId="39B417B4" w14:textId="0D6FEC61" w:rsidR="00353693" w:rsidRDefault="00353693" w:rsidP="00052F55">
      <w:pPr>
        <w:jc w:val="both"/>
        <w:rPr>
          <w:rFonts w:ascii="Times New Roman" w:hAnsi="Times New Roman" w:cs="Times New Roman"/>
          <w:sz w:val="24"/>
          <w:szCs w:val="24"/>
        </w:rPr>
      </w:pPr>
      <w:r>
        <w:rPr>
          <w:rFonts w:ascii="Times New Roman" w:hAnsi="Times New Roman" w:cs="Times New Roman"/>
          <w:sz w:val="24"/>
          <w:szCs w:val="24"/>
        </w:rPr>
        <w:t>CLEC6A, also known as dectin-2, is a member of the C-type lectins that are typically expressed on macrophages and dendritic cells</w:t>
      </w:r>
      <w:r w:rsidR="00AC36A1">
        <w:rPr>
          <w:rFonts w:ascii="Times New Roman" w:hAnsi="Times New Roman" w:cs="Times New Roman"/>
          <w:sz w:val="24"/>
          <w:szCs w:val="24"/>
        </w:rPr>
        <w:t xml:space="preserve"> as part of </w:t>
      </w:r>
      <w:r w:rsidR="00C753C9">
        <w:rPr>
          <w:rFonts w:ascii="Times New Roman" w:hAnsi="Times New Roman" w:cs="Times New Roman"/>
          <w:sz w:val="24"/>
          <w:szCs w:val="24"/>
        </w:rPr>
        <w:t>C-type lectin receptors (CLRs</w:t>
      </w:r>
      <w:r w:rsidR="00AC36A1">
        <w:rPr>
          <w:rFonts w:ascii="Times New Roman" w:hAnsi="Times New Roman" w:cs="Times New Roman"/>
          <w:sz w:val="24"/>
          <w:szCs w:val="24"/>
        </w:rPr>
        <w:t>)</w:t>
      </w:r>
      <w:r>
        <w:rPr>
          <w:rFonts w:ascii="Times New Roman" w:hAnsi="Times New Roman" w:cs="Times New Roman"/>
          <w:sz w:val="24"/>
          <w:szCs w:val="24"/>
        </w:rPr>
        <w:t xml:space="preserve">. </w:t>
      </w:r>
      <w:r w:rsidR="00AC36A1">
        <w:rPr>
          <w:rFonts w:ascii="Times New Roman" w:hAnsi="Times New Roman" w:cs="Times New Roman"/>
          <w:sz w:val="24"/>
          <w:szCs w:val="24"/>
        </w:rPr>
        <w:t>Although the role of CLEC6A is not well elucidated in COVID-19, there is data that suggests its relevance in the pathogenesis of MERS-</w:t>
      </w:r>
      <w:proofErr w:type="spellStart"/>
      <w:r w:rsidR="00AC36A1">
        <w:rPr>
          <w:rFonts w:ascii="Times New Roman" w:hAnsi="Times New Roman" w:cs="Times New Roman"/>
          <w:sz w:val="24"/>
          <w:szCs w:val="24"/>
        </w:rPr>
        <w:t>CoV</w:t>
      </w:r>
      <w:proofErr w:type="spellEnd"/>
      <w:r w:rsidR="00AC36A1">
        <w:rPr>
          <w:rFonts w:ascii="Times New Roman" w:hAnsi="Times New Roman" w:cs="Times New Roman"/>
          <w:sz w:val="24"/>
          <w:szCs w:val="24"/>
        </w:rPr>
        <w:t>, a very closely related virus. In MERS-</w:t>
      </w:r>
      <w:proofErr w:type="spellStart"/>
      <w:r w:rsidR="00AC36A1">
        <w:rPr>
          <w:rFonts w:ascii="Times New Roman" w:hAnsi="Times New Roman" w:cs="Times New Roman"/>
          <w:sz w:val="24"/>
          <w:szCs w:val="24"/>
        </w:rPr>
        <w:t>CoV</w:t>
      </w:r>
      <w:proofErr w:type="spellEnd"/>
      <w:r w:rsidR="00AC36A1">
        <w:rPr>
          <w:rFonts w:ascii="Times New Roman" w:hAnsi="Times New Roman" w:cs="Times New Roman"/>
          <w:sz w:val="24"/>
          <w:szCs w:val="24"/>
        </w:rPr>
        <w:t xml:space="preserve">, the </w:t>
      </w:r>
      <w:r w:rsidR="00C753C9">
        <w:rPr>
          <w:rFonts w:ascii="Times New Roman" w:hAnsi="Times New Roman" w:cs="Times New Roman"/>
          <w:sz w:val="24"/>
          <w:szCs w:val="24"/>
        </w:rPr>
        <w:t>i</w:t>
      </w:r>
      <w:r w:rsidR="00AC36A1">
        <w:rPr>
          <w:rFonts w:ascii="Times New Roman" w:hAnsi="Times New Roman" w:cs="Times New Roman"/>
          <w:sz w:val="24"/>
          <w:szCs w:val="24"/>
        </w:rPr>
        <w:t xml:space="preserve">ncreased activation of </w:t>
      </w:r>
      <w:r w:rsidR="00C753C9">
        <w:rPr>
          <w:rFonts w:ascii="Times New Roman" w:hAnsi="Times New Roman" w:cs="Times New Roman"/>
          <w:sz w:val="24"/>
          <w:szCs w:val="24"/>
        </w:rPr>
        <w:t>CLR</w:t>
      </w:r>
      <w:r w:rsidR="00AC36A1">
        <w:rPr>
          <w:rFonts w:ascii="Times New Roman" w:hAnsi="Times New Roman" w:cs="Times New Roman"/>
          <w:sz w:val="24"/>
          <w:szCs w:val="24"/>
        </w:rPr>
        <w:t>s has been shown to contribute towards a stronger immune response and promote viral recognition, triggering a proinflammatory response</w:t>
      </w:r>
      <w:r w:rsidR="009F4F46">
        <w:rPr>
          <w:rFonts w:ascii="Times New Roman" w:hAnsi="Times New Roman" w:cs="Times New Roman"/>
          <w:sz w:val="24"/>
          <w:szCs w:val="24"/>
        </w:rPr>
        <w:fldChar w:fldCharType="begin">
          <w:fldData xml:space="preserve">PEVuZE5vdGU+PENpdGU+PEF1dGhvcj5aaGFvPC9BdXRob3I+PFllYXI+MjAyMDwvWWVhcj48UmVj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==
</w:fldData>
        </w:fldChar>
      </w:r>
      <w:r w:rsidR="000E5101">
        <w:rPr>
          <w:rFonts w:ascii="Times New Roman" w:hAnsi="Times New Roman" w:cs="Times New Roman"/>
          <w:sz w:val="24"/>
          <w:szCs w:val="24"/>
        </w:rPr>
        <w:instrText xml:space="preserve"> ADDIN EN.CITE </w:instrText>
      </w:r>
      <w:r w:rsidR="000E5101">
        <w:rPr>
          <w:rFonts w:ascii="Times New Roman" w:hAnsi="Times New Roman" w:cs="Times New Roman"/>
          <w:sz w:val="24"/>
          <w:szCs w:val="24"/>
        </w:rPr>
        <w:fldChar w:fldCharType="begin">
          <w:fldData xml:space="preserve">PEVuZE5vdGU+PENpdGU+PEF1dGhvcj5aaGFvPC9BdXRob3I+PFllYXI+MjAyMDwvWWVhcj48UmVj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==
</w:fldData>
        </w:fldChar>
      </w:r>
      <w:r w:rsidR="000E5101">
        <w:rPr>
          <w:rFonts w:ascii="Times New Roman" w:hAnsi="Times New Roman" w:cs="Times New Roman"/>
          <w:sz w:val="24"/>
          <w:szCs w:val="24"/>
        </w:rPr>
        <w:instrText xml:space="preserve"> ADDIN EN.CITE.DATA </w:instrText>
      </w:r>
      <w:r w:rsidR="000E5101">
        <w:rPr>
          <w:rFonts w:ascii="Times New Roman" w:hAnsi="Times New Roman" w:cs="Times New Roman"/>
          <w:sz w:val="24"/>
          <w:szCs w:val="24"/>
        </w:rPr>
      </w:r>
      <w:r w:rsidR="000E5101">
        <w:rPr>
          <w:rFonts w:ascii="Times New Roman" w:hAnsi="Times New Roman" w:cs="Times New Roman"/>
          <w:sz w:val="24"/>
          <w:szCs w:val="24"/>
        </w:rPr>
        <w:fldChar w:fldCharType="end"/>
      </w:r>
      <w:r w:rsidR="009F4F46">
        <w:rPr>
          <w:rFonts w:ascii="Times New Roman" w:hAnsi="Times New Roman" w:cs="Times New Roman"/>
          <w:sz w:val="24"/>
          <w:szCs w:val="24"/>
        </w:rPr>
      </w:r>
      <w:r w:rsidR="009F4F46">
        <w:rPr>
          <w:rFonts w:ascii="Times New Roman" w:hAnsi="Times New Roman" w:cs="Times New Roman"/>
          <w:sz w:val="24"/>
          <w:szCs w:val="24"/>
        </w:rPr>
        <w:fldChar w:fldCharType="separate"/>
      </w:r>
      <w:r w:rsidR="000E5101" w:rsidRPr="000E5101">
        <w:rPr>
          <w:rFonts w:ascii="Times New Roman" w:hAnsi="Times New Roman" w:cs="Times New Roman"/>
          <w:noProof/>
          <w:sz w:val="24"/>
          <w:szCs w:val="24"/>
          <w:vertAlign w:val="superscript"/>
        </w:rPr>
        <w:t>27</w:t>
      </w:r>
      <w:r w:rsidR="009F4F46">
        <w:rPr>
          <w:rFonts w:ascii="Times New Roman" w:hAnsi="Times New Roman" w:cs="Times New Roman"/>
          <w:sz w:val="24"/>
          <w:szCs w:val="24"/>
        </w:rPr>
        <w:fldChar w:fldCharType="end"/>
      </w:r>
      <w:r w:rsidR="00AC36A1">
        <w:rPr>
          <w:rFonts w:ascii="Times New Roman" w:hAnsi="Times New Roman" w:cs="Times New Roman"/>
          <w:sz w:val="24"/>
          <w:szCs w:val="24"/>
        </w:rPr>
        <w:t>. It is possible that CLEC6A plays a similar role in COVID-</w:t>
      </w:r>
      <w:r w:rsidR="009F4F46">
        <w:rPr>
          <w:rFonts w:ascii="Times New Roman" w:hAnsi="Times New Roman" w:cs="Times New Roman"/>
          <w:sz w:val="24"/>
          <w:szCs w:val="24"/>
        </w:rPr>
        <w:t>19 and</w:t>
      </w:r>
      <w:r w:rsidR="00AC36A1">
        <w:rPr>
          <w:rFonts w:ascii="Times New Roman" w:hAnsi="Times New Roman" w:cs="Times New Roman"/>
          <w:sz w:val="24"/>
          <w:szCs w:val="24"/>
        </w:rPr>
        <w:t xml:space="preserve"> may contribute to the “cytokine storm” that is often cited as the catalyst for COVID mortality. </w:t>
      </w:r>
    </w:p>
    <w:p w14:paraId="067A5575" w14:textId="3533C794" w:rsidR="000E5101" w:rsidRDefault="000E5101" w:rsidP="00052F55">
      <w:pPr>
        <w:jc w:val="both"/>
        <w:rPr>
          <w:rFonts w:ascii="Times New Roman" w:hAnsi="Times New Roman" w:cs="Times New Roman"/>
          <w:sz w:val="24"/>
          <w:szCs w:val="24"/>
        </w:rPr>
      </w:pPr>
      <w:r>
        <w:rPr>
          <w:rFonts w:ascii="Times New Roman" w:hAnsi="Times New Roman" w:cs="Times New Roman"/>
          <w:sz w:val="24"/>
          <w:szCs w:val="24"/>
        </w:rPr>
        <w:t xml:space="preserve">The results of this study similarly affirm the findings of several previous studies noting the upregulation of IFI27 in patients with SARS-CoV-2 infection. </w:t>
      </w:r>
      <w:r w:rsidRPr="00461DEC">
        <w:rPr>
          <w:rFonts w:ascii="Times New Roman" w:hAnsi="Times New Roman" w:cs="Times New Roman"/>
          <w:sz w:val="24"/>
          <w:szCs w:val="24"/>
        </w:rPr>
        <w:t>The protein coded by IFI27 was previously shown to be associated with viral infections including Hepatitis C, respiratory syncytial virus (RSV) infection and Enterovirus 71 (EV71) hand</w:t>
      </w:r>
      <w:r w:rsidR="006B7F97">
        <w:rPr>
          <w:rFonts w:ascii="Times New Roman" w:hAnsi="Times New Roman" w:cs="Times New Roman"/>
          <w:sz w:val="24"/>
          <w:szCs w:val="24"/>
        </w:rPr>
        <w:t>,</w:t>
      </w:r>
      <w:r w:rsidRPr="00461DEC">
        <w:rPr>
          <w:rFonts w:ascii="Times New Roman" w:hAnsi="Times New Roman" w:cs="Times New Roman"/>
          <w:sz w:val="24"/>
          <w:szCs w:val="24"/>
        </w:rPr>
        <w:t xml:space="preserve"> foot</w:t>
      </w:r>
      <w:r w:rsidR="006B7F97">
        <w:rPr>
          <w:rFonts w:ascii="Times New Roman" w:hAnsi="Times New Roman" w:cs="Times New Roman"/>
          <w:sz w:val="24"/>
          <w:szCs w:val="24"/>
        </w:rPr>
        <w:t>,</w:t>
      </w:r>
      <w:r w:rsidRPr="00461DEC">
        <w:rPr>
          <w:rFonts w:ascii="Times New Roman" w:hAnsi="Times New Roman" w:cs="Times New Roman"/>
          <w:sz w:val="24"/>
          <w:szCs w:val="24"/>
        </w:rPr>
        <w:t xml:space="preserve"> and mouth disease. It has been proposed as a biomarker for an early prediction of COVID-19 outcomes</w:t>
      </w:r>
      <w:r>
        <w:rPr>
          <w:rFonts w:ascii="Times New Roman" w:hAnsi="Times New Roman" w:cs="Times New Roman"/>
          <w:sz w:val="24"/>
          <w:szCs w:val="24"/>
        </w:rPr>
        <w:fldChar w:fldCharType="begin">
          <w:fldData xml:space="preserve">PEVuZE5vdGU+PENpdGU+PEF1dGhvcj5TaG9qYWVpPC9BdXRob3I+PFllYXI+MjAyMjwvWWVhcj48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PEVuZE5vdGU+PENpdGU+PEF1dGhvcj5TaG9qYWVpPC9BdXRob3I+PFllYXI+MjAyMjwvWWVhcj48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Pr="000E5101">
        <w:rPr>
          <w:rFonts w:ascii="Times New Roman" w:hAnsi="Times New Roman" w:cs="Times New Roman"/>
          <w:noProof/>
          <w:sz w:val="24"/>
          <w:szCs w:val="24"/>
          <w:vertAlign w:val="superscript"/>
        </w:rPr>
        <w:t>28</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1E9182FD" w14:textId="67FE4B77" w:rsidR="006B7F97" w:rsidRDefault="006B7F97" w:rsidP="00052F55">
      <w:pPr>
        <w:jc w:val="both"/>
        <w:rPr>
          <w:rFonts w:ascii="Times New Roman" w:hAnsi="Times New Roman" w:cs="Times New Roman"/>
          <w:sz w:val="24"/>
          <w:szCs w:val="24"/>
        </w:rPr>
      </w:pPr>
      <w:r>
        <w:rPr>
          <w:rFonts w:ascii="Times New Roman" w:hAnsi="Times New Roman" w:cs="Times New Roman"/>
          <w:sz w:val="24"/>
          <w:szCs w:val="24"/>
        </w:rPr>
        <w:t>The strengths of this study include the sample size and the quality of sample collection. As far as we are aware, the sample size of 182 patients is larger than most analysis of differential gene expression in patients with and without COVID-19. Furthermore, the study utilized whole blood, which likely reflects a more accurate representation of gene expression, relative to samples from other sources such as nasal swabs.</w:t>
      </w:r>
    </w:p>
    <w:p w14:paraId="1CC25C96" w14:textId="77777777" w:rsidR="008E2148" w:rsidRDefault="008E2148" w:rsidP="00052F55">
      <w:pPr>
        <w:jc w:val="both"/>
        <w:rPr>
          <w:rFonts w:ascii="Times New Roman" w:hAnsi="Times New Roman" w:cs="Times New Roman"/>
          <w:sz w:val="24"/>
          <w:szCs w:val="24"/>
        </w:rPr>
      </w:pPr>
    </w:p>
    <w:p w14:paraId="0863863B" w14:textId="77777777" w:rsidR="004F47E2" w:rsidRPr="00461DEC" w:rsidRDefault="004F47E2" w:rsidP="00052F55">
      <w:pPr>
        <w:jc w:val="both"/>
        <w:rPr>
          <w:rFonts w:ascii="Times New Roman" w:hAnsi="Times New Roman" w:cs="Times New Roman"/>
          <w:sz w:val="24"/>
          <w:szCs w:val="24"/>
        </w:rPr>
      </w:pPr>
    </w:p>
    <w:p w14:paraId="5F44743D" w14:textId="77777777" w:rsidR="3F2FF4B5" w:rsidRPr="00461DEC" w:rsidRDefault="3F2FF4B5" w:rsidP="00D837DC">
      <w:pPr>
        <w:jc w:val="both"/>
        <w:rPr>
          <w:rFonts w:ascii="Times New Roman" w:hAnsi="Times New Roman" w:cs="Times New Roman"/>
          <w:sz w:val="24"/>
          <w:szCs w:val="24"/>
        </w:rPr>
      </w:pPr>
    </w:p>
    <w:p w14:paraId="602C436A" w14:textId="77777777" w:rsidR="3F2FF4B5" w:rsidRPr="00461DEC" w:rsidRDefault="3F2FF4B5" w:rsidP="00D837DC">
      <w:pPr>
        <w:jc w:val="both"/>
        <w:rPr>
          <w:rFonts w:ascii="Times New Roman" w:hAnsi="Times New Roman" w:cs="Times New Roman"/>
          <w:sz w:val="24"/>
          <w:szCs w:val="24"/>
        </w:rPr>
      </w:pPr>
    </w:p>
    <w:p w14:paraId="1D2331FF" w14:textId="77777777" w:rsidR="3F2FF4B5" w:rsidRPr="00461DEC" w:rsidRDefault="3F2FF4B5" w:rsidP="00D837DC">
      <w:pPr>
        <w:jc w:val="both"/>
        <w:rPr>
          <w:rFonts w:ascii="Times New Roman" w:hAnsi="Times New Roman" w:cs="Times New Roman"/>
          <w:sz w:val="24"/>
          <w:szCs w:val="24"/>
        </w:rPr>
      </w:pPr>
    </w:p>
    <w:p w14:paraId="6A41BA1B" w14:textId="77777777" w:rsidR="4AB5EE1F" w:rsidRPr="00461DEC" w:rsidRDefault="4AB5EE1F" w:rsidP="00D837DC">
      <w:pPr>
        <w:jc w:val="both"/>
        <w:rPr>
          <w:rFonts w:ascii="Times New Roman" w:hAnsi="Times New Roman" w:cs="Times New Roman"/>
          <w:sz w:val="24"/>
          <w:szCs w:val="24"/>
        </w:rPr>
      </w:pPr>
      <w:r w:rsidRPr="00461DEC">
        <w:rPr>
          <w:rFonts w:ascii="Times New Roman" w:hAnsi="Times New Roman" w:cs="Times New Roman"/>
          <w:sz w:val="24"/>
          <w:szCs w:val="24"/>
        </w:rPr>
        <w:t>Inflammatory mediators measured:</w:t>
      </w:r>
    </w:p>
    <w:p w14:paraId="768DA008" w14:textId="77777777" w:rsidR="00643488" w:rsidRPr="00461DEC" w:rsidRDefault="35640FFA"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IFN- α, IFN- γ, IL-1β, IL-2, IL-4, IL-5, IL-6, IL-8 (CXCL8), IL10, IL-12p70, IL-17A (CTLA-8), IL-18, IP-10 (CXCL10), </w:t>
      </w:r>
      <w:r w:rsidR="6E2690E9" w:rsidRPr="00461DEC">
        <w:rPr>
          <w:rFonts w:ascii="Times New Roman" w:hAnsi="Times New Roman" w:cs="Times New Roman"/>
          <w:sz w:val="24"/>
          <w:szCs w:val="24"/>
        </w:rPr>
        <w:t>MCP-1 (CCL2), MIP-1α, MIP-1β, TNFα, and TNFβ</w:t>
      </w:r>
    </w:p>
    <w:p w14:paraId="6C1518EB" w14:textId="10D572D7" w:rsidR="00A82179" w:rsidRPr="006B7F97" w:rsidRDefault="00D33FD6" w:rsidP="009F4F46">
      <w:pPr>
        <w:pStyle w:val="Heading1"/>
        <w:rPr>
          <w:rFonts w:ascii="Times New Roman" w:hAnsi="Times New Roman" w:cs="Times New Roman"/>
          <w:sz w:val="24"/>
          <w:szCs w:val="24"/>
        </w:rPr>
      </w:pPr>
      <w:bookmarkStart w:id="25" w:name="_Toc159255882"/>
      <w:r w:rsidRPr="006B7F97">
        <w:rPr>
          <w:rFonts w:ascii="Times New Roman" w:hAnsi="Times New Roman" w:cs="Times New Roman"/>
          <w:sz w:val="24"/>
          <w:szCs w:val="24"/>
        </w:rPr>
        <w:t>References</w:t>
      </w:r>
      <w:bookmarkEnd w:id="25"/>
    </w:p>
    <w:p w14:paraId="3156BF07" w14:textId="77777777" w:rsidR="000E5101" w:rsidRPr="006B7F97" w:rsidRDefault="00231B7A"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sz w:val="24"/>
          <w:szCs w:val="24"/>
        </w:rPr>
        <w:fldChar w:fldCharType="begin"/>
      </w:r>
      <w:r w:rsidRPr="006B7F97">
        <w:rPr>
          <w:rFonts w:ascii="Times New Roman" w:hAnsi="Times New Roman" w:cs="Times New Roman"/>
          <w:sz w:val="24"/>
          <w:szCs w:val="24"/>
        </w:rPr>
        <w:instrText xml:space="preserve"> ADDIN EN.REFLIST </w:instrText>
      </w:r>
      <w:r w:rsidRPr="006B7F97">
        <w:rPr>
          <w:rFonts w:ascii="Times New Roman" w:hAnsi="Times New Roman" w:cs="Times New Roman"/>
          <w:sz w:val="24"/>
          <w:szCs w:val="24"/>
        </w:rPr>
        <w:fldChar w:fldCharType="separate"/>
      </w:r>
      <w:r w:rsidR="000E5101" w:rsidRPr="006B7F97">
        <w:rPr>
          <w:rFonts w:ascii="Times New Roman" w:hAnsi="Times New Roman" w:cs="Times New Roman"/>
          <w:noProof/>
          <w:sz w:val="24"/>
          <w:szCs w:val="24"/>
        </w:rPr>
        <w:t>1.</w:t>
      </w:r>
      <w:r w:rsidR="000E5101" w:rsidRPr="006B7F97">
        <w:rPr>
          <w:rFonts w:ascii="Times New Roman" w:hAnsi="Times New Roman" w:cs="Times New Roman"/>
          <w:noProof/>
          <w:sz w:val="24"/>
          <w:szCs w:val="24"/>
        </w:rPr>
        <w:tab/>
        <w:t>Kumar A, Arora A, Sharma P, et al. Is diabetes mellitus associated with mortality and severity of COVID-19? A meta-analysis. Diabetes Metab Syndr 2020;14(4):535-545. DOI: 10.1016/j.dsx.2020.04.044.</w:t>
      </w:r>
    </w:p>
    <w:p w14:paraId="0DCFF6DB"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2.</w:t>
      </w:r>
      <w:r w:rsidRPr="006B7F97">
        <w:rPr>
          <w:rFonts w:ascii="Times New Roman" w:hAnsi="Times New Roman" w:cs="Times New Roman"/>
          <w:noProof/>
          <w:sz w:val="24"/>
          <w:szCs w:val="24"/>
        </w:rPr>
        <w:tab/>
        <w:t>Karki R, Kanneganti TD. Innate immunity, cytokine storm, and inflammatory cell death in COVID-19. J Transl Med 2022;20(1):542. DOI: 10.1186/s12967-022-03767-z.</w:t>
      </w:r>
    </w:p>
    <w:p w14:paraId="35DF911F"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lastRenderedPageBreak/>
        <w:t>3.</w:t>
      </w:r>
      <w:r w:rsidRPr="006B7F97">
        <w:rPr>
          <w:rFonts w:ascii="Times New Roman" w:hAnsi="Times New Roman" w:cs="Times New Roman"/>
          <w:noProof/>
          <w:sz w:val="24"/>
          <w:szCs w:val="24"/>
        </w:rPr>
        <w:tab/>
        <w:t>Flook M, Jackson C, Vasileiou E, et al. Informing the public health response to COVID-19: a systematic review of risk factors for disease, severity, and mortality. BMC Infect Dis 2021;21(1):342. DOI: 10.1186/s12879-021-05992-1.</w:t>
      </w:r>
    </w:p>
    <w:p w14:paraId="69D5139E"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4.</w:t>
      </w:r>
      <w:r w:rsidRPr="006B7F97">
        <w:rPr>
          <w:rFonts w:ascii="Times New Roman" w:hAnsi="Times New Roman" w:cs="Times New Roman"/>
          <w:noProof/>
          <w:sz w:val="24"/>
          <w:szCs w:val="24"/>
        </w:rPr>
        <w:tab/>
        <w:t>Wu ZH, Tang Y, Cheng Q. Diabetes increases the mortality of patients with COVID-19: a meta-analysis. Acta Diabetol 2021;58(2):139-144. DOI: 10.1007/s00592-020-01546-0.</w:t>
      </w:r>
    </w:p>
    <w:p w14:paraId="7CFEEF0C"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5.</w:t>
      </w:r>
      <w:r w:rsidRPr="006B7F97">
        <w:rPr>
          <w:rFonts w:ascii="Times New Roman" w:hAnsi="Times New Roman" w:cs="Times New Roman"/>
          <w:noProof/>
          <w:sz w:val="24"/>
          <w:szCs w:val="24"/>
        </w:rPr>
        <w:tab/>
        <w:t>Varikasuvu SR, Dutt N, Thangappazham B, Varshney S. Diabetes and COVID-19: A pooled analysis related to disease severity and mortality. Prim Care Diabetes 2021;15(1):24-27. DOI: 10.1016/j.pcd.2020.08.015.</w:t>
      </w:r>
    </w:p>
    <w:p w14:paraId="433520CC"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6.</w:t>
      </w:r>
      <w:r w:rsidRPr="006B7F97">
        <w:rPr>
          <w:rFonts w:ascii="Times New Roman" w:hAnsi="Times New Roman" w:cs="Times New Roman"/>
          <w:noProof/>
          <w:sz w:val="24"/>
          <w:szCs w:val="24"/>
        </w:rPr>
        <w:tab/>
        <w:t>Allard R, Leclerc P, Tremblay C, Tannenbaum TN. Diabetes and the severity of pandemic influenza A (H1N1) infection. Diabetes Care 2010;33(7):1491-3. DOI: 10.2337/dc09-2215.</w:t>
      </w:r>
    </w:p>
    <w:p w14:paraId="049C5CA4"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7.</w:t>
      </w:r>
      <w:r w:rsidRPr="006B7F97">
        <w:rPr>
          <w:rFonts w:ascii="Times New Roman" w:hAnsi="Times New Roman" w:cs="Times New Roman"/>
          <w:noProof/>
          <w:sz w:val="24"/>
          <w:szCs w:val="24"/>
        </w:rPr>
        <w:tab/>
        <w:t>Jose J, Al-Dorzi HM, Al-Omari A, et al. Critically ill patients with diabetes and Middle East respiratory syndrome: a multi-center observational study. BMC Infect Dis 2021;21(1):84. DOI: 10.1186/s12879-021-05771-y.</w:t>
      </w:r>
    </w:p>
    <w:p w14:paraId="568F7EBD"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8.</w:t>
      </w:r>
      <w:r w:rsidRPr="006B7F97">
        <w:rPr>
          <w:rFonts w:ascii="Times New Roman" w:hAnsi="Times New Roman" w:cs="Times New Roman"/>
          <w:noProof/>
          <w:sz w:val="24"/>
          <w:szCs w:val="24"/>
        </w:rPr>
        <w:tab/>
        <w:t>Li J, Li Y, Wang Z, Liu N, He L, Zhang H. Increased risk of new-onset diabetes in patients with COVID-19: a systematic review and meta-analysis. Front Public Health 2023;11:1170156. DOI: 10.3389/fpubh.2023.1170156.</w:t>
      </w:r>
    </w:p>
    <w:p w14:paraId="01D0A1B2"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9.</w:t>
      </w:r>
      <w:r w:rsidRPr="006B7F97">
        <w:rPr>
          <w:rFonts w:ascii="Times New Roman" w:hAnsi="Times New Roman" w:cs="Times New Roman"/>
          <w:noProof/>
          <w:sz w:val="24"/>
          <w:szCs w:val="24"/>
        </w:rPr>
        <w:tab/>
        <w:t>Ssentongo P, Zhang Y, Witmer L, Chinchilli VM, Ba DM. Association of COVID-19 with diabetes: a systematic review and meta-analysis. Sci Rep 2022;12(1):20191. DOI: 10.1038/s41598-022-24185-7.</w:t>
      </w:r>
    </w:p>
    <w:p w14:paraId="0705BB85"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10.</w:t>
      </w:r>
      <w:r w:rsidRPr="006B7F97">
        <w:rPr>
          <w:rFonts w:ascii="Times New Roman" w:hAnsi="Times New Roman" w:cs="Times New Roman"/>
          <w:noProof/>
          <w:sz w:val="24"/>
          <w:szCs w:val="24"/>
        </w:rPr>
        <w:tab/>
        <w:t>Gheblawi M, Wang K, Viveiros A, et al. Angiotensin-Converting Enzyme 2: SARS-CoV-2 Receptor and Regulator of the Renin-Angiotensin System: Celebrating the 20th Anniversary of the Discovery of ACE2. Circ Res 2020;126(10):1456-1474. DOI: 10.1161/CIRCRESAHA.120.317015.</w:t>
      </w:r>
    </w:p>
    <w:p w14:paraId="14492D17"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11.</w:t>
      </w:r>
      <w:r w:rsidRPr="006B7F97">
        <w:rPr>
          <w:rFonts w:ascii="Times New Roman" w:hAnsi="Times New Roman" w:cs="Times New Roman"/>
          <w:noProof/>
          <w:sz w:val="24"/>
          <w:szCs w:val="24"/>
        </w:rPr>
        <w:tab/>
        <w:t>Liu Y, Yang Y, Zhang C, et al. Clinical and biochemical indexes from 2019-nCoV infected patients linked to viral loads and lung injury. Sci China Life Sci 2020;63(3):364-374. DOI: 10.1007/s11427-020-1643-8.</w:t>
      </w:r>
    </w:p>
    <w:p w14:paraId="5A17FBF9"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12.</w:t>
      </w:r>
      <w:r w:rsidRPr="006B7F97">
        <w:rPr>
          <w:rFonts w:ascii="Times New Roman" w:hAnsi="Times New Roman" w:cs="Times New Roman"/>
          <w:noProof/>
          <w:sz w:val="24"/>
          <w:szCs w:val="24"/>
        </w:rPr>
        <w:tab/>
        <w:t>McCord JM, Hybertson BM, Cota-Gomez A, Geraci KP, Gao B. Nrf2 Activator PB125((R)) as a Potential Therapeutic Agent against COVID-19. Antioxidants (Basel) 2020;9(6). DOI: 10.3390/antiox9060518.</w:t>
      </w:r>
    </w:p>
    <w:p w14:paraId="119ED81E"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13.</w:t>
      </w:r>
      <w:r w:rsidRPr="006B7F97">
        <w:rPr>
          <w:rFonts w:ascii="Times New Roman" w:hAnsi="Times New Roman" w:cs="Times New Roman"/>
          <w:noProof/>
          <w:sz w:val="24"/>
          <w:szCs w:val="24"/>
        </w:rPr>
        <w:tab/>
        <w:t>Gharaee-Kermani M, Denholm EM, Phan SH. Costimulation of fibroblast collagen and transforming growth factor beta1 gene expression by monocyte chemoattractant protein-1 via specific receptors. J Biol Chem 1996;271(30):17779-84. DOI: 10.1074/jbc.271.30.17779.</w:t>
      </w:r>
    </w:p>
    <w:p w14:paraId="0B17AA08"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14.</w:t>
      </w:r>
      <w:r w:rsidRPr="006B7F97">
        <w:rPr>
          <w:rFonts w:ascii="Times New Roman" w:hAnsi="Times New Roman" w:cs="Times New Roman"/>
          <w:noProof/>
          <w:sz w:val="24"/>
          <w:szCs w:val="24"/>
        </w:rPr>
        <w:tab/>
        <w:t>Gu L, Tseng S, Horner RM, Tam C, Loda M, Rollins BJ. Control of TH2 polarization by the chemokine monocyte chemoattractant protein-1. Nature 2000;404(6776):407-11. DOI: 10.1038/35006097.</w:t>
      </w:r>
    </w:p>
    <w:p w14:paraId="2F90FD99"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15.</w:t>
      </w:r>
      <w:r w:rsidRPr="006B7F97">
        <w:rPr>
          <w:rFonts w:ascii="Times New Roman" w:hAnsi="Times New Roman" w:cs="Times New Roman"/>
          <w:noProof/>
          <w:sz w:val="24"/>
          <w:szCs w:val="24"/>
        </w:rPr>
        <w:tab/>
        <w:t>Rose CE, Jr., Sung SS, Fu SM. Significant involvement of CCL2 (MCP-1) in inflammatory disorders of the lung. Microcirculation 2003;10(3-4):273-88. DOI: 10.1038/sj.mn.7800193.</w:t>
      </w:r>
    </w:p>
    <w:p w14:paraId="199359D2"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16.</w:t>
      </w:r>
      <w:r w:rsidRPr="006B7F97">
        <w:rPr>
          <w:rFonts w:ascii="Times New Roman" w:hAnsi="Times New Roman" w:cs="Times New Roman"/>
          <w:noProof/>
          <w:sz w:val="24"/>
          <w:szCs w:val="24"/>
        </w:rPr>
        <w:tab/>
        <w:t>Chen IY, Chang SC, Wu HY, et al. Upregulation of the chemokine (C-C motif) ligand 2 via a severe acute respiratory syndrome coronavirus spike-ACE2 signaling pathway. J Virol 2010;84(15):7703-12. DOI: 10.1128/JVI.02560-09.</w:t>
      </w:r>
    </w:p>
    <w:p w14:paraId="4D4B4D62"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17.</w:t>
      </w:r>
      <w:r w:rsidRPr="006B7F97">
        <w:rPr>
          <w:rFonts w:ascii="Times New Roman" w:hAnsi="Times New Roman" w:cs="Times New Roman"/>
          <w:noProof/>
          <w:sz w:val="24"/>
          <w:szCs w:val="24"/>
        </w:rPr>
        <w:tab/>
        <w:t>Wu M, Chen Y, Xia H, et al. Transcriptional and proteomic insights into the host response in fatal COVID-19 cases. Proc Natl Acad Sci U S A 2020;117(45):28336-28343. DOI: 10.1073/pnas.2018030117.</w:t>
      </w:r>
    </w:p>
    <w:p w14:paraId="633C01AD"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lastRenderedPageBreak/>
        <w:t>18.</w:t>
      </w:r>
      <w:r w:rsidRPr="006B7F97">
        <w:rPr>
          <w:rFonts w:ascii="Times New Roman" w:hAnsi="Times New Roman" w:cs="Times New Roman"/>
          <w:noProof/>
          <w:sz w:val="24"/>
          <w:szCs w:val="24"/>
        </w:rPr>
        <w:tab/>
        <w:t>Love MI, Huber W, Anders S. Moderated estimation of fold change and dispersion for RNA-seq data with DESeq2. Genome Biol 2014;15(12):550. DOI: 10.1186/s13059-014-0550-8.</w:t>
      </w:r>
    </w:p>
    <w:p w14:paraId="407B7668"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19.</w:t>
      </w:r>
      <w:r w:rsidRPr="006B7F97">
        <w:rPr>
          <w:rFonts w:ascii="Times New Roman" w:hAnsi="Times New Roman" w:cs="Times New Roman"/>
          <w:noProof/>
          <w:sz w:val="24"/>
          <w:szCs w:val="24"/>
        </w:rPr>
        <w:tab/>
        <w:t>Yu G, He QY. ReactomePA: an R/Bioconductor package for reactome pathway analysis and visualization. Mol Biosyst 2016;12(2):477-9. DOI: 10.1039/c5mb00663e.</w:t>
      </w:r>
    </w:p>
    <w:p w14:paraId="00312538"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20.</w:t>
      </w:r>
      <w:r w:rsidRPr="006B7F97">
        <w:rPr>
          <w:rFonts w:ascii="Times New Roman" w:hAnsi="Times New Roman" w:cs="Times New Roman"/>
          <w:noProof/>
          <w:sz w:val="24"/>
          <w:szCs w:val="24"/>
        </w:rPr>
        <w:tab/>
        <w:t>Sherman EJ, Mirabelli C, Tang VT, et al. Identification of cell type specific ACE2 modifiers by CRISPR screening. PLoS Pathog 2022;18(3):e1010377. DOI: 10.1371/journal.ppat.1010377.</w:t>
      </w:r>
    </w:p>
    <w:p w14:paraId="7C4CC1C5"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21.</w:t>
      </w:r>
      <w:r w:rsidRPr="006B7F97">
        <w:rPr>
          <w:rFonts w:ascii="Times New Roman" w:hAnsi="Times New Roman" w:cs="Times New Roman"/>
          <w:noProof/>
          <w:sz w:val="24"/>
          <w:szCs w:val="24"/>
        </w:rPr>
        <w:tab/>
        <w:t>Beyerstedt S, Casaro EB, Rangel EB. COVID-19: angiotensin-converting enzyme 2 (ACE2) expression and tissue susceptibility to SARS-CoV-2 infection. Eur J Clin Microbiol Infect Dis 2021;40(5):905-919. DOI: 10.1007/s10096-020-04138-6.</w:t>
      </w:r>
    </w:p>
    <w:p w14:paraId="024D2B30"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22.</w:t>
      </w:r>
      <w:r w:rsidRPr="006B7F97">
        <w:rPr>
          <w:rFonts w:ascii="Times New Roman" w:hAnsi="Times New Roman" w:cs="Times New Roman"/>
          <w:noProof/>
          <w:sz w:val="24"/>
          <w:szCs w:val="24"/>
        </w:rPr>
        <w:tab/>
        <w:t>Rothlin CV, Ghosh S, Zuniga EI, Oldstone MB, Lemke G. TAM receptors are pleiotropic inhibitors of the innate immune response. Cell 2007;131(6):1124-36. DOI: 10.1016/j.cell.2007.10.034.</w:t>
      </w:r>
    </w:p>
    <w:p w14:paraId="697B4EC0"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23.</w:t>
      </w:r>
      <w:r w:rsidRPr="006B7F97">
        <w:rPr>
          <w:rFonts w:ascii="Times New Roman" w:hAnsi="Times New Roman" w:cs="Times New Roman"/>
          <w:noProof/>
          <w:sz w:val="24"/>
          <w:szCs w:val="24"/>
        </w:rPr>
        <w:tab/>
        <w:t>Ou H, Fan Y, Guo X, et al. Identifying key genes related to inflammasome in severe COVID-19 patients based on a joint model with random forest and artificial neural network. Front Cell Infect Microbiol 2023;13:1139998. DOI: 10.3389/fcimb.2023.1139998.</w:t>
      </w:r>
    </w:p>
    <w:p w14:paraId="519CB86B"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24.</w:t>
      </w:r>
      <w:r w:rsidRPr="006B7F97">
        <w:rPr>
          <w:rFonts w:ascii="Times New Roman" w:hAnsi="Times New Roman" w:cs="Times New Roman"/>
          <w:noProof/>
          <w:sz w:val="24"/>
          <w:szCs w:val="24"/>
        </w:rPr>
        <w:tab/>
        <w:t>Wang CW, Chuang HC, Tan TH. ACE2 in chronic disease and COVID-19: gene regulation and post-translational modification. J Biomed Sci 2023;30(1):71. DOI: 10.1186/s12929-023-00965-9.</w:t>
      </w:r>
    </w:p>
    <w:p w14:paraId="01E89792"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25.</w:t>
      </w:r>
      <w:r w:rsidRPr="006B7F97">
        <w:rPr>
          <w:rFonts w:ascii="Times New Roman" w:hAnsi="Times New Roman" w:cs="Times New Roman"/>
          <w:noProof/>
          <w:sz w:val="24"/>
          <w:szCs w:val="24"/>
        </w:rPr>
        <w:tab/>
        <w:t>Gould WR, Baxi SM, Schroeder R, et al. Gas6 receptors Axl, Sky and Mer enhance platelet activation and regulate thrombotic responses. J Thromb Haemost 2005;3(4):733-41. DOI: 10.1111/j.1538-7836.2005.01186.x.</w:t>
      </w:r>
    </w:p>
    <w:p w14:paraId="79CA60BA"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26.</w:t>
      </w:r>
      <w:r w:rsidRPr="006B7F97">
        <w:rPr>
          <w:rFonts w:ascii="Times New Roman" w:hAnsi="Times New Roman" w:cs="Times New Roman"/>
          <w:noProof/>
          <w:sz w:val="24"/>
          <w:szCs w:val="24"/>
        </w:rPr>
        <w:tab/>
        <w:t>Iba T, Wada H, Levy JH. Platelet Activation and Thrombosis in COVID-19. Semin Thromb Hemost 2023;49(1):55-61. DOI: 10.1055/s-0042-1749441.</w:t>
      </w:r>
    </w:p>
    <w:p w14:paraId="3946D7D8"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27.</w:t>
      </w:r>
      <w:r w:rsidRPr="006B7F97">
        <w:rPr>
          <w:rFonts w:ascii="Times New Roman" w:hAnsi="Times New Roman" w:cs="Times New Roman"/>
          <w:noProof/>
          <w:sz w:val="24"/>
          <w:szCs w:val="24"/>
        </w:rPr>
        <w:tab/>
        <w:t>Zhao X, Chu H, Wong BH, et al. Activation of C-Type Lectin Receptor and (RIG)-I-Like Receptors Contributes to Proinflammatory Response in Middle East Respiratory Syndrome Coronavirus-Infected Macrophages. J Infect Dis 2020;221(4):647-659. DOI: 10.1093/infdis/jiz483.</w:t>
      </w:r>
    </w:p>
    <w:p w14:paraId="638E706F" w14:textId="77777777" w:rsidR="000E5101" w:rsidRPr="006B7F97" w:rsidRDefault="000E5101" w:rsidP="000E5101">
      <w:pPr>
        <w:pStyle w:val="EndNoteBibliography"/>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28.</w:t>
      </w:r>
      <w:r w:rsidRPr="006B7F97">
        <w:rPr>
          <w:rFonts w:ascii="Times New Roman" w:hAnsi="Times New Roman" w:cs="Times New Roman"/>
          <w:noProof/>
          <w:sz w:val="24"/>
          <w:szCs w:val="24"/>
        </w:rPr>
        <w:tab/>
        <w:t>Shojaei M, Shamshirian A, Monkman J, et al. IFI27 transcription is an early predictor for COVID-19 outcomes, a multi-cohort observational study. Front Immunol 2022;13:1060438. DOI: 10.3389/fimmu.2022.1060438.</w:t>
      </w:r>
    </w:p>
    <w:p w14:paraId="32414745" w14:textId="607780A0" w:rsidR="00A4352C" w:rsidRDefault="00231B7A">
      <w:pPr>
        <w:pStyle w:val="Heading1"/>
        <w:rPr>
          <w:rFonts w:ascii="Times New Roman" w:hAnsi="Times New Roman" w:cs="Times New Roman"/>
          <w:sz w:val="24"/>
          <w:szCs w:val="24"/>
        </w:rPr>
      </w:pPr>
      <w:r w:rsidRPr="006B7F97">
        <w:rPr>
          <w:rFonts w:ascii="Times New Roman" w:hAnsi="Times New Roman" w:cs="Times New Roman"/>
          <w:sz w:val="24"/>
          <w:szCs w:val="24"/>
        </w:rPr>
        <w:fldChar w:fldCharType="end"/>
      </w:r>
    </w:p>
    <w:sectPr w:rsidR="00A4352C" w:rsidSect="00AE358F">
      <w:footerReference w:type="default" r:id="rId1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Sargsyan, Davit [JRDUS]" w:date="2024-01-19T10:54:00Z" w:initials="SD[">
    <w:p w14:paraId="77DC2B68" w14:textId="0CFAD6C0" w:rsidR="00C16530" w:rsidRDefault="00C16530" w:rsidP="008A3E5B">
      <w:pPr>
        <w:pStyle w:val="CommentText"/>
      </w:pPr>
      <w:r>
        <w:rPr>
          <w:rStyle w:val="CommentReference"/>
        </w:rPr>
        <w:annotationRef/>
      </w:r>
      <w:r>
        <w:t>We can provide tables for these endpoints if you want.</w:t>
      </w:r>
    </w:p>
  </w:comment>
  <w:comment w:id="13" w:author="Luigi Brunetti" w:date="2024-01-30T21:36:00Z" w:initials="LB">
    <w:p w14:paraId="547A2F70" w14:textId="77777777" w:rsidR="00174386" w:rsidRDefault="00174386" w:rsidP="00174386">
      <w:r>
        <w:rPr>
          <w:rStyle w:val="CommentReference"/>
        </w:rPr>
        <w:annotationRef/>
      </w:r>
      <w:r>
        <w:rPr>
          <w:sz w:val="20"/>
          <w:szCs w:val="20"/>
        </w:rPr>
        <w:t>I am not sure we should include 90-day mortality because we have only for non-COVID patients.</w:t>
      </w:r>
    </w:p>
  </w:comment>
  <w:comment w:id="16" w:author="Luigi Brunetti" w:date="2024-01-31T20:05:00Z" w:initials="LB">
    <w:p w14:paraId="6E7AC2DC" w14:textId="77777777" w:rsidR="001E77C7" w:rsidRDefault="001E77C7" w:rsidP="001E77C7">
      <w:r>
        <w:rPr>
          <w:rStyle w:val="CommentReference"/>
        </w:rPr>
        <w:annotationRef/>
      </w:r>
      <w:r>
        <w:rPr>
          <w:sz w:val="20"/>
          <w:szCs w:val="20"/>
        </w:rPr>
        <w:t xml:space="preserve">Need to compare death in dm with and without covid (this is here).  Also need to look only at covid and look at death in DM versus no DM.  </w:t>
      </w:r>
    </w:p>
  </w:comment>
  <w:comment w:id="23" w:author="Marshall Yuan" w:date="2024-02-24T17:00:00Z" w:initials="MY">
    <w:p w14:paraId="184A033F" w14:textId="77777777" w:rsidR="00A82179" w:rsidRDefault="00A82179" w:rsidP="00A82179">
      <w:r>
        <w:rPr>
          <w:rStyle w:val="CommentReference"/>
        </w:rPr>
        <w:annotationRef/>
      </w:r>
      <w:r>
        <w:rPr>
          <w:sz w:val="20"/>
          <w:szCs w:val="20"/>
        </w:rPr>
        <w:t> </w:t>
      </w:r>
    </w:p>
    <w:p w14:paraId="6A6B518A" w14:textId="77777777" w:rsidR="00A82179" w:rsidRDefault="00A82179" w:rsidP="00A82179">
      <w:r>
        <w:rPr>
          <w:sz w:val="20"/>
          <w:szCs w:val="20"/>
          <w:highlight w:val="yellow"/>
        </w:rPr>
        <w:t>NOTE for Lu and Marshall:please check if my conclusions above make clinical sense, perhaps find more related studies showing IFI27 to be important for COVID, and what would be the mechanism of action. Also, are any of the rest of these genes are clinically interesting?</w:t>
      </w:r>
    </w:p>
    <w:p w14:paraId="01CF7601" w14:textId="77777777" w:rsidR="00A82179" w:rsidRDefault="00A82179" w:rsidP="00A82179"/>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DC2B68" w15:done="0"/>
  <w15:commentEx w15:paraId="547A2F70" w15:done="0"/>
  <w15:commentEx w15:paraId="6E7AC2DC" w15:done="0"/>
  <w15:commentEx w15:paraId="01CF76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4DCC9CF" w16cex:dateUtc="2024-02-24T22: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DC2B68" w16cid:durableId="0764DF6A"/>
  <w16cid:commentId w16cid:paraId="547A2F70" w16cid:durableId="7338DFB0"/>
  <w16cid:commentId w16cid:paraId="6E7AC2DC" w16cid:durableId="020968D5"/>
  <w16cid:commentId w16cid:paraId="01CF7601" w16cid:durableId="04DCC9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143B8" w14:textId="77777777" w:rsidR="00AE358F" w:rsidRDefault="00AE358F" w:rsidP="00461DEC">
      <w:pPr>
        <w:spacing w:after="0" w:line="240" w:lineRule="auto"/>
      </w:pPr>
      <w:r>
        <w:separator/>
      </w:r>
    </w:p>
  </w:endnote>
  <w:endnote w:type="continuationSeparator" w:id="0">
    <w:p w14:paraId="23EBA738" w14:textId="77777777" w:rsidR="00AE358F" w:rsidRDefault="00AE358F" w:rsidP="00461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00247"/>
      <w:docPartObj>
        <w:docPartGallery w:val="Page Numbers (Bottom of Page)"/>
        <w:docPartUnique/>
      </w:docPartObj>
    </w:sdtPr>
    <w:sdtEndPr>
      <w:rPr>
        <w:noProof/>
      </w:rPr>
    </w:sdtEndPr>
    <w:sdtContent>
      <w:p w14:paraId="5EB1420E" w14:textId="77777777" w:rsidR="00461DEC" w:rsidRDefault="00D33FD6">
        <w:pPr>
          <w:pStyle w:val="Footer"/>
          <w:jc w:val="right"/>
        </w:pPr>
        <w:r>
          <w:fldChar w:fldCharType="begin"/>
        </w:r>
        <w:r w:rsidR="00461DEC">
          <w:instrText xml:space="preserve"> PAGE   \* MERGEFORMAT </w:instrText>
        </w:r>
        <w:r>
          <w:fldChar w:fldCharType="separate"/>
        </w:r>
        <w:r w:rsidR="002F2E49">
          <w:rPr>
            <w:noProof/>
          </w:rPr>
          <w:t>4</w:t>
        </w:r>
        <w:r>
          <w:rPr>
            <w:noProof/>
          </w:rPr>
          <w:fldChar w:fldCharType="end"/>
        </w:r>
      </w:p>
    </w:sdtContent>
  </w:sdt>
  <w:p w14:paraId="5140049A" w14:textId="77777777" w:rsidR="00461DEC" w:rsidRDefault="00461D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E1780" w14:textId="77777777" w:rsidR="00AE358F" w:rsidRDefault="00AE358F" w:rsidP="00461DEC">
      <w:pPr>
        <w:spacing w:after="0" w:line="240" w:lineRule="auto"/>
      </w:pPr>
      <w:r>
        <w:separator/>
      </w:r>
    </w:p>
  </w:footnote>
  <w:footnote w:type="continuationSeparator" w:id="0">
    <w:p w14:paraId="176EB037" w14:textId="77777777" w:rsidR="00AE358F" w:rsidRDefault="00AE358F" w:rsidP="00461D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405F4"/>
    <w:multiLevelType w:val="hybridMultilevel"/>
    <w:tmpl w:val="D1649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92894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igi Brunetti">
    <w15:presenceInfo w15:providerId="AD" w15:userId="S::brunetti@pharmacy.rutgers.edu::f704c679-cf42-4d89-b513-e191fda68274"/>
  </w15:person>
  <w15:person w15:author="Sargsyan, Davit [JRDUS]">
    <w15:presenceInfo w15:providerId="AD" w15:userId="S::dsargsy@its.jnj.com::3e31b559-84b2-4844-9a39-5ca6ce0fe171"/>
  </w15:person>
  <w15:person w15:author="Marshall Yuan">
    <w15:presenceInfo w15:providerId="AD" w15:userId="S::msy24@rwjms.rutgers.edu::69c467ed-dd8d-4290-aa7c-d8e11a16eb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ew England J Medicine&lt;/Style&gt;&lt;LeftDelim&gt;{&lt;/LeftDelim&gt;&lt;RightDelim&gt;}&lt;/RightDelim&gt;&lt;FontName&gt;Calibri Light&lt;/FontName&gt;&lt;FontSize&gt;16&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00ee2znfvteyes25eprt5vswetdvtttvf2&quot;&gt;COVID + Diabetes&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3&lt;/item&gt;&lt;item&gt;24&lt;/item&gt;&lt;item&gt;25&lt;/item&gt;&lt;item&gt;26&lt;/item&gt;&lt;item&gt;27&lt;/item&gt;&lt;item&gt;28&lt;/item&gt;&lt;item&gt;29&lt;/item&gt;&lt;item&gt;30&lt;/item&gt;&lt;/record-ids&gt;&lt;/item&gt;&lt;/Libraries&gt;"/>
  </w:docVars>
  <w:rsids>
    <w:rsidRoot w:val="5C4FB6B3"/>
    <w:rsid w:val="00052F55"/>
    <w:rsid w:val="000935C1"/>
    <w:rsid w:val="000A266F"/>
    <w:rsid w:val="000D341E"/>
    <w:rsid w:val="000E0212"/>
    <w:rsid w:val="000E5101"/>
    <w:rsid w:val="00107F63"/>
    <w:rsid w:val="00124EF6"/>
    <w:rsid w:val="0014796D"/>
    <w:rsid w:val="00165646"/>
    <w:rsid w:val="00174386"/>
    <w:rsid w:val="001755A4"/>
    <w:rsid w:val="00175EB1"/>
    <w:rsid w:val="001A75BD"/>
    <w:rsid w:val="001A9C4F"/>
    <w:rsid w:val="001C3A7C"/>
    <w:rsid w:val="001D46AE"/>
    <w:rsid w:val="001D6BFA"/>
    <w:rsid w:val="001E77C7"/>
    <w:rsid w:val="0020056A"/>
    <w:rsid w:val="002109F3"/>
    <w:rsid w:val="00231B7A"/>
    <w:rsid w:val="00254DB3"/>
    <w:rsid w:val="00275400"/>
    <w:rsid w:val="00290B22"/>
    <w:rsid w:val="0029444B"/>
    <w:rsid w:val="002C293D"/>
    <w:rsid w:val="002D1559"/>
    <w:rsid w:val="002F2E49"/>
    <w:rsid w:val="002F7C20"/>
    <w:rsid w:val="00353693"/>
    <w:rsid w:val="003745BA"/>
    <w:rsid w:val="003A5039"/>
    <w:rsid w:val="003E7DFA"/>
    <w:rsid w:val="00410844"/>
    <w:rsid w:val="004520AB"/>
    <w:rsid w:val="00461DEC"/>
    <w:rsid w:val="0048015F"/>
    <w:rsid w:val="0048453A"/>
    <w:rsid w:val="004F47E2"/>
    <w:rsid w:val="00500870"/>
    <w:rsid w:val="0050087B"/>
    <w:rsid w:val="0051156C"/>
    <w:rsid w:val="00547EC1"/>
    <w:rsid w:val="0054A0DE"/>
    <w:rsid w:val="00565106"/>
    <w:rsid w:val="00574B00"/>
    <w:rsid w:val="005F2203"/>
    <w:rsid w:val="0060585F"/>
    <w:rsid w:val="00614A00"/>
    <w:rsid w:val="00643488"/>
    <w:rsid w:val="006B7F97"/>
    <w:rsid w:val="006E69B8"/>
    <w:rsid w:val="00730403"/>
    <w:rsid w:val="00742EED"/>
    <w:rsid w:val="00771DCE"/>
    <w:rsid w:val="007C3820"/>
    <w:rsid w:val="007F1A28"/>
    <w:rsid w:val="00807DD3"/>
    <w:rsid w:val="00880B40"/>
    <w:rsid w:val="00894444"/>
    <w:rsid w:val="0089673B"/>
    <w:rsid w:val="008B6FDB"/>
    <w:rsid w:val="008E2148"/>
    <w:rsid w:val="008E325E"/>
    <w:rsid w:val="009034E4"/>
    <w:rsid w:val="00911A14"/>
    <w:rsid w:val="0092588E"/>
    <w:rsid w:val="009D66D4"/>
    <w:rsid w:val="009F4F46"/>
    <w:rsid w:val="009F72DD"/>
    <w:rsid w:val="00A4352C"/>
    <w:rsid w:val="00A44EC5"/>
    <w:rsid w:val="00A82179"/>
    <w:rsid w:val="00A946AF"/>
    <w:rsid w:val="00AC36A1"/>
    <w:rsid w:val="00AC3C89"/>
    <w:rsid w:val="00AE358F"/>
    <w:rsid w:val="00AE4B67"/>
    <w:rsid w:val="00B433FE"/>
    <w:rsid w:val="00BE4754"/>
    <w:rsid w:val="00C16530"/>
    <w:rsid w:val="00C753C9"/>
    <w:rsid w:val="00C8292C"/>
    <w:rsid w:val="00C8355F"/>
    <w:rsid w:val="00CD746C"/>
    <w:rsid w:val="00D0068F"/>
    <w:rsid w:val="00D33FD6"/>
    <w:rsid w:val="00D37D0E"/>
    <w:rsid w:val="00D563DB"/>
    <w:rsid w:val="00D837DC"/>
    <w:rsid w:val="00DB489A"/>
    <w:rsid w:val="00DD602B"/>
    <w:rsid w:val="00DF40FB"/>
    <w:rsid w:val="00E07968"/>
    <w:rsid w:val="00E26682"/>
    <w:rsid w:val="00E376EC"/>
    <w:rsid w:val="00E54995"/>
    <w:rsid w:val="00E57E8C"/>
    <w:rsid w:val="00EB2026"/>
    <w:rsid w:val="00EC2FE3"/>
    <w:rsid w:val="00ED13FA"/>
    <w:rsid w:val="00F2357A"/>
    <w:rsid w:val="00F83FBE"/>
    <w:rsid w:val="00F96F10"/>
    <w:rsid w:val="00FA01D8"/>
    <w:rsid w:val="00FA6656"/>
    <w:rsid w:val="0202E2AA"/>
    <w:rsid w:val="0294DBA5"/>
    <w:rsid w:val="02CAE508"/>
    <w:rsid w:val="03415C49"/>
    <w:rsid w:val="03B74C2A"/>
    <w:rsid w:val="044AEC9F"/>
    <w:rsid w:val="048D241E"/>
    <w:rsid w:val="04D96013"/>
    <w:rsid w:val="04E5BBA1"/>
    <w:rsid w:val="05115302"/>
    <w:rsid w:val="05313520"/>
    <w:rsid w:val="054B1142"/>
    <w:rsid w:val="056AEDBF"/>
    <w:rsid w:val="057000D4"/>
    <w:rsid w:val="05B17845"/>
    <w:rsid w:val="05E6BD00"/>
    <w:rsid w:val="0678FD0B"/>
    <w:rsid w:val="071EEB8D"/>
    <w:rsid w:val="07A4E265"/>
    <w:rsid w:val="07CEEC11"/>
    <w:rsid w:val="0898D896"/>
    <w:rsid w:val="08CE76E0"/>
    <w:rsid w:val="08D4FD27"/>
    <w:rsid w:val="094E4BA2"/>
    <w:rsid w:val="0A7B9FE7"/>
    <w:rsid w:val="0A7DBDF1"/>
    <w:rsid w:val="0AF36CEB"/>
    <w:rsid w:val="0AFA1292"/>
    <w:rsid w:val="0BC2ABC8"/>
    <w:rsid w:val="0D062EC4"/>
    <w:rsid w:val="0D1EB541"/>
    <w:rsid w:val="0DFAFB8C"/>
    <w:rsid w:val="0F8D9F46"/>
    <w:rsid w:val="0F96CBED"/>
    <w:rsid w:val="0FABAB65"/>
    <w:rsid w:val="0FBAA7BC"/>
    <w:rsid w:val="0FD98E26"/>
    <w:rsid w:val="10ABA828"/>
    <w:rsid w:val="1107B651"/>
    <w:rsid w:val="11229DA0"/>
    <w:rsid w:val="118984B6"/>
    <w:rsid w:val="12BE1A6D"/>
    <w:rsid w:val="1360ADA1"/>
    <w:rsid w:val="137BC463"/>
    <w:rsid w:val="13986BE8"/>
    <w:rsid w:val="14ACB188"/>
    <w:rsid w:val="15F59668"/>
    <w:rsid w:val="16AF5803"/>
    <w:rsid w:val="17F74012"/>
    <w:rsid w:val="185C5507"/>
    <w:rsid w:val="1902136B"/>
    <w:rsid w:val="19AA8B37"/>
    <w:rsid w:val="19B9DE25"/>
    <w:rsid w:val="19F48609"/>
    <w:rsid w:val="19FFD826"/>
    <w:rsid w:val="1AF1DCA8"/>
    <w:rsid w:val="1B10FBFE"/>
    <w:rsid w:val="1B4E612A"/>
    <w:rsid w:val="1B6C59B1"/>
    <w:rsid w:val="1B9BA887"/>
    <w:rsid w:val="1C740FD4"/>
    <w:rsid w:val="1D05712A"/>
    <w:rsid w:val="1D2C26CB"/>
    <w:rsid w:val="1D882E92"/>
    <w:rsid w:val="1D8D33F9"/>
    <w:rsid w:val="1EDBB85B"/>
    <w:rsid w:val="1EE477AD"/>
    <w:rsid w:val="1F520887"/>
    <w:rsid w:val="1FABB096"/>
    <w:rsid w:val="20AB661C"/>
    <w:rsid w:val="21FF97EE"/>
    <w:rsid w:val="2247367D"/>
    <w:rsid w:val="22C19802"/>
    <w:rsid w:val="22E35158"/>
    <w:rsid w:val="22F0BBD7"/>
    <w:rsid w:val="23E306DE"/>
    <w:rsid w:val="24784FB2"/>
    <w:rsid w:val="24FF1EBA"/>
    <w:rsid w:val="257ED73F"/>
    <w:rsid w:val="25C643DB"/>
    <w:rsid w:val="25CC64CC"/>
    <w:rsid w:val="25FB2B62"/>
    <w:rsid w:val="2613CC7F"/>
    <w:rsid w:val="26241EC1"/>
    <w:rsid w:val="265318E1"/>
    <w:rsid w:val="2664DFB7"/>
    <w:rsid w:val="2684DAE1"/>
    <w:rsid w:val="26D30911"/>
    <w:rsid w:val="271553BD"/>
    <w:rsid w:val="271AA7A0"/>
    <w:rsid w:val="2726DDF2"/>
    <w:rsid w:val="27652341"/>
    <w:rsid w:val="27950925"/>
    <w:rsid w:val="27AFF074"/>
    <w:rsid w:val="286ED972"/>
    <w:rsid w:val="2900F3A2"/>
    <w:rsid w:val="2930D986"/>
    <w:rsid w:val="298DBEE3"/>
    <w:rsid w:val="2A8478BD"/>
    <w:rsid w:val="2BB1A475"/>
    <w:rsid w:val="2C389464"/>
    <w:rsid w:val="2D57C4FE"/>
    <w:rsid w:val="2DC4A483"/>
    <w:rsid w:val="2DFDBA28"/>
    <w:rsid w:val="2FFD1771"/>
    <w:rsid w:val="3019C2BA"/>
    <w:rsid w:val="3081D8DD"/>
    <w:rsid w:val="30D4C88E"/>
    <w:rsid w:val="310C0587"/>
    <w:rsid w:val="314B05CB"/>
    <w:rsid w:val="3351637C"/>
    <w:rsid w:val="3401182E"/>
    <w:rsid w:val="3465710E"/>
    <w:rsid w:val="349A761B"/>
    <w:rsid w:val="34F2F61C"/>
    <w:rsid w:val="34F410D8"/>
    <w:rsid w:val="35554A00"/>
    <w:rsid w:val="35640FFA"/>
    <w:rsid w:val="3633492D"/>
    <w:rsid w:val="36C4623F"/>
    <w:rsid w:val="36C470A5"/>
    <w:rsid w:val="36CF4048"/>
    <w:rsid w:val="36D4CD34"/>
    <w:rsid w:val="36E3DA9E"/>
    <w:rsid w:val="3741EA96"/>
    <w:rsid w:val="381FCF38"/>
    <w:rsid w:val="39F09F4A"/>
    <w:rsid w:val="3AFAE4A9"/>
    <w:rsid w:val="3BB6C158"/>
    <w:rsid w:val="3CDBCF77"/>
    <w:rsid w:val="3D598F96"/>
    <w:rsid w:val="3E811C5A"/>
    <w:rsid w:val="3F2FF4B5"/>
    <w:rsid w:val="3F8E4676"/>
    <w:rsid w:val="40595D3A"/>
    <w:rsid w:val="406CA3BE"/>
    <w:rsid w:val="4197C945"/>
    <w:rsid w:val="42FAD7D9"/>
    <w:rsid w:val="4304E77C"/>
    <w:rsid w:val="4461B799"/>
    <w:rsid w:val="44A0B7DD"/>
    <w:rsid w:val="44A0DA5F"/>
    <w:rsid w:val="44ADD75E"/>
    <w:rsid w:val="45E45F42"/>
    <w:rsid w:val="460B8E31"/>
    <w:rsid w:val="46EACF59"/>
    <w:rsid w:val="47503546"/>
    <w:rsid w:val="47C30AC1"/>
    <w:rsid w:val="47E57820"/>
    <w:rsid w:val="49049EC6"/>
    <w:rsid w:val="4913A273"/>
    <w:rsid w:val="49637CA7"/>
    <w:rsid w:val="49EFEF0C"/>
    <w:rsid w:val="4AB5EE1F"/>
    <w:rsid w:val="4C23A669"/>
    <w:rsid w:val="4C8E9443"/>
    <w:rsid w:val="4CB549E4"/>
    <w:rsid w:val="4D165712"/>
    <w:rsid w:val="4D712D72"/>
    <w:rsid w:val="4DA56F03"/>
    <w:rsid w:val="4E055265"/>
    <w:rsid w:val="4E79D00F"/>
    <w:rsid w:val="4E99FB35"/>
    <w:rsid w:val="4EB22773"/>
    <w:rsid w:val="4F815C05"/>
    <w:rsid w:val="515354F1"/>
    <w:rsid w:val="515C02E5"/>
    <w:rsid w:val="5188BB07"/>
    <w:rsid w:val="51D7E1C0"/>
    <w:rsid w:val="526CE949"/>
    <w:rsid w:val="529258AF"/>
    <w:rsid w:val="53248B68"/>
    <w:rsid w:val="54098A8E"/>
    <w:rsid w:val="55C702F9"/>
    <w:rsid w:val="5679129B"/>
    <w:rsid w:val="5771FE0C"/>
    <w:rsid w:val="57F7FC8B"/>
    <w:rsid w:val="58222E66"/>
    <w:rsid w:val="586009CB"/>
    <w:rsid w:val="587D0795"/>
    <w:rsid w:val="58DFB2C8"/>
    <w:rsid w:val="5A113EE2"/>
    <w:rsid w:val="5A297362"/>
    <w:rsid w:val="5C4FB6B3"/>
    <w:rsid w:val="5DB8BCC6"/>
    <w:rsid w:val="5DC78D95"/>
    <w:rsid w:val="5E935B56"/>
    <w:rsid w:val="5FA2E5D3"/>
    <w:rsid w:val="5FADA069"/>
    <w:rsid w:val="5FDE43D4"/>
    <w:rsid w:val="609528A0"/>
    <w:rsid w:val="617A1435"/>
    <w:rsid w:val="62B9C4CC"/>
    <w:rsid w:val="6304AA29"/>
    <w:rsid w:val="637DF7A3"/>
    <w:rsid w:val="63DF96B6"/>
    <w:rsid w:val="6418E927"/>
    <w:rsid w:val="665CCC51"/>
    <w:rsid w:val="665F6F78"/>
    <w:rsid w:val="66D741C0"/>
    <w:rsid w:val="67215EA9"/>
    <w:rsid w:val="672634E9"/>
    <w:rsid w:val="6808CE18"/>
    <w:rsid w:val="68B0678B"/>
    <w:rsid w:val="68FDC418"/>
    <w:rsid w:val="69D39A6B"/>
    <w:rsid w:val="6A41BF6C"/>
    <w:rsid w:val="6A4F81F8"/>
    <w:rsid w:val="6A5689A6"/>
    <w:rsid w:val="6A999479"/>
    <w:rsid w:val="6B041A3E"/>
    <w:rsid w:val="6B840503"/>
    <w:rsid w:val="6CA066B6"/>
    <w:rsid w:val="6CB40974"/>
    <w:rsid w:val="6E0410DF"/>
    <w:rsid w:val="6E2690E9"/>
    <w:rsid w:val="6E2D150C"/>
    <w:rsid w:val="6E8E0623"/>
    <w:rsid w:val="6E988BF4"/>
    <w:rsid w:val="6EAD3097"/>
    <w:rsid w:val="6EFA1481"/>
    <w:rsid w:val="6F6D059C"/>
    <w:rsid w:val="6FC8E56D"/>
    <w:rsid w:val="70228D7C"/>
    <w:rsid w:val="70D2F57B"/>
    <w:rsid w:val="7108D5FD"/>
    <w:rsid w:val="717C2B35"/>
    <w:rsid w:val="71E4D159"/>
    <w:rsid w:val="729DBD94"/>
    <w:rsid w:val="731DBE0C"/>
    <w:rsid w:val="735A2E3E"/>
    <w:rsid w:val="74BD87C2"/>
    <w:rsid w:val="751F5B06"/>
    <w:rsid w:val="75C29610"/>
    <w:rsid w:val="75E9478B"/>
    <w:rsid w:val="76292805"/>
    <w:rsid w:val="767015AA"/>
    <w:rsid w:val="77373FF1"/>
    <w:rsid w:val="773E43B8"/>
    <w:rsid w:val="776E9B39"/>
    <w:rsid w:val="78FCFDCF"/>
    <w:rsid w:val="79131ABD"/>
    <w:rsid w:val="7A440955"/>
    <w:rsid w:val="7A590D6A"/>
    <w:rsid w:val="7AEB7D8C"/>
    <w:rsid w:val="7BDFD9B6"/>
    <w:rsid w:val="7C1D9D75"/>
    <w:rsid w:val="7C30FB64"/>
    <w:rsid w:val="7C9C8895"/>
    <w:rsid w:val="7CAD7033"/>
    <w:rsid w:val="7D2EBFF1"/>
    <w:rsid w:val="7EE3DB0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81EFCA"/>
  <w15:docId w15:val="{04DB25E3-2488-F04D-BE3A-8AC65684C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FD6"/>
  </w:style>
  <w:style w:type="paragraph" w:styleId="Heading1">
    <w:name w:val="heading 1"/>
    <w:basedOn w:val="Normal"/>
    <w:next w:val="Normal"/>
    <w:link w:val="Heading1Char"/>
    <w:uiPriority w:val="9"/>
    <w:qFormat/>
    <w:rsid w:val="00DD60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60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D33FD6"/>
    <w:pPr>
      <w:spacing w:line="240" w:lineRule="auto"/>
    </w:pPr>
    <w:rPr>
      <w:sz w:val="20"/>
      <w:szCs w:val="20"/>
    </w:rPr>
  </w:style>
  <w:style w:type="character" w:customStyle="1" w:styleId="CommentTextChar">
    <w:name w:val="Comment Text Char"/>
    <w:basedOn w:val="DefaultParagraphFont"/>
    <w:link w:val="CommentText"/>
    <w:uiPriority w:val="99"/>
    <w:rsid w:val="00D33FD6"/>
    <w:rPr>
      <w:sz w:val="20"/>
      <w:szCs w:val="20"/>
    </w:rPr>
  </w:style>
  <w:style w:type="character" w:styleId="CommentReference">
    <w:name w:val="annotation reference"/>
    <w:basedOn w:val="DefaultParagraphFont"/>
    <w:uiPriority w:val="99"/>
    <w:semiHidden/>
    <w:unhideWhenUsed/>
    <w:rsid w:val="00D33FD6"/>
    <w:rPr>
      <w:sz w:val="16"/>
      <w:szCs w:val="16"/>
    </w:rPr>
  </w:style>
  <w:style w:type="paragraph" w:styleId="Revision">
    <w:name w:val="Revision"/>
    <w:hidden/>
    <w:uiPriority w:val="99"/>
    <w:semiHidden/>
    <w:rsid w:val="008E325E"/>
    <w:pPr>
      <w:spacing w:after="0" w:line="240" w:lineRule="auto"/>
    </w:pPr>
  </w:style>
  <w:style w:type="paragraph" w:styleId="CommentSubject">
    <w:name w:val="annotation subject"/>
    <w:basedOn w:val="CommentText"/>
    <w:next w:val="CommentText"/>
    <w:link w:val="CommentSubjectChar"/>
    <w:uiPriority w:val="99"/>
    <w:semiHidden/>
    <w:unhideWhenUsed/>
    <w:rsid w:val="00E26682"/>
    <w:rPr>
      <w:b/>
      <w:bCs/>
    </w:rPr>
  </w:style>
  <w:style w:type="character" w:customStyle="1" w:styleId="CommentSubjectChar">
    <w:name w:val="Comment Subject Char"/>
    <w:basedOn w:val="CommentTextChar"/>
    <w:link w:val="CommentSubject"/>
    <w:uiPriority w:val="99"/>
    <w:semiHidden/>
    <w:rsid w:val="00E26682"/>
    <w:rPr>
      <w:b/>
      <w:bCs/>
      <w:sz w:val="20"/>
      <w:szCs w:val="20"/>
    </w:rPr>
  </w:style>
  <w:style w:type="character" w:styleId="Hyperlink">
    <w:name w:val="Hyperlink"/>
    <w:basedOn w:val="DefaultParagraphFont"/>
    <w:uiPriority w:val="99"/>
    <w:unhideWhenUsed/>
    <w:rsid w:val="00E57E8C"/>
    <w:rPr>
      <w:color w:val="0563C1" w:themeColor="hyperlink"/>
      <w:u w:val="single"/>
    </w:rPr>
  </w:style>
  <w:style w:type="character" w:customStyle="1" w:styleId="UnresolvedMention1">
    <w:name w:val="Unresolved Mention1"/>
    <w:basedOn w:val="DefaultParagraphFont"/>
    <w:uiPriority w:val="99"/>
    <w:semiHidden/>
    <w:unhideWhenUsed/>
    <w:rsid w:val="00E57E8C"/>
    <w:rPr>
      <w:color w:val="605E5C"/>
      <w:shd w:val="clear" w:color="auto" w:fill="E1DFDD"/>
    </w:rPr>
  </w:style>
  <w:style w:type="paragraph" w:styleId="Caption">
    <w:name w:val="caption"/>
    <w:basedOn w:val="Normal"/>
    <w:next w:val="Normal"/>
    <w:uiPriority w:val="35"/>
    <w:unhideWhenUsed/>
    <w:qFormat/>
    <w:rsid w:val="00290B22"/>
    <w:pPr>
      <w:spacing w:after="200" w:line="240" w:lineRule="auto"/>
    </w:pPr>
    <w:rPr>
      <w:i/>
      <w:iCs/>
      <w:color w:val="44546A" w:themeColor="text2"/>
      <w:sz w:val="18"/>
      <w:szCs w:val="18"/>
    </w:rPr>
  </w:style>
  <w:style w:type="paragraph" w:styleId="ListParagraph">
    <w:name w:val="List Paragraph"/>
    <w:basedOn w:val="Normal"/>
    <w:uiPriority w:val="34"/>
    <w:qFormat/>
    <w:rsid w:val="00C16530"/>
    <w:pPr>
      <w:ind w:left="720"/>
      <w:contextualSpacing/>
    </w:pPr>
  </w:style>
  <w:style w:type="paragraph" w:styleId="BalloonText">
    <w:name w:val="Balloon Text"/>
    <w:basedOn w:val="Normal"/>
    <w:link w:val="BalloonTextChar"/>
    <w:uiPriority w:val="99"/>
    <w:semiHidden/>
    <w:unhideWhenUsed/>
    <w:rsid w:val="002F7C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C20"/>
    <w:rPr>
      <w:rFonts w:ascii="Segoe UI" w:hAnsi="Segoe UI" w:cs="Segoe UI"/>
      <w:sz w:val="18"/>
      <w:szCs w:val="18"/>
    </w:rPr>
  </w:style>
  <w:style w:type="paragraph" w:styleId="Title">
    <w:name w:val="Title"/>
    <w:basedOn w:val="Normal"/>
    <w:next w:val="Normal"/>
    <w:link w:val="TitleChar"/>
    <w:uiPriority w:val="10"/>
    <w:qFormat/>
    <w:rsid w:val="00DD60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602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D60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D602B"/>
    <w:pPr>
      <w:outlineLvl w:val="9"/>
    </w:pPr>
  </w:style>
  <w:style w:type="paragraph" w:styleId="TOC1">
    <w:name w:val="toc 1"/>
    <w:basedOn w:val="Normal"/>
    <w:next w:val="Normal"/>
    <w:autoRedefine/>
    <w:uiPriority w:val="39"/>
    <w:unhideWhenUsed/>
    <w:rsid w:val="00461DEC"/>
    <w:pPr>
      <w:tabs>
        <w:tab w:val="right" w:leader="dot" w:pos="9350"/>
      </w:tabs>
      <w:spacing w:after="100"/>
    </w:pPr>
  </w:style>
  <w:style w:type="character" w:customStyle="1" w:styleId="Heading2Char">
    <w:name w:val="Heading 2 Char"/>
    <w:basedOn w:val="DefaultParagraphFont"/>
    <w:link w:val="Heading2"/>
    <w:uiPriority w:val="9"/>
    <w:rsid w:val="00DD602B"/>
    <w:rPr>
      <w:rFonts w:asciiTheme="majorHAnsi" w:eastAsiaTheme="majorEastAsia" w:hAnsiTheme="majorHAnsi" w:cstheme="majorBidi"/>
      <w:color w:val="2F5496" w:themeColor="accent1" w:themeShade="BF"/>
      <w:sz w:val="26"/>
      <w:szCs w:val="26"/>
    </w:rPr>
  </w:style>
  <w:style w:type="character" w:customStyle="1" w:styleId="UnresolvedMention2">
    <w:name w:val="Unresolved Mention2"/>
    <w:basedOn w:val="DefaultParagraphFont"/>
    <w:uiPriority w:val="99"/>
    <w:semiHidden/>
    <w:unhideWhenUsed/>
    <w:rsid w:val="00C8355F"/>
    <w:rPr>
      <w:color w:val="605E5C"/>
      <w:shd w:val="clear" w:color="auto" w:fill="E1DFDD"/>
    </w:rPr>
  </w:style>
  <w:style w:type="paragraph" w:styleId="TOC2">
    <w:name w:val="toc 2"/>
    <w:basedOn w:val="Normal"/>
    <w:next w:val="Normal"/>
    <w:autoRedefine/>
    <w:uiPriority w:val="39"/>
    <w:unhideWhenUsed/>
    <w:rsid w:val="00461DEC"/>
    <w:pPr>
      <w:spacing w:after="100"/>
      <w:ind w:left="220"/>
    </w:pPr>
  </w:style>
  <w:style w:type="paragraph" w:styleId="Header">
    <w:name w:val="header"/>
    <w:basedOn w:val="Normal"/>
    <w:link w:val="HeaderChar"/>
    <w:uiPriority w:val="99"/>
    <w:unhideWhenUsed/>
    <w:rsid w:val="00461D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DEC"/>
  </w:style>
  <w:style w:type="paragraph" w:styleId="Footer">
    <w:name w:val="footer"/>
    <w:basedOn w:val="Normal"/>
    <w:link w:val="FooterChar"/>
    <w:uiPriority w:val="99"/>
    <w:unhideWhenUsed/>
    <w:rsid w:val="00461D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DEC"/>
  </w:style>
  <w:style w:type="character" w:styleId="FollowedHyperlink">
    <w:name w:val="FollowedHyperlink"/>
    <w:basedOn w:val="DefaultParagraphFont"/>
    <w:uiPriority w:val="99"/>
    <w:semiHidden/>
    <w:unhideWhenUsed/>
    <w:rsid w:val="00231B7A"/>
    <w:rPr>
      <w:color w:val="954F72" w:themeColor="followedHyperlink"/>
      <w:u w:val="single"/>
    </w:rPr>
  </w:style>
  <w:style w:type="paragraph" w:customStyle="1" w:styleId="EndNoteBibliographyTitle">
    <w:name w:val="EndNote Bibliography Title"/>
    <w:basedOn w:val="Normal"/>
    <w:link w:val="EndNoteBibliographyTitleChar"/>
    <w:rsid w:val="00231B7A"/>
    <w:pPr>
      <w:spacing w:after="0"/>
      <w:jc w:val="center"/>
    </w:pPr>
    <w:rPr>
      <w:rFonts w:ascii="Calibri Light" w:hAnsi="Calibri Light" w:cs="Calibri Light"/>
      <w:sz w:val="32"/>
    </w:rPr>
  </w:style>
  <w:style w:type="character" w:customStyle="1" w:styleId="EndNoteBibliographyTitleChar">
    <w:name w:val="EndNote Bibliography Title Char"/>
    <w:basedOn w:val="DefaultParagraphFont"/>
    <w:link w:val="EndNoteBibliographyTitle"/>
    <w:rsid w:val="00231B7A"/>
    <w:rPr>
      <w:rFonts w:ascii="Calibri Light" w:hAnsi="Calibri Light" w:cs="Calibri Light"/>
      <w:sz w:val="32"/>
    </w:rPr>
  </w:style>
  <w:style w:type="paragraph" w:customStyle="1" w:styleId="EndNoteBibliography">
    <w:name w:val="EndNote Bibliography"/>
    <w:basedOn w:val="Normal"/>
    <w:link w:val="EndNoteBibliographyChar"/>
    <w:rsid w:val="00231B7A"/>
    <w:pPr>
      <w:spacing w:line="240" w:lineRule="auto"/>
    </w:pPr>
    <w:rPr>
      <w:rFonts w:ascii="Calibri Light" w:hAnsi="Calibri Light" w:cs="Calibri Light"/>
      <w:sz w:val="32"/>
    </w:rPr>
  </w:style>
  <w:style w:type="character" w:customStyle="1" w:styleId="EndNoteBibliographyChar">
    <w:name w:val="EndNote Bibliography Char"/>
    <w:basedOn w:val="DefaultParagraphFont"/>
    <w:link w:val="EndNoteBibliography"/>
    <w:rsid w:val="00231B7A"/>
    <w:rPr>
      <w:rFonts w:ascii="Calibri Light" w:hAnsi="Calibri Light" w:cs="Calibri Light"/>
      <w:sz w:val="32"/>
    </w:rPr>
  </w:style>
  <w:style w:type="character" w:styleId="UnresolvedMention">
    <w:name w:val="Unresolved Mention"/>
    <w:basedOn w:val="DefaultParagraphFont"/>
    <w:uiPriority w:val="99"/>
    <w:semiHidden/>
    <w:unhideWhenUsed/>
    <w:rsid w:val="00547E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61453">
      <w:bodyDiv w:val="1"/>
      <w:marLeft w:val="0"/>
      <w:marRight w:val="0"/>
      <w:marTop w:val="0"/>
      <w:marBottom w:val="0"/>
      <w:divBdr>
        <w:top w:val="none" w:sz="0" w:space="0" w:color="auto"/>
        <w:left w:val="none" w:sz="0" w:space="0" w:color="auto"/>
        <w:bottom w:val="none" w:sz="0" w:space="0" w:color="auto"/>
        <w:right w:val="none" w:sz="0" w:space="0" w:color="auto"/>
      </w:divBdr>
    </w:div>
    <w:div w:id="198793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8/08/relationships/commentsExtensible" Target="commentsExtensible.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tiff"/><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A9639-FF81-4F1B-AC7A-C527C5FAB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15</Pages>
  <Words>5340</Words>
  <Characters>30439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Marshall Yuan</dc:creator>
  <cp:keywords/>
  <dc:description/>
  <cp:lastModifiedBy>Marshall Yuan</cp:lastModifiedBy>
  <cp:revision>5</cp:revision>
  <dcterms:created xsi:type="dcterms:W3CDTF">2024-02-27T05:02:00Z</dcterms:created>
  <dcterms:modified xsi:type="dcterms:W3CDTF">2024-02-28T02:57:00Z</dcterms:modified>
</cp:coreProperties>
</file>