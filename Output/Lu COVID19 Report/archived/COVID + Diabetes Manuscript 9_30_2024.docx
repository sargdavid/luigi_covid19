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34BCE00E"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ins w:id="0" w:author="Sargsyan, Davit [JRDUS]" w:date="2024-09-29T22:12:00Z">
        <w:r w:rsidR="00EC3959">
          <w:rPr>
            <w:rFonts w:ascii="Arial" w:hAnsi="Arial" w:cs="Arial"/>
            <w:vertAlign w:val="superscript"/>
          </w:rPr>
          <w:t xml:space="preserve">2, </w:t>
        </w:r>
      </w:ins>
      <w:del w:id="1" w:author="Sargsyan, Davit [JRDUS]" w:date="2024-09-29T22:12:00Z">
        <w:r w:rsidRPr="0055104B" w:rsidDel="00EC3959">
          <w:rPr>
            <w:rFonts w:ascii="Arial" w:hAnsi="Arial" w:cs="Arial"/>
            <w:vertAlign w:val="superscript"/>
          </w:rPr>
          <w:delText>3</w:delText>
        </w:r>
      </w:del>
      <w:r w:rsidRPr="0055104B">
        <w:rPr>
          <w:rFonts w:ascii="Arial" w:hAnsi="Arial" w:cs="Arial"/>
        </w:rPr>
        <w:t xml:space="preserve"> Vahe Nersisyan,</w:t>
      </w:r>
      <w:ins w:id="2" w:author="Sargsyan, Davit [JRDUS]" w:date="2024-09-29T22:13:00Z">
        <w:r w:rsidR="00EC3959">
          <w:rPr>
            <w:rFonts w:ascii="Arial" w:hAnsi="Arial" w:cs="Arial"/>
            <w:vertAlign w:val="superscript"/>
          </w:rPr>
          <w:t>4</w:t>
        </w:r>
      </w:ins>
      <w:del w:id="3" w:author="Sargsyan, Davit [JRDUS]" w:date="2024-09-29T22:13:00Z">
        <w:r w:rsidRPr="0055104B" w:rsidDel="00EC3959">
          <w:rPr>
            <w:rFonts w:ascii="Arial" w:hAnsi="Arial" w:cs="Arial"/>
            <w:vertAlign w:val="superscript"/>
          </w:rPr>
          <w:delText>3</w:delText>
        </w:r>
      </w:del>
      <w:r w:rsidRPr="0055104B">
        <w:rPr>
          <w:rFonts w:ascii="Arial" w:hAnsi="Arial" w:cs="Arial"/>
        </w:rPr>
        <w:t xml:space="preserve"> Javier Cabrera,</w:t>
      </w:r>
      <w:ins w:id="4" w:author="Sargsyan, Davit [JRDUS]" w:date="2024-09-29T22:13:00Z">
        <w:r w:rsidR="00EC3959">
          <w:rPr>
            <w:rFonts w:ascii="Arial" w:hAnsi="Arial" w:cs="Arial"/>
            <w:vertAlign w:val="superscript"/>
          </w:rPr>
          <w:t>4</w:t>
        </w:r>
      </w:ins>
      <w:del w:id="5" w:author="Sargsyan, Davit [JRDUS]" w:date="2024-09-29T22:13:00Z">
        <w:r w:rsidRPr="0055104B" w:rsidDel="00EC3959">
          <w:rPr>
            <w:rFonts w:ascii="Arial" w:hAnsi="Arial" w:cs="Arial"/>
            <w:vertAlign w:val="superscript"/>
          </w:rPr>
          <w:delText>3</w:delText>
        </w:r>
      </w:del>
      <w:r w:rsidRPr="0055104B">
        <w:rPr>
          <w:rFonts w:ascii="Arial" w:hAnsi="Arial" w:cs="Arial"/>
        </w:rPr>
        <w:t xml:space="preserve"> Ronald G, Nahass</w:t>
      </w:r>
      <w:del w:id="6" w:author="Sargsyan, Davit [JRDUS]" w:date="2024-09-29T22:13:00Z">
        <w:r w:rsidRPr="0055104B" w:rsidDel="00EC3959">
          <w:rPr>
            <w:rFonts w:ascii="Arial" w:hAnsi="Arial" w:cs="Arial"/>
          </w:rPr>
          <w:delText>,</w:delText>
        </w:r>
      </w:del>
      <w:ins w:id="7" w:author="Sargsyan, Davit [JRDUS]" w:date="2024-09-29T22:13:00Z">
        <w:r w:rsidR="00EC3959">
          <w:rPr>
            <w:rFonts w:ascii="Arial" w:hAnsi="Arial" w:cs="Arial"/>
            <w:vertAlign w:val="superscript"/>
          </w:rPr>
          <w:t>5</w:t>
        </w:r>
      </w:ins>
      <w:del w:id="8" w:author="Sargsyan, Davit [JRDUS]" w:date="2024-09-29T22:13:00Z">
        <w:r w:rsidRPr="0055104B" w:rsidDel="00EC3959">
          <w:rPr>
            <w:rFonts w:ascii="Arial" w:hAnsi="Arial" w:cs="Arial"/>
            <w:vertAlign w:val="superscript"/>
          </w:rPr>
          <w:delText>4</w:delText>
        </w:r>
      </w:del>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w:t>
      </w:r>
      <w:del w:id="9" w:author="Sargsyan, Davit [JRDUS]" w:date="2024-09-29T22:14:00Z">
        <w:r w:rsidRPr="0055104B" w:rsidDel="00EC3959">
          <w:rPr>
            <w:rFonts w:ascii="Arial" w:hAnsi="Arial" w:cs="Arial"/>
            <w:vertAlign w:val="superscript"/>
          </w:rPr>
          <w:delText>5,6</w:delText>
        </w:r>
      </w:del>
      <w:ins w:id="10" w:author="Sargsyan, Davit [JRDUS]" w:date="2024-09-29T22:14:00Z">
        <w:r w:rsidR="00EC3959">
          <w:rPr>
            <w:rFonts w:ascii="Arial" w:hAnsi="Arial" w:cs="Arial"/>
            <w:vertAlign w:val="superscript"/>
          </w:rPr>
          <w:t>6, 7</w:t>
        </w:r>
      </w:ins>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76169D56" w:rsidR="00845B85" w:rsidRDefault="00845B85" w:rsidP="00845B85">
      <w:pPr>
        <w:jc w:val="both"/>
        <w:rPr>
          <w:ins w:id="11" w:author="Sargsyan, Davit [JRDUS]" w:date="2024-09-29T22:13:00Z"/>
          <w:rFonts w:ascii="Arial" w:hAnsi="Arial" w:cs="Arial"/>
        </w:rPr>
      </w:pPr>
      <w:r w:rsidRPr="0055104B">
        <w:rPr>
          <w:rFonts w:ascii="Arial" w:hAnsi="Arial" w:cs="Arial"/>
        </w:rPr>
        <w:t xml:space="preserve">3 </w:t>
      </w:r>
      <w:del w:id="12" w:author="Sargsyan, Davit [JRDUS]" w:date="2024-09-29T22:11:00Z">
        <w:r w:rsidRPr="0055104B" w:rsidDel="00EC3959">
          <w:rPr>
            <w:rFonts w:ascii="Arial" w:hAnsi="Arial" w:cs="Arial"/>
          </w:rPr>
          <w:delText>XXX</w:delText>
        </w:r>
      </w:del>
      <w:ins w:id="13" w:author="Sargsyan, Davit [JRDUS]" w:date="2024-09-29T22:11:00Z">
        <w:r w:rsidR="00EC3959">
          <w:rPr>
            <w:rFonts w:ascii="Arial" w:hAnsi="Arial" w:cs="Arial"/>
          </w:rPr>
          <w:t xml:space="preserve">Johnson &amp; Johnson, </w:t>
        </w:r>
      </w:ins>
      <w:ins w:id="14" w:author="Sargsyan, Davit [JRDUS]" w:date="2024-09-29T22:14:00Z">
        <w:r w:rsidR="00F22FC6">
          <w:rPr>
            <w:rFonts w:ascii="Arial" w:hAnsi="Arial" w:cs="Arial"/>
          </w:rPr>
          <w:t xml:space="preserve">Translational Medicine and Early Development Statistics, </w:t>
        </w:r>
      </w:ins>
      <w:ins w:id="15" w:author="Sargsyan, Davit [JRDUS]" w:date="2024-09-29T22:15:00Z">
        <w:r w:rsidR="00353641">
          <w:rPr>
            <w:rFonts w:ascii="Arial" w:hAnsi="Arial" w:cs="Arial"/>
          </w:rPr>
          <w:t>Raritan, NJ</w:t>
        </w:r>
      </w:ins>
      <w:ins w:id="16" w:author="Sargsyan, Davit [JRDUS]" w:date="2024-09-29T22:12:00Z">
        <w:r w:rsidR="00EC3959">
          <w:rPr>
            <w:rFonts w:ascii="Arial" w:hAnsi="Arial" w:cs="Arial"/>
          </w:rPr>
          <w:t>, USA</w:t>
        </w:r>
      </w:ins>
    </w:p>
    <w:p w14:paraId="656151D8" w14:textId="32789EF8" w:rsidR="00EC3959" w:rsidRPr="0055104B" w:rsidRDefault="00EC3959" w:rsidP="00845B85">
      <w:pPr>
        <w:jc w:val="both"/>
        <w:rPr>
          <w:rFonts w:ascii="Arial" w:hAnsi="Arial" w:cs="Arial"/>
        </w:rPr>
      </w:pPr>
      <w:ins w:id="17" w:author="Sargsyan, Davit [JRDUS]" w:date="2024-09-29T22:13:00Z">
        <w:r>
          <w:rPr>
            <w:rFonts w:ascii="Arial" w:hAnsi="Arial" w:cs="Arial"/>
          </w:rPr>
          <w:t xml:space="preserve">4 Rutgers University </w:t>
        </w:r>
      </w:ins>
      <w:ins w:id="18" w:author="Sargsyan, Davit [JRDUS]" w:date="2024-09-29T22:14:00Z">
        <w:r w:rsidR="00F22FC6">
          <w:rPr>
            <w:rFonts w:ascii="Arial" w:hAnsi="Arial" w:cs="Arial"/>
          </w:rPr>
          <w:t>D</w:t>
        </w:r>
      </w:ins>
      <w:ins w:id="19" w:author="Sargsyan, Davit [JRDUS]" w:date="2024-09-29T22:13:00Z">
        <w:r>
          <w:rPr>
            <w:rFonts w:ascii="Arial" w:hAnsi="Arial" w:cs="Arial"/>
          </w:rPr>
          <w:t>epartment of Statistics, Piscataway, NJ, USA</w:t>
        </w:r>
      </w:ins>
    </w:p>
    <w:p w14:paraId="32928296" w14:textId="6A6B0B61" w:rsidR="00845B85" w:rsidRPr="0055104B" w:rsidRDefault="00845B85" w:rsidP="00845B85">
      <w:pPr>
        <w:jc w:val="both"/>
        <w:rPr>
          <w:rFonts w:ascii="Arial" w:hAnsi="Arial" w:cs="Arial"/>
        </w:rPr>
      </w:pPr>
      <w:del w:id="20" w:author="Sargsyan, Davit [JRDUS]" w:date="2024-09-29T22:14:00Z">
        <w:r w:rsidRPr="0055104B" w:rsidDel="00EC3959">
          <w:rPr>
            <w:rFonts w:ascii="Arial" w:hAnsi="Arial" w:cs="Arial"/>
          </w:rPr>
          <w:delText xml:space="preserve">4 </w:delText>
        </w:r>
      </w:del>
      <w:ins w:id="21" w:author="Sargsyan, Davit [JRDUS]" w:date="2024-09-29T22:14:00Z">
        <w:r w:rsidR="00EC3959">
          <w:rPr>
            <w:rFonts w:ascii="Arial" w:hAnsi="Arial" w:cs="Arial"/>
          </w:rPr>
          <w:t>5</w:t>
        </w:r>
        <w:r w:rsidR="00EC3959" w:rsidRPr="0055104B">
          <w:rPr>
            <w:rFonts w:ascii="Arial" w:hAnsi="Arial" w:cs="Arial"/>
          </w:rPr>
          <w:t xml:space="preserve"> </w:t>
        </w:r>
      </w:ins>
      <w:proofErr w:type="spellStart"/>
      <w:r w:rsidRPr="0055104B">
        <w:rPr>
          <w:rFonts w:ascii="Arial" w:hAnsi="Arial" w:cs="Arial"/>
        </w:rPr>
        <w:t>IDCare</w:t>
      </w:r>
      <w:proofErr w:type="spellEnd"/>
      <w:r w:rsidRPr="0055104B">
        <w:rPr>
          <w:rFonts w:ascii="Arial" w:hAnsi="Arial" w:cs="Arial"/>
        </w:rPr>
        <w:t>, Hillsborough, NJ, USA</w:t>
      </w:r>
    </w:p>
    <w:p w14:paraId="0E55B380" w14:textId="001AB1C7" w:rsidR="00845B85" w:rsidRPr="0055104B" w:rsidRDefault="00845B85" w:rsidP="00845B85">
      <w:pPr>
        <w:jc w:val="both"/>
        <w:rPr>
          <w:rFonts w:ascii="Arial" w:hAnsi="Arial" w:cs="Arial"/>
        </w:rPr>
      </w:pPr>
      <w:del w:id="22" w:author="Sargsyan, Davit [JRDUS]" w:date="2024-09-29T22:14:00Z">
        <w:r w:rsidRPr="0055104B" w:rsidDel="00EC3959">
          <w:rPr>
            <w:rFonts w:ascii="Arial" w:hAnsi="Arial" w:cs="Arial"/>
          </w:rPr>
          <w:delText xml:space="preserve">5 </w:delText>
        </w:r>
      </w:del>
      <w:ins w:id="23" w:author="Sargsyan, Davit [JRDUS]" w:date="2024-09-29T22:14:00Z">
        <w:r w:rsidR="00EC3959">
          <w:rPr>
            <w:rFonts w:ascii="Arial" w:hAnsi="Arial" w:cs="Arial"/>
          </w:rPr>
          <w:t>6</w:t>
        </w:r>
        <w:r w:rsidR="00EC3959" w:rsidRPr="0055104B">
          <w:rPr>
            <w:rFonts w:ascii="Arial" w:hAnsi="Arial" w:cs="Arial"/>
          </w:rPr>
          <w:t xml:space="preserve"> </w:t>
        </w:r>
      </w:ins>
      <w:r w:rsidRPr="0055104B">
        <w:rPr>
          <w:rFonts w:ascii="Arial" w:hAnsi="Arial" w:cs="Arial"/>
        </w:rPr>
        <w:t>Ernest Mario School of Pharmacy, Department of Pharmacy Practice, Piscataway, NJ, USA</w:t>
      </w:r>
    </w:p>
    <w:p w14:paraId="08D3E84E" w14:textId="42E5BDCE" w:rsidR="00845B85" w:rsidRPr="0055104B" w:rsidRDefault="00845B85" w:rsidP="00845B85">
      <w:pPr>
        <w:jc w:val="both"/>
        <w:rPr>
          <w:rFonts w:ascii="Arial" w:hAnsi="Arial" w:cs="Arial"/>
        </w:rPr>
      </w:pPr>
      <w:del w:id="24" w:author="Sargsyan, Davit [JRDUS]" w:date="2024-09-29T22:14:00Z">
        <w:r w:rsidRPr="0055104B" w:rsidDel="00EC3959">
          <w:rPr>
            <w:rFonts w:ascii="Arial" w:hAnsi="Arial" w:cs="Arial"/>
          </w:rPr>
          <w:delText xml:space="preserve">6 </w:delText>
        </w:r>
      </w:del>
      <w:ins w:id="25" w:author="Sargsyan, Davit [JRDUS]" w:date="2024-09-29T22:14:00Z">
        <w:r w:rsidR="00EC3959">
          <w:rPr>
            <w:rFonts w:ascii="Arial" w:hAnsi="Arial" w:cs="Arial"/>
          </w:rPr>
          <w:t>7</w:t>
        </w:r>
        <w:r w:rsidR="00EC3959" w:rsidRPr="0055104B">
          <w:rPr>
            <w:rFonts w:ascii="Arial" w:hAnsi="Arial" w:cs="Arial"/>
          </w:rPr>
          <w:t xml:space="preserve"> </w:t>
        </w:r>
      </w:ins>
      <w:r w:rsidRPr="0055104B">
        <w:rPr>
          <w:rFonts w:ascii="Arial" w:hAnsi="Arial" w:cs="Arial"/>
        </w:rPr>
        <w:t>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18079329" w14:textId="77777777" w:rsidR="00807DD3" w:rsidRPr="0055104B" w:rsidRDefault="46EACF59">
      <w:pPr>
        <w:pStyle w:val="Heading1"/>
        <w:rPr>
          <w:rFonts w:ascii="Arial" w:hAnsi="Arial" w:cs="Arial"/>
          <w:sz w:val="22"/>
          <w:szCs w:val="22"/>
        </w:rPr>
      </w:pPr>
      <w:r w:rsidRPr="0055104B">
        <w:rPr>
          <w:rFonts w:ascii="Arial" w:hAnsi="Arial" w:cs="Arial"/>
          <w:sz w:val="22"/>
          <w:szCs w:val="22"/>
        </w:rPr>
        <w:lastRenderedPageBreak/>
        <w:t>Introduction</w:t>
      </w:r>
    </w:p>
    <w:p w14:paraId="75A556E5" w14:textId="362016E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3</w:t>
      </w:r>
      <w:r w:rsidR="00231B7A" w:rsidRPr="0055104B">
        <w:rPr>
          <w:rFonts w:ascii="Arial" w:hAnsi="Arial" w:cs="Arial"/>
        </w:rPr>
        <w:fldChar w:fldCharType="end"/>
      </w:r>
    </w:p>
    <w:p w14:paraId="63038893" w14:textId="60F180FC"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1,4,5</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6</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7</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8,9</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diabetes,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0BBB989F"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11</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12</w:t>
      </w:r>
      <w:r w:rsidR="00A82179" w:rsidRPr="0055104B">
        <w:rPr>
          <w:rFonts w:ascii="Arial" w:hAnsi="Arial" w:cs="Arial"/>
        </w:rPr>
        <w:fldChar w:fldCharType="end"/>
      </w:r>
    </w:p>
    <w:p w14:paraId="4D646E1F" w14:textId="2C2F8578"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13,14</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9C2C27" w:rsidRPr="0055104B">
        <w:rPr>
          <w:rFonts w:ascii="Arial" w:hAnsi="Arial" w:cs="Arial"/>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A82179" w:rsidRPr="0055104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16</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17</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20E174A7" w14:textId="1035B14B" w:rsidR="00807DD3" w:rsidRPr="0055104B" w:rsidRDefault="00D33FD6">
      <w:pPr>
        <w:pStyle w:val="Heading1"/>
        <w:rPr>
          <w:rFonts w:ascii="Arial" w:hAnsi="Arial" w:cs="Arial"/>
          <w:color w:val="auto"/>
          <w:sz w:val="22"/>
          <w:szCs w:val="22"/>
        </w:rPr>
      </w:pPr>
      <w:r w:rsidRPr="0055104B">
        <w:rPr>
          <w:rFonts w:ascii="Arial" w:hAnsi="Arial" w:cs="Arial"/>
          <w:color w:val="auto"/>
          <w:sz w:val="22"/>
          <w:szCs w:val="22"/>
        </w:rPr>
        <w:t>Methods</w:t>
      </w:r>
    </w:p>
    <w:p w14:paraId="3669CA3B" w14:textId="744FD400" w:rsidR="00001D5E" w:rsidRPr="0055104B" w:rsidRDefault="00D33FD6" w:rsidP="0078271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w:t>
      </w:r>
      <w:r w:rsidR="002F2E49" w:rsidRPr="0055104B">
        <w:rPr>
          <w:rStyle w:val="Heading2Char"/>
          <w:rFonts w:ascii="Arial" w:hAnsi="Arial" w:cs="Arial"/>
          <w:sz w:val="22"/>
          <w:szCs w:val="22"/>
        </w:rPr>
        <w:t xml:space="preserve"> </w:t>
      </w:r>
      <w:r w:rsidRPr="0055104B">
        <w:rPr>
          <w:rStyle w:val="Heading2Char"/>
          <w:rFonts w:ascii="Arial" w:hAnsi="Arial" w:cs="Arial"/>
          <w:sz w:val="22"/>
          <w:szCs w:val="22"/>
        </w:rPr>
        <w:t>sample collection</w:t>
      </w:r>
    </w:p>
    <w:p w14:paraId="650D34F1" w14:textId="24BDDAC1" w:rsidR="75E9478B" w:rsidRPr="0055104B" w:rsidRDefault="75E9478B" w:rsidP="00001D5E">
      <w:pPr>
        <w:spacing w:after="0"/>
        <w:jc w:val="both"/>
        <w:rPr>
          <w:rFonts w:ascii="Arial" w:hAnsi="Arial" w:cs="Arial"/>
        </w:rPr>
      </w:pPr>
      <w:r w:rsidRPr="0055104B">
        <w:rPr>
          <w:rFonts w:ascii="Arial" w:hAnsi="Arial" w:cs="Arial"/>
        </w:rPr>
        <w:t>We performed a single-center, IRB-approved</w:t>
      </w:r>
      <w:r w:rsidR="00001D5E" w:rsidRPr="0055104B">
        <w:rPr>
          <w:rFonts w:ascii="Arial" w:hAnsi="Arial" w:cs="Arial"/>
        </w:rPr>
        <w:t xml:space="preserve"> cohort study using data from electronic health records and leftover</w:t>
      </w:r>
      <w:r w:rsidR="00A44EC5" w:rsidRPr="0055104B">
        <w:rPr>
          <w:rFonts w:ascii="Arial" w:hAnsi="Arial" w:cs="Arial"/>
        </w:rPr>
        <w:t xml:space="preserve"> clinical specimens </w:t>
      </w:r>
      <w:r w:rsidR="19B9DE25" w:rsidRPr="0055104B">
        <w:rPr>
          <w:rFonts w:ascii="Arial" w:hAnsi="Arial" w:cs="Arial"/>
        </w:rPr>
        <w:t>at a large community medical center.</w:t>
      </w:r>
      <w:r w:rsidR="00A82179" w:rsidRPr="0055104B">
        <w:rPr>
          <w:rFonts w:ascii="Arial" w:hAnsi="Arial" w:cs="Arial"/>
        </w:rPr>
        <w:t xml:space="preserve"> </w:t>
      </w:r>
      <w:r w:rsidR="00D33FD6" w:rsidRPr="0055104B">
        <w:rPr>
          <w:rFonts w:ascii="Arial" w:hAnsi="Arial" w:cs="Arial"/>
        </w:rPr>
        <w:t>All subjects 18 years of age or older with remnant clinical blood specimens within 48 hours of hospital admission were eligible for inclusion.</w:t>
      </w:r>
      <w:r w:rsidR="00A82179" w:rsidRPr="0055104B">
        <w:rPr>
          <w:rFonts w:ascii="Arial" w:hAnsi="Arial" w:cs="Arial"/>
        </w:rPr>
        <w:t xml:space="preserve"> </w:t>
      </w:r>
      <w:r w:rsidR="00A44EC5" w:rsidRPr="0055104B">
        <w:rPr>
          <w:rFonts w:ascii="Arial" w:hAnsi="Arial" w:cs="Arial"/>
        </w:rPr>
        <w:t xml:space="preserve">Pregnant patients and those discharged directly from the Emergency Department were excluded.  </w:t>
      </w:r>
      <w:r w:rsidR="00F8172C" w:rsidRPr="0055104B">
        <w:rPr>
          <w:rFonts w:ascii="Arial" w:hAnsi="Arial" w:cs="Arial"/>
        </w:rPr>
        <w:t>An aliquot of leftover whole blood specimens collected in EDTA tubes was immediately frozen for each patient</w:t>
      </w:r>
      <w:r w:rsidR="00A44EC5" w:rsidRPr="0055104B">
        <w:rPr>
          <w:rFonts w:ascii="Arial" w:hAnsi="Arial" w:cs="Arial"/>
        </w:rPr>
        <w:t xml:space="preserve">.  The remaining whole blood was centrifuged at 3000 x </w:t>
      </w:r>
      <w:r w:rsidR="00D33FD6" w:rsidRPr="0055104B">
        <w:rPr>
          <w:rFonts w:ascii="Arial" w:hAnsi="Arial" w:cs="Arial"/>
          <w:i/>
        </w:rPr>
        <w:t>G</w:t>
      </w:r>
      <w:r w:rsidR="00A44EC5" w:rsidRPr="0055104B">
        <w:rPr>
          <w:rFonts w:ascii="Arial" w:hAnsi="Arial" w:cs="Arial"/>
        </w:rPr>
        <w:t xml:space="preserve"> for 10 minutes</w:t>
      </w:r>
      <w:r w:rsidR="00107F63" w:rsidRPr="0055104B">
        <w:rPr>
          <w:rFonts w:ascii="Arial" w:hAnsi="Arial" w:cs="Arial"/>
        </w:rPr>
        <w:t>,</w:t>
      </w:r>
      <w:r w:rsidR="00A44EC5" w:rsidRPr="0055104B">
        <w:rPr>
          <w:rFonts w:ascii="Arial" w:hAnsi="Arial" w:cs="Arial"/>
        </w:rPr>
        <w:t xml:space="preserve"> and plasma was drawn off.  All samples were stored at -80°C until analysis.</w:t>
      </w:r>
    </w:p>
    <w:p w14:paraId="550F7C55" w14:textId="59B5E722" w:rsidR="00001D5E" w:rsidRPr="0055104B" w:rsidRDefault="00001D5E" w:rsidP="00782714">
      <w:pPr>
        <w:spacing w:after="0"/>
        <w:jc w:val="both"/>
        <w:rPr>
          <w:rFonts w:ascii="Arial" w:hAnsi="Arial" w:cs="Arial"/>
        </w:rPr>
      </w:pPr>
    </w:p>
    <w:p w14:paraId="46B4F3E4" w14:textId="22EF845F" w:rsidR="00807DD3" w:rsidRPr="0055104B" w:rsidRDefault="00D33FD6">
      <w:pPr>
        <w:pStyle w:val="Heading2"/>
        <w:rPr>
          <w:rFonts w:ascii="Arial" w:hAnsi="Arial" w:cs="Arial"/>
          <w:sz w:val="22"/>
          <w:szCs w:val="22"/>
        </w:rPr>
      </w:pPr>
      <w:r w:rsidRPr="0055104B">
        <w:rPr>
          <w:rFonts w:ascii="Arial" w:hAnsi="Arial" w:cs="Arial"/>
          <w:sz w:val="22"/>
          <w:szCs w:val="22"/>
        </w:rPr>
        <w:t>Data extraction and collection</w:t>
      </w:r>
    </w:p>
    <w:p w14:paraId="26FD52B6" w14:textId="76F6F86F" w:rsidR="0092588E" w:rsidRPr="0055104B" w:rsidRDefault="6CA066B6" w:rsidP="00D837DC">
      <w:pPr>
        <w:jc w:val="both"/>
        <w:rPr>
          <w:rFonts w:ascii="Arial" w:hAnsi="Arial" w:cs="Arial"/>
        </w:rPr>
      </w:pPr>
      <w:r w:rsidRPr="0055104B">
        <w:rPr>
          <w:rFonts w:ascii="Arial" w:hAnsi="Arial" w:cs="Arial"/>
        </w:rPr>
        <w:t>All data were extracted from the electronic health record (</w:t>
      </w:r>
      <w:r w:rsidR="0092588E" w:rsidRPr="0055104B">
        <w:rPr>
          <w:rFonts w:ascii="Arial" w:hAnsi="Arial" w:cs="Arial"/>
        </w:rPr>
        <w:t xml:space="preserve">EPIC </w:t>
      </w:r>
      <w:r w:rsidRPr="0055104B">
        <w:rPr>
          <w:rFonts w:ascii="Arial" w:hAnsi="Arial" w:cs="Arial"/>
        </w:rPr>
        <w:t>Systems</w:t>
      </w:r>
      <w:r w:rsidR="0092588E" w:rsidRPr="0055104B">
        <w:rPr>
          <w:rFonts w:ascii="Arial" w:hAnsi="Arial" w:cs="Arial"/>
        </w:rPr>
        <w:t>; Wisconsin, USA</w:t>
      </w:r>
      <w:r w:rsidRPr="0055104B">
        <w:rPr>
          <w:rFonts w:ascii="Arial" w:hAnsi="Arial" w:cs="Arial"/>
        </w:rPr>
        <w:t xml:space="preserve">). Patient age, sex, race/ethnicity, comorbidities, vaccination status, </w:t>
      </w:r>
      <w:r w:rsidR="0A7B9FE7" w:rsidRPr="0055104B">
        <w:rPr>
          <w:rFonts w:ascii="Arial" w:hAnsi="Arial" w:cs="Arial"/>
        </w:rPr>
        <w:t xml:space="preserve">concomitant medications, </w:t>
      </w:r>
      <w:r w:rsidR="00107F63" w:rsidRPr="0055104B">
        <w:rPr>
          <w:rFonts w:ascii="Arial" w:hAnsi="Arial" w:cs="Arial"/>
        </w:rPr>
        <w:t>COVID-</w:t>
      </w:r>
      <w:r w:rsidR="00A44EC5" w:rsidRPr="0055104B">
        <w:rPr>
          <w:rFonts w:ascii="Arial" w:hAnsi="Arial" w:cs="Arial"/>
        </w:rPr>
        <w:t xml:space="preserve">related </w:t>
      </w:r>
      <w:r w:rsidR="0A7B9FE7" w:rsidRPr="0055104B">
        <w:rPr>
          <w:rFonts w:ascii="Arial" w:hAnsi="Arial" w:cs="Arial"/>
        </w:rPr>
        <w:t xml:space="preserve">treatment interventions, and other relevant </w:t>
      </w:r>
      <w:r w:rsidR="00107F63" w:rsidRPr="0055104B">
        <w:rPr>
          <w:rFonts w:ascii="Arial" w:hAnsi="Arial" w:cs="Arial"/>
        </w:rPr>
        <w:t xml:space="preserve">clinical </w:t>
      </w:r>
      <w:r w:rsidR="0A7B9FE7" w:rsidRPr="0055104B">
        <w:rPr>
          <w:rFonts w:ascii="Arial" w:hAnsi="Arial" w:cs="Arial"/>
        </w:rPr>
        <w:t xml:space="preserve">laboratory data were extracted from the records. </w:t>
      </w:r>
      <w:r w:rsidR="5771FE0C" w:rsidRPr="0055104B">
        <w:rPr>
          <w:rFonts w:ascii="Arial" w:hAnsi="Arial" w:cs="Arial"/>
        </w:rPr>
        <w:t>Patient comorbidities were identified using the International Classification of Diseases, tenth revision, clinical modification (ICD-10-CM) codes</w:t>
      </w:r>
      <w:r w:rsidR="62B9C4CC" w:rsidRPr="0055104B">
        <w:rPr>
          <w:rFonts w:ascii="Arial" w:hAnsi="Arial" w:cs="Arial"/>
        </w:rPr>
        <w:t xml:space="preserve">. </w:t>
      </w:r>
      <w:r w:rsidR="00107F63" w:rsidRPr="0055104B">
        <w:rPr>
          <w:rFonts w:ascii="Arial" w:hAnsi="Arial" w:cs="Arial"/>
        </w:rPr>
        <w:t>The o</w:t>
      </w:r>
      <w:r w:rsidR="62B9C4CC" w:rsidRPr="0055104B">
        <w:rPr>
          <w:rFonts w:ascii="Arial" w:hAnsi="Arial" w:cs="Arial"/>
        </w:rPr>
        <w:t xml:space="preserve">verall comorbidity status of patients was defined by the scoring of the </w:t>
      </w:r>
      <w:proofErr w:type="spellStart"/>
      <w:r w:rsidR="62B9C4CC" w:rsidRPr="0055104B">
        <w:rPr>
          <w:rFonts w:ascii="Arial" w:hAnsi="Arial" w:cs="Arial"/>
        </w:rPr>
        <w:t>Charlson-Deyo</w:t>
      </w:r>
      <w:proofErr w:type="spellEnd"/>
      <w:r w:rsidR="62B9C4CC" w:rsidRPr="0055104B">
        <w:rPr>
          <w:rFonts w:ascii="Arial" w:hAnsi="Arial" w:cs="Arial"/>
        </w:rPr>
        <w:t xml:space="preserve"> comorbidity Index (CCI). </w:t>
      </w:r>
    </w:p>
    <w:p w14:paraId="5F5AE4A2" w14:textId="35129D8D" w:rsidR="00807DD3" w:rsidRPr="0055104B" w:rsidRDefault="00D33FD6">
      <w:pPr>
        <w:pStyle w:val="Heading2"/>
        <w:rPr>
          <w:rFonts w:ascii="Arial" w:hAnsi="Arial" w:cs="Arial"/>
          <w:sz w:val="22"/>
          <w:szCs w:val="22"/>
        </w:rPr>
      </w:pPr>
      <w:r w:rsidRPr="0055104B">
        <w:rPr>
          <w:rFonts w:ascii="Arial" w:hAnsi="Arial" w:cs="Arial"/>
          <w:sz w:val="22"/>
          <w:szCs w:val="22"/>
        </w:rPr>
        <w:t>RNA-Sequencing</w:t>
      </w:r>
    </w:p>
    <w:p w14:paraId="3D0216DC" w14:textId="74F7BAF6" w:rsidR="0092588E" w:rsidRPr="0055104B" w:rsidRDefault="0092588E" w:rsidP="00275400">
      <w:pPr>
        <w:jc w:val="both"/>
        <w:rPr>
          <w:rFonts w:ascii="Arial" w:hAnsi="Arial" w:cs="Arial"/>
          <w:bCs/>
        </w:rPr>
      </w:pPr>
      <w:r w:rsidRPr="0055104B">
        <w:rPr>
          <w:rFonts w:ascii="Arial" w:hAnsi="Arial" w:cs="Arial"/>
          <w:bCs/>
        </w:rPr>
        <w:t xml:space="preserve">RNA sequencing was performed </w:t>
      </w:r>
      <w:r w:rsidR="002E188E" w:rsidRPr="0055104B">
        <w:rPr>
          <w:rFonts w:ascii="Arial" w:hAnsi="Arial" w:cs="Arial"/>
          <w:bCs/>
        </w:rPr>
        <w:t xml:space="preserve">“fee-for-service” by </w:t>
      </w:r>
      <w:proofErr w:type="spellStart"/>
      <w:r w:rsidRPr="0055104B">
        <w:rPr>
          <w:rFonts w:ascii="Arial" w:hAnsi="Arial" w:cs="Arial"/>
          <w:bCs/>
        </w:rPr>
        <w:t>Singulomics</w:t>
      </w:r>
      <w:proofErr w:type="spellEnd"/>
      <w:r w:rsidR="002E188E" w:rsidRPr="0055104B">
        <w:rPr>
          <w:rFonts w:ascii="Arial" w:hAnsi="Arial" w:cs="Arial"/>
          <w:bCs/>
        </w:rPr>
        <w:t xml:space="preserve"> (Bronx, NY)</w:t>
      </w:r>
      <w:r w:rsidRPr="0055104B">
        <w:rPr>
          <w:rFonts w:ascii="Arial" w:hAnsi="Arial" w:cs="Arial"/>
          <w:bCs/>
        </w:rPr>
        <w:t xml:space="preserve">.  </w:t>
      </w:r>
      <w:r w:rsidR="00275400" w:rsidRPr="0055104B">
        <w:rPr>
          <w:rFonts w:ascii="Arial" w:hAnsi="Arial" w:cs="Arial"/>
          <w:bCs/>
        </w:rPr>
        <w:t>RNA was purified using poly-T oligo-attached magnetic beads. After fragmentation, the first strand cDNA was synthesized using random</w:t>
      </w:r>
      <w:r w:rsidR="00A82179" w:rsidRPr="0055104B">
        <w:rPr>
          <w:rFonts w:ascii="Arial" w:hAnsi="Arial" w:cs="Arial"/>
          <w:bCs/>
        </w:rPr>
        <w:t xml:space="preserve"> </w:t>
      </w:r>
      <w:r w:rsidR="00275400" w:rsidRPr="0055104B">
        <w:rPr>
          <w:rFonts w:ascii="Arial" w:hAnsi="Arial" w:cs="Arial"/>
          <w:bCs/>
        </w:rPr>
        <w:t xml:space="preserve">hexamer primers, followed by the second strand cDNA synthesis using either </w:t>
      </w:r>
      <w:proofErr w:type="spellStart"/>
      <w:r w:rsidR="00275400" w:rsidRPr="0055104B">
        <w:rPr>
          <w:rFonts w:ascii="Arial" w:hAnsi="Arial" w:cs="Arial"/>
          <w:bCs/>
        </w:rPr>
        <w:t>dUTP</w:t>
      </w:r>
      <w:proofErr w:type="spellEnd"/>
      <w:r w:rsidR="00275400"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r w:rsidR="002E188E" w:rsidRPr="0055104B">
        <w:rPr>
          <w:rFonts w:ascii="Arial" w:hAnsi="Arial" w:cs="Arial"/>
          <w:bCs/>
        </w:rPr>
        <w:t>.</w:t>
      </w:r>
    </w:p>
    <w:p w14:paraId="1433C101" w14:textId="1AEBBD5A" w:rsidR="00807DD3" w:rsidRPr="0055104B" w:rsidRDefault="00D33FD6">
      <w:pPr>
        <w:pStyle w:val="Heading2"/>
        <w:rPr>
          <w:rFonts w:ascii="Arial" w:hAnsi="Arial" w:cs="Arial"/>
          <w:sz w:val="22"/>
          <w:szCs w:val="22"/>
        </w:rPr>
      </w:pPr>
      <w:r w:rsidRPr="0055104B">
        <w:rPr>
          <w:rFonts w:ascii="Arial" w:hAnsi="Arial" w:cs="Arial"/>
          <w:sz w:val="22"/>
          <w:szCs w:val="22"/>
        </w:rPr>
        <w:t>Cytokine and chemokine multiplex assay</w:t>
      </w:r>
    </w:p>
    <w:p w14:paraId="207FF6FE" w14:textId="4F50662C" w:rsidR="00275400" w:rsidRPr="0055104B" w:rsidRDefault="000A266F" w:rsidP="00D837DC">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00D33FD6"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w:t>
      </w:r>
      <w:r w:rsidR="008D7B48" w:rsidRPr="0055104B">
        <w:rPr>
          <w:rFonts w:ascii="Arial" w:hAnsi="Arial" w:cs="Arial"/>
        </w:rPr>
        <w:t xml:space="preserve">The multiplex panel measured the plasma concentration of IFN- α, IFN- γ, IL-1β, IL-2, IL-4, IL-5, IL-6, IL-8 (CXCL8), IL10, IL-12p70, IL-17A (CTLA-8), IL-18, IP-10 (CXCL10), MCP-1 (CCL2), MIP-1α, MIP-1β, TNFα, and TNFβ.  </w:t>
      </w:r>
      <w:r w:rsidRPr="0055104B">
        <w:rPr>
          <w:rFonts w:ascii="Arial" w:hAnsi="Arial" w:cs="Arial"/>
        </w:rPr>
        <w:t xml:space="preserve">Briefly, 25 µL of plasma and internal controls were plated on a 96-well plate, incubated with magnetic beads, and washed before </w:t>
      </w:r>
      <w:r w:rsidR="00F8172C" w:rsidRPr="0055104B">
        <w:rPr>
          <w:rFonts w:ascii="Arial" w:hAnsi="Arial" w:cs="Arial"/>
        </w:rPr>
        <w:t>adding</w:t>
      </w:r>
      <w:r w:rsidRPr="0055104B">
        <w:rPr>
          <w:rFonts w:ascii="Arial" w:hAnsi="Arial" w:cs="Arial"/>
        </w:rPr>
        <w:t xml:space="preserve">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w:t>
      </w:r>
      <w:r w:rsidR="00C527FF" w:rsidRPr="0055104B">
        <w:rPr>
          <w:rFonts w:ascii="Arial" w:hAnsi="Arial" w:cs="Arial"/>
        </w:rPr>
        <w:t>utes</w:t>
      </w:r>
      <w:r w:rsidR="00F8172C" w:rsidRPr="0055104B">
        <w:rPr>
          <w:rFonts w:ascii="Arial" w:hAnsi="Arial" w:cs="Arial"/>
        </w:rPr>
        <w:t>, followed by adding</w:t>
      </w:r>
      <w:r w:rsidRPr="0055104B">
        <w:rPr>
          <w:rFonts w:ascii="Arial" w:hAnsi="Arial" w:cs="Arial"/>
        </w:rPr>
        <w:t xml:space="preserve">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w:t>
      </w:r>
      <w:r w:rsidR="002E188E" w:rsidRPr="0055104B">
        <w:rPr>
          <w:rFonts w:ascii="Arial" w:hAnsi="Arial" w:cs="Arial"/>
        </w:rPr>
        <w:t xml:space="preserve"> </w:t>
      </w:r>
      <w:proofErr w:type="spellStart"/>
      <w:r w:rsidRPr="0055104B">
        <w:rPr>
          <w:rFonts w:ascii="Arial" w:hAnsi="Arial" w:cs="Arial"/>
        </w:rPr>
        <w:t>pg</w:t>
      </w:r>
      <w:proofErr w:type="spellEnd"/>
      <w:r w:rsidRPr="0055104B">
        <w:rPr>
          <w:rFonts w:ascii="Arial" w:hAnsi="Arial" w:cs="Arial"/>
        </w:rPr>
        <w:t>/mL.</w:t>
      </w:r>
    </w:p>
    <w:p w14:paraId="68332784" w14:textId="26140951" w:rsidR="00807DD3" w:rsidRPr="0055104B" w:rsidRDefault="00D33FD6">
      <w:pPr>
        <w:pStyle w:val="Heading2"/>
        <w:rPr>
          <w:rFonts w:ascii="Arial" w:hAnsi="Arial" w:cs="Arial"/>
          <w:sz w:val="22"/>
          <w:szCs w:val="22"/>
        </w:rPr>
      </w:pPr>
      <w:r w:rsidRPr="0055104B">
        <w:rPr>
          <w:rFonts w:ascii="Arial" w:hAnsi="Arial" w:cs="Arial"/>
          <w:sz w:val="22"/>
          <w:szCs w:val="22"/>
        </w:rPr>
        <w:t>ACE2 and DPP-IV ELISA</w:t>
      </w:r>
    </w:p>
    <w:p w14:paraId="7F52A634" w14:textId="11C91419" w:rsidR="0029444B" w:rsidRPr="0055104B" w:rsidRDefault="000A266F" w:rsidP="00BC20A4">
      <w:pPr>
        <w:jc w:val="both"/>
        <w:rPr>
          <w:rFonts w:ascii="Arial" w:hAnsi="Arial" w:cs="Arial"/>
        </w:rPr>
      </w:pPr>
      <w:r w:rsidRPr="0055104B">
        <w:rPr>
          <w:rFonts w:ascii="Arial" w:hAnsi="Arial" w:cs="Arial"/>
        </w:rPr>
        <w:t xml:space="preserve">Circulating ACE2 </w:t>
      </w:r>
      <w:r w:rsidR="00B13C76" w:rsidRPr="0055104B">
        <w:rPr>
          <w:rFonts w:ascii="Arial" w:hAnsi="Arial" w:cs="Arial"/>
        </w:rPr>
        <w:t xml:space="preserve">and DPP-IV </w:t>
      </w:r>
      <w:r w:rsidRPr="0055104B">
        <w:rPr>
          <w:rFonts w:ascii="Arial" w:hAnsi="Arial" w:cs="Arial"/>
        </w:rPr>
        <w:t>w</w:t>
      </w:r>
      <w:r w:rsidR="00B13C76" w:rsidRPr="0055104B">
        <w:rPr>
          <w:rFonts w:ascii="Arial" w:hAnsi="Arial" w:cs="Arial"/>
        </w:rPr>
        <w:t>ere</w:t>
      </w:r>
      <w:r w:rsidRPr="0055104B">
        <w:rPr>
          <w:rFonts w:ascii="Arial" w:hAnsi="Arial" w:cs="Arial"/>
        </w:rPr>
        <w:t xml:space="preserve"> measured by sandwich ELISA</w:t>
      </w:r>
      <w:r w:rsidR="00AE4B67" w:rsidRPr="0055104B">
        <w:rPr>
          <w:rFonts w:ascii="Arial" w:hAnsi="Arial" w:cs="Arial"/>
        </w:rPr>
        <w:t xml:space="preserve"> (Invitrogen; EH489RB</w:t>
      </w:r>
      <w:r w:rsidR="00B13C76" w:rsidRPr="0055104B">
        <w:rPr>
          <w:rFonts w:ascii="Arial" w:hAnsi="Arial" w:cs="Arial"/>
        </w:rPr>
        <w:t xml:space="preserve">; </w:t>
      </w:r>
      <w:proofErr w:type="spellStart"/>
      <w:r w:rsidR="00B13C76" w:rsidRPr="0055104B">
        <w:rPr>
          <w:rFonts w:ascii="Arial" w:hAnsi="Arial" w:cs="Arial"/>
        </w:rPr>
        <w:t>Invitrogen</w:t>
      </w:r>
      <w:r w:rsidR="00B13C76" w:rsidRPr="0055104B">
        <w:rPr>
          <w:rFonts w:ascii="Arial" w:hAnsi="Arial" w:cs="Arial"/>
          <w:vertAlign w:val="superscript"/>
        </w:rPr>
        <w:t>TM</w:t>
      </w:r>
      <w:proofErr w:type="spellEnd"/>
      <w:r w:rsidR="00B13C76" w:rsidRPr="0055104B">
        <w:rPr>
          <w:rFonts w:ascii="Arial" w:hAnsi="Arial" w:cs="Arial"/>
        </w:rPr>
        <w:t>; EHDPP4</w:t>
      </w:r>
      <w:r w:rsidR="00AE4B67" w:rsidRPr="0055104B">
        <w:rPr>
          <w:rFonts w:ascii="Arial" w:hAnsi="Arial" w:cs="Arial"/>
        </w:rPr>
        <w:t xml:space="preserve">).  Briefly, </w:t>
      </w:r>
      <w:r w:rsidR="0051156C" w:rsidRPr="0055104B">
        <w:rPr>
          <w:rFonts w:ascii="Arial" w:hAnsi="Arial" w:cs="Arial"/>
        </w:rPr>
        <w:t xml:space="preserve">100 </w:t>
      </w:r>
      <w:proofErr w:type="spellStart"/>
      <w:r w:rsidR="0051156C" w:rsidRPr="0055104B">
        <w:rPr>
          <w:rFonts w:ascii="Arial" w:hAnsi="Arial" w:cs="Arial"/>
        </w:rPr>
        <w:t>μL</w:t>
      </w:r>
      <w:proofErr w:type="spellEnd"/>
      <w:r w:rsidR="0051156C" w:rsidRPr="0055104B">
        <w:rPr>
          <w:rFonts w:ascii="Arial" w:hAnsi="Arial" w:cs="Arial"/>
        </w:rPr>
        <w:t xml:space="preserve"> of standards and 100 </w:t>
      </w:r>
      <w:proofErr w:type="spellStart"/>
      <w:r w:rsidR="0051156C" w:rsidRPr="0055104B">
        <w:rPr>
          <w:rFonts w:ascii="Arial" w:hAnsi="Arial" w:cs="Arial"/>
        </w:rPr>
        <w:t>μL</w:t>
      </w:r>
      <w:proofErr w:type="spellEnd"/>
      <w:r w:rsidR="0051156C" w:rsidRPr="0055104B">
        <w:rPr>
          <w:rFonts w:ascii="Arial" w:hAnsi="Arial" w:cs="Arial"/>
        </w:rPr>
        <w:t xml:space="preserve"> of diluted plasma samples</w:t>
      </w:r>
      <w:r w:rsidR="00BC20A4" w:rsidRPr="0055104B">
        <w:rPr>
          <w:rFonts w:ascii="Arial" w:hAnsi="Arial" w:cs="Arial"/>
        </w:rPr>
        <w:t xml:space="preserve"> using the assay</w:t>
      </w:r>
      <w:r w:rsidR="00F8172C" w:rsidRPr="0055104B">
        <w:rPr>
          <w:rFonts w:ascii="Arial" w:hAnsi="Arial" w:cs="Arial"/>
        </w:rPr>
        <w:t>-</w:t>
      </w:r>
      <w:r w:rsidR="00BC20A4" w:rsidRPr="0055104B">
        <w:rPr>
          <w:rFonts w:ascii="Arial" w:hAnsi="Arial" w:cs="Arial"/>
        </w:rPr>
        <w:t xml:space="preserve">specific </w:t>
      </w:r>
      <w:proofErr w:type="spellStart"/>
      <w:r w:rsidR="00BC20A4" w:rsidRPr="0055104B">
        <w:rPr>
          <w:rFonts w:ascii="Arial" w:hAnsi="Arial" w:cs="Arial"/>
        </w:rPr>
        <w:t>dilient</w:t>
      </w:r>
      <w:proofErr w:type="spellEnd"/>
      <w:r w:rsidR="0051156C" w:rsidRPr="0055104B">
        <w:rPr>
          <w:rFonts w:ascii="Arial" w:hAnsi="Arial" w:cs="Arial"/>
        </w:rPr>
        <w:t xml:space="preserve"> were plated on a 96-well plate.  After a series of washes, 100 </w:t>
      </w:r>
      <w:proofErr w:type="spellStart"/>
      <w:r w:rsidR="0051156C" w:rsidRPr="0055104B">
        <w:rPr>
          <w:rFonts w:ascii="Arial" w:hAnsi="Arial" w:cs="Arial"/>
        </w:rPr>
        <w:t>μL</w:t>
      </w:r>
      <w:proofErr w:type="spellEnd"/>
      <w:r w:rsidR="0051156C" w:rsidRPr="0055104B">
        <w:rPr>
          <w:rFonts w:ascii="Arial" w:hAnsi="Arial" w:cs="Arial"/>
        </w:rPr>
        <w:t xml:space="preserve"> of biotin was added to each well, followed by a 1-hour incubation period at room temperature</w:t>
      </w:r>
      <w:r w:rsidR="00B13C76" w:rsidRPr="0055104B">
        <w:rPr>
          <w:rFonts w:ascii="Arial" w:hAnsi="Arial" w:cs="Arial"/>
        </w:rPr>
        <w:t xml:space="preserve"> with gentle shaking</w:t>
      </w:r>
      <w:r w:rsidR="0051156C" w:rsidRPr="0055104B">
        <w:rPr>
          <w:rFonts w:ascii="Arial" w:hAnsi="Arial" w:cs="Arial"/>
        </w:rPr>
        <w:t xml:space="preserve">.  The solution was </w:t>
      </w:r>
      <w:r w:rsidR="0029444B" w:rsidRPr="0055104B">
        <w:rPr>
          <w:rFonts w:ascii="Arial" w:hAnsi="Arial" w:cs="Arial"/>
        </w:rPr>
        <w:t>discarded,</w:t>
      </w:r>
      <w:r w:rsidR="0051156C" w:rsidRPr="0055104B">
        <w:rPr>
          <w:rFonts w:ascii="Arial" w:hAnsi="Arial" w:cs="Arial"/>
        </w:rPr>
        <w:t xml:space="preserve"> </w:t>
      </w:r>
      <w:r w:rsidR="00F8172C" w:rsidRPr="0055104B">
        <w:rPr>
          <w:rFonts w:ascii="Arial" w:hAnsi="Arial" w:cs="Arial"/>
        </w:rPr>
        <w:t xml:space="preserve">the plate was washed, and 100 </w:t>
      </w:r>
      <w:proofErr w:type="spellStart"/>
      <w:r w:rsidR="00F8172C" w:rsidRPr="0055104B">
        <w:rPr>
          <w:rFonts w:ascii="Arial" w:hAnsi="Arial" w:cs="Arial"/>
        </w:rPr>
        <w:t>μL</w:t>
      </w:r>
      <w:proofErr w:type="spellEnd"/>
      <w:r w:rsidR="00F8172C" w:rsidRPr="0055104B">
        <w:rPr>
          <w:rFonts w:ascii="Arial" w:hAnsi="Arial" w:cs="Arial"/>
        </w:rPr>
        <w:t xml:space="preserve"> of streptavidin-HRP was added</w:t>
      </w:r>
      <w:r w:rsidR="0029444B" w:rsidRPr="0055104B">
        <w:rPr>
          <w:rFonts w:ascii="Arial" w:hAnsi="Arial" w:cs="Arial"/>
        </w:rPr>
        <w:t>.  The plate was incubated for 45 minutes</w:t>
      </w:r>
      <w:r w:rsidR="00B13C76" w:rsidRPr="0055104B">
        <w:rPr>
          <w:rFonts w:ascii="Arial" w:hAnsi="Arial" w:cs="Arial"/>
        </w:rPr>
        <w:t xml:space="preserve"> with gentle shaking</w:t>
      </w:r>
      <w:r w:rsidR="0029444B" w:rsidRPr="0055104B">
        <w:rPr>
          <w:rFonts w:ascii="Arial" w:hAnsi="Arial" w:cs="Arial"/>
        </w:rPr>
        <w:t xml:space="preserve">.  After the solution was discarded and the plate washed, 100 </w:t>
      </w:r>
      <w:proofErr w:type="spellStart"/>
      <w:r w:rsidR="0029444B" w:rsidRPr="0055104B">
        <w:rPr>
          <w:rFonts w:ascii="Arial" w:hAnsi="Arial" w:cs="Arial"/>
        </w:rPr>
        <w:t>μL</w:t>
      </w:r>
      <w:proofErr w:type="spellEnd"/>
      <w:r w:rsidR="0029444B" w:rsidRPr="0055104B">
        <w:rPr>
          <w:rFonts w:ascii="Arial" w:hAnsi="Arial" w:cs="Arial"/>
        </w:rPr>
        <w:t xml:space="preserve"> of TMB substrate was added and incubated for 30 minutes.  Once </w:t>
      </w:r>
      <w:r w:rsidR="00001D5E" w:rsidRPr="0055104B">
        <w:rPr>
          <w:rFonts w:ascii="Arial" w:hAnsi="Arial" w:cs="Arial"/>
        </w:rPr>
        <w:t>the stop solution was added, the plate was read at an absorbance of 450 nm, and an assay-specific</w:t>
      </w:r>
      <w:r w:rsidR="00BC20A4" w:rsidRPr="0055104B">
        <w:rPr>
          <w:rFonts w:ascii="Arial" w:hAnsi="Arial" w:cs="Arial"/>
        </w:rPr>
        <w:t xml:space="preserve"> standard curve was used to obtain the protein concentrations. </w:t>
      </w:r>
      <w:r w:rsidR="0029444B" w:rsidRPr="0055104B">
        <w:rPr>
          <w:rFonts w:ascii="Arial" w:hAnsi="Arial" w:cs="Arial"/>
        </w:rPr>
        <w:t xml:space="preserve">The </w:t>
      </w:r>
      <w:r w:rsidR="00F8172C" w:rsidRPr="0055104B">
        <w:rPr>
          <w:rFonts w:ascii="Arial" w:hAnsi="Arial" w:cs="Arial"/>
        </w:rPr>
        <w:t>plasma ACE2 and DPP-IV concentrations</w:t>
      </w:r>
      <w:r w:rsidR="00107F63" w:rsidRPr="0055104B">
        <w:rPr>
          <w:rFonts w:ascii="Arial" w:hAnsi="Arial" w:cs="Arial"/>
        </w:rPr>
        <w:t xml:space="preserve"> </w:t>
      </w:r>
      <w:r w:rsidR="00BC20A4" w:rsidRPr="0055104B">
        <w:rPr>
          <w:rFonts w:ascii="Arial" w:hAnsi="Arial" w:cs="Arial"/>
        </w:rPr>
        <w:t xml:space="preserve">were reported as ng/mL and </w:t>
      </w:r>
      <w:proofErr w:type="spellStart"/>
      <w:r w:rsidR="00107F63" w:rsidRPr="0055104B">
        <w:rPr>
          <w:rFonts w:ascii="Arial" w:hAnsi="Arial" w:cs="Arial"/>
        </w:rPr>
        <w:t>pg</w:t>
      </w:r>
      <w:proofErr w:type="spellEnd"/>
      <w:r w:rsidR="00107F63" w:rsidRPr="0055104B">
        <w:rPr>
          <w:rFonts w:ascii="Arial" w:hAnsi="Arial" w:cs="Arial"/>
        </w:rPr>
        <w:t>/mL</w:t>
      </w:r>
      <w:r w:rsidR="00BC20A4" w:rsidRPr="0055104B">
        <w:rPr>
          <w:rFonts w:ascii="Arial" w:hAnsi="Arial" w:cs="Arial"/>
        </w:rPr>
        <w:t>, respectively.</w:t>
      </w:r>
    </w:p>
    <w:p w14:paraId="20BF03F7" w14:textId="437A4A03" w:rsidR="00807DD3" w:rsidRPr="0055104B" w:rsidRDefault="00C527FF">
      <w:pPr>
        <w:pStyle w:val="Heading2"/>
        <w:rPr>
          <w:rFonts w:ascii="Arial" w:hAnsi="Arial" w:cs="Arial"/>
          <w:sz w:val="22"/>
          <w:szCs w:val="22"/>
        </w:rPr>
      </w:pPr>
      <w:r w:rsidRPr="0055104B">
        <w:rPr>
          <w:rFonts w:ascii="Arial" w:hAnsi="Arial" w:cs="Arial"/>
          <w:sz w:val="22"/>
          <w:szCs w:val="22"/>
        </w:rPr>
        <w:t xml:space="preserve">Primary and Secondary </w:t>
      </w:r>
      <w:r w:rsidR="62B9C4CC" w:rsidRPr="0055104B">
        <w:rPr>
          <w:rFonts w:ascii="Arial" w:hAnsi="Arial" w:cs="Arial"/>
          <w:sz w:val="22"/>
          <w:szCs w:val="22"/>
        </w:rPr>
        <w:t>Outcome</w:t>
      </w:r>
      <w:r w:rsidR="00D837DC" w:rsidRPr="0055104B">
        <w:rPr>
          <w:rFonts w:ascii="Arial" w:hAnsi="Arial" w:cs="Arial"/>
          <w:sz w:val="22"/>
          <w:szCs w:val="22"/>
        </w:rPr>
        <w:t>s</w:t>
      </w:r>
    </w:p>
    <w:p w14:paraId="5B07E3EF" w14:textId="115A0CC7" w:rsidR="62B9C4CC" w:rsidRPr="0055104B" w:rsidRDefault="62B9C4CC" w:rsidP="00D837DC">
      <w:pPr>
        <w:jc w:val="both"/>
        <w:rPr>
          <w:rFonts w:ascii="Arial" w:hAnsi="Arial" w:cs="Arial"/>
        </w:rPr>
      </w:pPr>
      <w:r w:rsidRPr="0055104B">
        <w:rPr>
          <w:rFonts w:ascii="Arial" w:hAnsi="Arial" w:cs="Arial"/>
        </w:rPr>
        <w:t xml:space="preserve">Patients were </w:t>
      </w:r>
      <w:r w:rsidR="1360ADA1" w:rsidRPr="0055104B">
        <w:rPr>
          <w:rFonts w:ascii="Arial" w:hAnsi="Arial" w:cs="Arial"/>
        </w:rPr>
        <w:t>stratified</w:t>
      </w:r>
      <w:r w:rsidRPr="0055104B">
        <w:rPr>
          <w:rFonts w:ascii="Arial" w:hAnsi="Arial" w:cs="Arial"/>
        </w:rPr>
        <w:t xml:space="preserve"> into those with COVID-19 and those without COVID-19</w:t>
      </w:r>
      <w:r w:rsidR="00F8172C" w:rsidRPr="0055104B">
        <w:rPr>
          <w:rFonts w:ascii="Arial" w:hAnsi="Arial" w:cs="Arial"/>
        </w:rPr>
        <w:t>,</w:t>
      </w:r>
      <w:r w:rsidRPr="0055104B">
        <w:rPr>
          <w:rFonts w:ascii="Arial" w:hAnsi="Arial" w:cs="Arial"/>
        </w:rPr>
        <w:t xml:space="preserve"> as well as those with diabetes and those without diabetes. The primary endpoint was </w:t>
      </w:r>
      <w:r w:rsidR="00C527FF" w:rsidRPr="0055104B">
        <w:rPr>
          <w:rFonts w:ascii="Arial" w:hAnsi="Arial" w:cs="Arial"/>
        </w:rPr>
        <w:t>the identification of differentially expressed genes between individuals with and without COVID-19 stratified by diabetes status</w:t>
      </w:r>
      <w:r w:rsidR="094E4BA2" w:rsidRPr="0055104B">
        <w:rPr>
          <w:rFonts w:ascii="Arial" w:hAnsi="Arial" w:cs="Arial"/>
        </w:rPr>
        <w:t>.</w:t>
      </w:r>
      <w:r w:rsidR="00C527FF" w:rsidRPr="0055104B">
        <w:rPr>
          <w:rFonts w:ascii="Arial" w:hAnsi="Arial" w:cs="Arial"/>
        </w:rPr>
        <w:t xml:space="preserve">  </w:t>
      </w:r>
      <w:r w:rsidR="07CEEC11" w:rsidRPr="0055104B">
        <w:rPr>
          <w:rFonts w:ascii="Arial" w:hAnsi="Arial" w:cs="Arial"/>
        </w:rPr>
        <w:t xml:space="preserve">Secondary endpoints include </w:t>
      </w:r>
      <w:r w:rsidR="02CAE508" w:rsidRPr="0055104B">
        <w:rPr>
          <w:rFonts w:ascii="Arial" w:hAnsi="Arial" w:cs="Arial"/>
        </w:rPr>
        <w:t>differences in inflammatory mediator expression</w:t>
      </w:r>
      <w:r w:rsidR="00C527FF" w:rsidRPr="0055104B">
        <w:rPr>
          <w:rFonts w:ascii="Arial" w:hAnsi="Arial" w:cs="Arial"/>
        </w:rPr>
        <w:t xml:space="preserve">, circulating ACE2 circulating DPPIV, </w:t>
      </w:r>
      <w:r w:rsidR="02CAE508" w:rsidRPr="0055104B">
        <w:rPr>
          <w:rFonts w:ascii="Arial" w:hAnsi="Arial" w:cs="Arial"/>
        </w:rPr>
        <w:t>and</w:t>
      </w:r>
      <w:r w:rsidR="00C527FF" w:rsidRPr="0055104B">
        <w:rPr>
          <w:rFonts w:ascii="Arial" w:hAnsi="Arial" w:cs="Arial"/>
        </w:rPr>
        <w:t xml:space="preserve"> clinical outcomes such as death, length of hospital stay, and WHO-OSCI score</w:t>
      </w:r>
      <w:r w:rsidR="25C643DB" w:rsidRPr="0055104B">
        <w:rPr>
          <w:rFonts w:ascii="Arial" w:hAnsi="Arial" w:cs="Arial"/>
        </w:rPr>
        <w:t>.</w:t>
      </w:r>
    </w:p>
    <w:p w14:paraId="58C0336C" w14:textId="67F504AD" w:rsidR="00DD602B" w:rsidRPr="0055104B" w:rsidRDefault="00D33FD6" w:rsidP="00DD602B">
      <w:pPr>
        <w:pStyle w:val="Heading2"/>
        <w:rPr>
          <w:rFonts w:ascii="Arial" w:hAnsi="Arial" w:cs="Arial"/>
          <w:sz w:val="22"/>
          <w:szCs w:val="22"/>
        </w:rPr>
      </w:pPr>
      <w:r w:rsidRPr="0055104B">
        <w:rPr>
          <w:rFonts w:ascii="Arial" w:hAnsi="Arial" w:cs="Arial"/>
          <w:sz w:val="22"/>
          <w:szCs w:val="22"/>
        </w:rPr>
        <w:t>Statistical Analysis</w:t>
      </w:r>
    </w:p>
    <w:p w14:paraId="70FEF3F9" w14:textId="1C3AE90F" w:rsidR="00DD602B" w:rsidRPr="0055104B" w:rsidRDefault="00D33FD6" w:rsidP="00CC0A9A">
      <w:pPr>
        <w:rPr>
          <w:rFonts w:ascii="Arial" w:hAnsi="Arial" w:cs="Arial"/>
        </w:rPr>
      </w:pPr>
      <w:r w:rsidRPr="0055104B">
        <w:rPr>
          <w:rFonts w:ascii="Arial" w:hAnsi="Arial" w:cs="Arial"/>
        </w:rPr>
        <w:t>Statistical analysis</w:t>
      </w:r>
      <w:r w:rsidR="00DD602B" w:rsidRPr="0055104B">
        <w:rPr>
          <w:rFonts w:ascii="Arial" w:hAnsi="Arial" w:cs="Arial"/>
        </w:rPr>
        <w:t xml:space="preserve"> and </w:t>
      </w:r>
      <w:r w:rsidR="00160E40" w:rsidRPr="0055104B">
        <w:rPr>
          <w:rFonts w:ascii="Arial" w:hAnsi="Arial" w:cs="Arial"/>
        </w:rPr>
        <w:t xml:space="preserve">data </w:t>
      </w:r>
      <w:r w:rsidR="00DD602B" w:rsidRPr="0055104B">
        <w:rPr>
          <w:rFonts w:ascii="Arial" w:hAnsi="Arial" w:cs="Arial"/>
        </w:rPr>
        <w:t xml:space="preserve">visualization were </w:t>
      </w:r>
      <w:r w:rsidR="00160E40" w:rsidRPr="0055104B">
        <w:rPr>
          <w:rFonts w:ascii="Arial" w:hAnsi="Arial" w:cs="Arial"/>
        </w:rPr>
        <w:t xml:space="preserve">performed </w:t>
      </w:r>
      <w:r w:rsidR="00DD602B" w:rsidRPr="0055104B">
        <w:rPr>
          <w:rFonts w:ascii="Arial" w:hAnsi="Arial" w:cs="Arial"/>
        </w:rPr>
        <w:t xml:space="preserve">using </w:t>
      </w:r>
      <w:r w:rsidRPr="0055104B">
        <w:rPr>
          <w:rFonts w:ascii="Arial" w:hAnsi="Arial" w:cs="Arial"/>
          <w:i/>
          <w:iCs/>
        </w:rPr>
        <w:t>R</w:t>
      </w:r>
      <w:r w:rsidR="00DD602B" w:rsidRPr="0055104B">
        <w:rPr>
          <w:rFonts w:ascii="Arial" w:hAnsi="Arial" w:cs="Arial"/>
        </w:rPr>
        <w:t xml:space="preserve"> 4.3.1 software</w:t>
      </w:r>
      <w:r w:rsidR="00160E40" w:rsidRPr="0055104B">
        <w:rPr>
          <w:rFonts w:ascii="Arial" w:hAnsi="Arial" w:cs="Arial"/>
        </w:rPr>
        <w:t>.</w:t>
      </w:r>
      <w:r w:rsidR="00160E40" w:rsidRPr="0055104B">
        <w:rPr>
          <w:rFonts w:ascii="Arial" w:hAnsi="Arial" w:cs="Arial"/>
        </w:rPr>
        <w:fldChar w:fldCharType="begin"/>
      </w:r>
      <w:r w:rsidR="00160E40" w:rsidRPr="0055104B">
        <w:rPr>
          <w:rFonts w:ascii="Arial" w:hAnsi="Arial" w:cs="Arial"/>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55104B">
        <w:rPr>
          <w:rFonts w:ascii="Arial" w:hAnsi="Arial" w:cs="Arial"/>
        </w:rPr>
        <w:fldChar w:fldCharType="separate"/>
      </w:r>
      <w:r w:rsidR="00160E40" w:rsidRPr="0055104B">
        <w:rPr>
          <w:rFonts w:ascii="Arial" w:hAnsi="Arial" w:cs="Arial"/>
          <w:noProof/>
          <w:vertAlign w:val="superscript"/>
        </w:rPr>
        <w:t>18</w:t>
      </w:r>
      <w:r w:rsidR="00160E40" w:rsidRPr="0055104B">
        <w:rPr>
          <w:rFonts w:ascii="Arial" w:hAnsi="Arial" w:cs="Arial"/>
        </w:rPr>
        <w:fldChar w:fldCharType="end"/>
      </w:r>
      <w:r w:rsidR="00160E40" w:rsidRPr="0055104B">
        <w:rPr>
          <w:rFonts w:ascii="Arial" w:hAnsi="Arial" w:cs="Arial"/>
        </w:rPr>
        <w:t xml:space="preserve">  All data are presented with summary statistics. </w:t>
      </w:r>
      <w:r w:rsidR="00F8172C" w:rsidRPr="0055104B">
        <w:rPr>
          <w:rFonts w:ascii="Arial" w:hAnsi="Arial" w:cs="Arial"/>
        </w:rPr>
        <w:t xml:space="preserve">Categorical variables are represented as proportions, and continuous data are represented by means and </w:t>
      </w:r>
      <w:r w:rsidR="004C7139" w:rsidRPr="0055104B">
        <w:rPr>
          <w:rFonts w:ascii="Arial" w:hAnsi="Arial" w:cs="Arial"/>
        </w:rPr>
        <w:t xml:space="preserve">standard deviations or </w:t>
      </w:r>
      <w:r w:rsidR="00F8172C" w:rsidRPr="0055104B">
        <w:rPr>
          <w:rFonts w:ascii="Arial" w:hAnsi="Arial" w:cs="Arial"/>
        </w:rPr>
        <w:t>standard errors. Differences in baseline characteristics were analyzed utilizing a t-test or analysis of variance (ANOVA) for continuous data and chi-squared test for categorical data.</w:t>
      </w:r>
      <w:r w:rsidR="00160E40" w:rsidRPr="0055104B">
        <w:rPr>
          <w:rFonts w:ascii="Arial" w:hAnsi="Arial" w:cs="Arial"/>
        </w:rPr>
        <w:t xml:space="preserve"> </w:t>
      </w:r>
      <w:r w:rsidR="00DD602B" w:rsidRPr="0055104B">
        <w:rPr>
          <w:rFonts w:ascii="Arial" w:hAnsi="Arial" w:cs="Arial"/>
        </w:rPr>
        <w:t>RNA-seq data w</w:t>
      </w:r>
      <w:r w:rsidR="00160E40" w:rsidRPr="0055104B">
        <w:rPr>
          <w:rFonts w:ascii="Arial" w:hAnsi="Arial" w:cs="Arial"/>
        </w:rPr>
        <w:t>ere</w:t>
      </w:r>
      <w:r w:rsidR="00DD602B" w:rsidRPr="0055104B">
        <w:rPr>
          <w:rFonts w:ascii="Arial" w:hAnsi="Arial" w:cs="Arial"/>
        </w:rPr>
        <w:t xml:space="preserve"> analyzed with </w:t>
      </w:r>
      <w:r w:rsidR="00F8172C" w:rsidRPr="0055104B">
        <w:rPr>
          <w:rFonts w:ascii="Arial" w:hAnsi="Arial" w:cs="Arial"/>
        </w:rPr>
        <w:t xml:space="preserve">the </w:t>
      </w:r>
      <w:r w:rsidR="00C8355F" w:rsidRPr="0055104B">
        <w:rPr>
          <w:rFonts w:ascii="Arial" w:hAnsi="Arial" w:cs="Arial"/>
        </w:rPr>
        <w:t xml:space="preserve">DESeq2 R package </w:t>
      </w:r>
      <w:r w:rsidR="00F8172C" w:rsidRPr="0055104B">
        <w:rPr>
          <w:rFonts w:ascii="Arial" w:hAnsi="Arial" w:cs="Arial"/>
        </w:rPr>
        <w:t>based on the negative binomial distribution for differential gene expression analysis</w:t>
      </w:r>
      <w:r w:rsidR="002E188E" w:rsidRPr="0055104B">
        <w:rPr>
          <w:rFonts w:ascii="Arial" w:hAnsi="Arial" w:cs="Arial"/>
        </w:rPr>
        <w:t>.</w:t>
      </w:r>
      <w:r w:rsidR="00A82179" w:rsidRPr="0055104B">
        <w:rPr>
          <w:rFonts w:ascii="Arial" w:hAnsi="Arial" w:cs="Arial"/>
        </w:rPr>
        <w:fldChar w:fldCharType="begin"/>
      </w:r>
      <w:r w:rsidR="009C2C27" w:rsidRPr="0055104B">
        <w:rPr>
          <w:rFonts w:ascii="Arial" w:hAnsi="Arial" w:cs="Arial"/>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160E40" w:rsidRPr="0055104B">
        <w:rPr>
          <w:rFonts w:ascii="Arial" w:hAnsi="Arial" w:cs="Arial"/>
          <w:noProof/>
          <w:vertAlign w:val="superscript"/>
        </w:rPr>
        <w:t>19</w:t>
      </w:r>
      <w:r w:rsidR="00A82179" w:rsidRPr="0055104B">
        <w:rPr>
          <w:rFonts w:ascii="Arial" w:hAnsi="Arial" w:cs="Arial"/>
        </w:rPr>
        <w:fldChar w:fldCharType="end"/>
      </w:r>
    </w:p>
    <w:p w14:paraId="7FE292EF" w14:textId="3DC8CEAA" w:rsidR="00807DD3" w:rsidRPr="0055104B" w:rsidRDefault="00D33FD6">
      <w:pPr>
        <w:pStyle w:val="Heading1"/>
        <w:rPr>
          <w:rFonts w:ascii="Arial" w:hAnsi="Arial" w:cs="Arial"/>
          <w:sz w:val="22"/>
          <w:szCs w:val="22"/>
        </w:rPr>
      </w:pPr>
      <w:r w:rsidRPr="0055104B">
        <w:rPr>
          <w:rFonts w:ascii="Arial" w:hAnsi="Arial" w:cs="Arial"/>
          <w:sz w:val="22"/>
          <w:szCs w:val="22"/>
        </w:rPr>
        <w:lastRenderedPageBreak/>
        <w:t>Results</w:t>
      </w:r>
    </w:p>
    <w:p w14:paraId="5E772F18" w14:textId="1B98A7A6"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commentRangeStart w:id="26"/>
      <w:commentRangeStart w:id="27"/>
      <w:proofErr w:type="spellStart"/>
      <w:r w:rsidR="00294DD5" w:rsidRPr="0055104B">
        <w:rPr>
          <w:rFonts w:ascii="Arial" w:hAnsi="Arial" w:cs="Arial"/>
        </w:rPr>
        <w:t>Charlson</w:t>
      </w:r>
      <w:proofErr w:type="spellEnd"/>
      <w:r w:rsidR="00294DD5" w:rsidRPr="0055104B">
        <w:rPr>
          <w:rFonts w:ascii="Arial" w:hAnsi="Arial" w:cs="Arial"/>
        </w:rPr>
        <w:t xml:space="preserve"> </w:t>
      </w:r>
      <w:proofErr w:type="spellStart"/>
      <w:r w:rsidR="00294DD5" w:rsidRPr="0055104B">
        <w:rPr>
          <w:rFonts w:ascii="Arial" w:hAnsi="Arial" w:cs="Arial"/>
        </w:rPr>
        <w:t>Deyo</w:t>
      </w:r>
      <w:proofErr w:type="spellEnd"/>
      <w:r w:rsidR="00294DD5" w:rsidRPr="0055104B">
        <w:rPr>
          <w:rFonts w:ascii="Arial" w:hAnsi="Arial" w:cs="Arial"/>
        </w:rPr>
        <w:t xml:space="preserve"> Index</w:t>
      </w:r>
      <w:commentRangeEnd w:id="26"/>
      <w:r w:rsidR="00A66956">
        <w:rPr>
          <w:rStyle w:val="CommentReference"/>
        </w:rPr>
        <w:commentReference w:id="26"/>
      </w:r>
      <w:commentRangeEnd w:id="27"/>
      <w:r w:rsidR="004E1BF1">
        <w:rPr>
          <w:rStyle w:val="CommentReference"/>
        </w:rPr>
        <w:commentReference w:id="27"/>
      </w:r>
      <w:r w:rsidR="00294DD5" w:rsidRPr="0055104B">
        <w:rPr>
          <w:rFonts w:ascii="Arial" w:hAnsi="Arial" w:cs="Arial"/>
        </w:rPr>
        <w:t xml:space="preserve">.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commentRangeStart w:id="28"/>
      <w:r w:rsidRPr="0055104B">
        <w:rPr>
          <w:rFonts w:ascii="Arial" w:hAnsi="Arial" w:cs="Arial"/>
          <w:b/>
        </w:rPr>
        <w:t xml:space="preserve">Figure </w:t>
      </w:r>
      <w:r w:rsidR="00AD10CE" w:rsidRPr="0055104B">
        <w:rPr>
          <w:rFonts w:ascii="Arial" w:hAnsi="Arial" w:cs="Arial"/>
          <w:b/>
        </w:rPr>
        <w:t>1</w:t>
      </w:r>
      <w:commentRangeEnd w:id="28"/>
      <w:r w:rsidR="00A66956">
        <w:rPr>
          <w:rStyle w:val="CommentReference"/>
        </w:rPr>
        <w:commentReference w:id="28"/>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48912B24" w:rsidR="00074A69" w:rsidRPr="0055104B" w:rsidRDefault="00074A69" w:rsidP="00074A69">
      <w:pPr>
        <w:jc w:val="both"/>
        <w:rPr>
          <w:rFonts w:ascii="Arial" w:hAnsi="Arial" w:cs="Arial"/>
        </w:rPr>
      </w:pPr>
      <w:r w:rsidRPr="0055104B">
        <w:rPr>
          <w:rFonts w:ascii="Arial" w:hAnsi="Arial" w:cs="Arial"/>
        </w:rPr>
        <w:t xml:space="preserve">Next, </w:t>
      </w:r>
      <w:proofErr w:type="spellStart"/>
      <w:r w:rsidRPr="0055104B">
        <w:rPr>
          <w:rFonts w:ascii="Arial" w:hAnsi="Arial" w:cs="Arial"/>
        </w:rPr>
        <w:t>we</w:t>
      </w:r>
      <w:del w:id="29" w:author="Sargsyan, Davit [JRDUS]" w:date="2024-09-29T22:26:00Z">
        <w:r w:rsidRPr="0055104B" w:rsidDel="00A66956">
          <w:rPr>
            <w:rFonts w:ascii="Arial" w:hAnsi="Arial" w:cs="Arial"/>
          </w:rPr>
          <w:delText xml:space="preserve"> identify</w:delText>
        </w:r>
      </w:del>
      <w:ins w:id="30" w:author="Sargsyan, Davit [JRDUS]" w:date="2024-09-29T22:26:00Z">
        <w:r w:rsidR="00A66956">
          <w:rPr>
            <w:rFonts w:ascii="Arial" w:hAnsi="Arial" w:cs="Arial"/>
          </w:rPr>
          <w:t>identified</w:t>
        </w:r>
      </w:ins>
      <w:proofErr w:type="spellEnd"/>
      <w:r w:rsidRPr="0055104B">
        <w:rPr>
          <w:rFonts w:ascii="Arial" w:hAnsi="Arial" w:cs="Arial"/>
        </w:rPr>
        <w:t xml:space="preserve">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7F7E707A"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w:t>
      </w:r>
      <w:commentRangeStart w:id="31"/>
      <w:r w:rsidR="00F8172C" w:rsidRPr="0055104B">
        <w:rPr>
          <w:rFonts w:ascii="Arial" w:hAnsi="Arial" w:cs="Arial"/>
        </w:rPr>
        <w:t>Interferon-Alpha</w:t>
      </w:r>
      <w:commentRangeEnd w:id="31"/>
      <w:r w:rsidR="009948BD">
        <w:rPr>
          <w:rStyle w:val="CommentReference"/>
        </w:rPr>
        <w:commentReference w:id="31"/>
      </w:r>
      <w:r w:rsidR="00F8172C" w:rsidRPr="0055104B">
        <w:rPr>
          <w:rFonts w:ascii="Arial" w:hAnsi="Arial" w:cs="Arial"/>
        </w:rPr>
        <w:t xml:space="preserve"> Inducible Protein 27 (IFI27) coding gene, with </w:t>
      </w:r>
      <w:r w:rsidR="00E16229" w:rsidRPr="0055104B">
        <w:rPr>
          <w:rFonts w:ascii="Arial" w:hAnsi="Arial" w:cs="Arial"/>
        </w:rPr>
        <w:t xml:space="preserve">more than a </w:t>
      </w:r>
      <w:proofErr w:type="spellStart"/>
      <w:r w:rsidR="00F8172C" w:rsidRPr="0055104B">
        <w:rPr>
          <w:rFonts w:ascii="Arial" w:hAnsi="Arial" w:cs="Arial"/>
        </w:rPr>
        <w:t>a</w:t>
      </w:r>
      <w:proofErr w:type="spellEnd"/>
      <w:r w:rsidR="00F8172C" w:rsidRPr="0055104B">
        <w:rPr>
          <w:rFonts w:ascii="Arial" w:hAnsi="Arial" w:cs="Arial"/>
        </w:rPr>
        <w:t xml:space="preserve"> 2-fold </w:t>
      </w:r>
      <w:proofErr w:type="gramStart"/>
      <w:r w:rsidR="00F8172C" w:rsidRPr="0055104B">
        <w:rPr>
          <w:rFonts w:ascii="Arial" w:hAnsi="Arial" w:cs="Arial"/>
        </w:rPr>
        <w:t xml:space="preserve">difference  </w:t>
      </w:r>
      <w:r w:rsidR="00F8172C" w:rsidRPr="00C502C3">
        <w:rPr>
          <w:rFonts w:ascii="Arial" w:hAnsi="Arial" w:cs="Arial"/>
        </w:rPr>
        <w:t>(</w:t>
      </w:r>
      <w:proofErr w:type="gramEnd"/>
      <w:r w:rsidR="00E16229" w:rsidRPr="00C502C3">
        <w:rPr>
          <w:rFonts w:ascii="Arial" w:hAnsi="Arial" w:cs="Arial"/>
        </w:rPr>
        <w:t xml:space="preserve">Ratio = 2.37, </w:t>
      </w:r>
      <w:r w:rsidR="00F8172C" w:rsidRPr="00C502C3">
        <w:rPr>
          <w:rFonts w:ascii="Arial" w:hAnsi="Arial" w:cs="Arial"/>
        </w:rPr>
        <w:t>SEM = 0.49).</w:t>
      </w:r>
      <w:r w:rsidR="00F8172C" w:rsidRPr="0055104B">
        <w:rPr>
          <w:rFonts w:ascii="Arial" w:hAnsi="Arial" w:cs="Arial"/>
        </w:rPr>
        <w:t xml:space="preserve">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w:t>
      </w:r>
      <w:commentRangeStart w:id="32"/>
      <w:r w:rsidR="00F8172C" w:rsidRPr="0055104B">
        <w:rPr>
          <w:rFonts w:ascii="Arial" w:hAnsi="Arial" w:cs="Arial"/>
        </w:rPr>
        <w:t>Table X</w:t>
      </w:r>
      <w:commentRangeEnd w:id="32"/>
      <w:r w:rsidR="00A66956">
        <w:rPr>
          <w:rStyle w:val="CommentReference"/>
        </w:rPr>
        <w:commentReference w:id="32"/>
      </w:r>
      <w:r w:rsidR="00F8172C" w:rsidRPr="0055104B">
        <w:rPr>
          <w:rFonts w:ascii="Arial" w:hAnsi="Arial" w:cs="Arial"/>
        </w:rPr>
        <w:t>).</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There was a numerical increase in TNF alpha and IL-6 in individuals with COVID and DM versus those without either disease; however, the difference failed to reach significance.</w:t>
      </w:r>
    </w:p>
    <w:p w14:paraId="250937EE" w14:textId="6DB36C44" w:rsidR="008B0FDE" w:rsidRPr="0055104B" w:rsidRDefault="00D33FD6" w:rsidP="00294DD5">
      <w:pPr>
        <w:pStyle w:val="Heading2"/>
        <w:rPr>
          <w:rFonts w:ascii="Arial" w:hAnsi="Arial" w:cs="Arial"/>
          <w:sz w:val="22"/>
          <w:szCs w:val="22"/>
          <w:highlight w:val="yellow"/>
        </w:rPr>
      </w:pPr>
      <w:r w:rsidRPr="0055104B">
        <w:rPr>
          <w:rFonts w:ascii="Arial" w:hAnsi="Arial" w:cs="Arial"/>
          <w:sz w:val="22"/>
          <w:szCs w:val="22"/>
          <w:highlight w:val="yellow"/>
        </w:rPr>
        <w:t>DPP-IV and ACE2 signature analysis</w:t>
      </w:r>
    </w:p>
    <w:p w14:paraId="0AC67890" w14:textId="77777777" w:rsidR="008F685D" w:rsidRDefault="008B0FDE" w:rsidP="008B0FDE">
      <w:pPr>
        <w:rPr>
          <w:ins w:id="33" w:author="Sargsyan, Davit [JRDUS]" w:date="2024-09-30T16:21:00Z"/>
          <w:rFonts w:ascii="Arial" w:hAnsi="Arial" w:cs="Arial"/>
          <w:highlight w:val="yellow"/>
        </w:rPr>
      </w:pPr>
      <w:r w:rsidRPr="0055104B">
        <w:rPr>
          <w:rFonts w:ascii="Arial" w:hAnsi="Arial" w:cs="Arial"/>
          <w:highlight w:val="yellow"/>
        </w:rPr>
        <w:t xml:space="preserve">Plasma ACE2 and DPP-IV were measured using ELISA.  </w:t>
      </w:r>
    </w:p>
    <w:p w14:paraId="0702C64C" w14:textId="5F0B1040" w:rsidR="008F685D" w:rsidRDefault="008F685D" w:rsidP="008B0FDE">
      <w:pPr>
        <w:rPr>
          <w:ins w:id="34" w:author="Sargsyan, Davit [JRDUS]" w:date="2024-09-30T16:21:00Z"/>
          <w:rFonts w:ascii="Arial" w:hAnsi="Arial" w:cs="Arial"/>
          <w:highlight w:val="yellow"/>
        </w:rPr>
      </w:pPr>
      <w:moveToRangeStart w:id="35" w:author="Sargsyan, Davit [JRDUS]" w:date="2024-09-30T16:21:00Z" w:name="move178605706"/>
      <w:moveTo w:id="36" w:author="Sargsyan, Davit [JRDUS]" w:date="2024-09-30T16:21:00Z">
        <w:r w:rsidRPr="0055104B">
          <w:rPr>
            <w:rFonts w:ascii="Arial" w:hAnsi="Arial" w:cs="Arial"/>
            <w:highlight w:val="yellow"/>
          </w:rPr>
          <w:lastRenderedPageBreak/>
          <w:t>DPP-IV was significantly lower in individuals with COVID-19 versus those without the infection (</w:t>
        </w:r>
        <w:commentRangeStart w:id="37"/>
        <w:r w:rsidRPr="0055104B">
          <w:rPr>
            <w:rFonts w:ascii="Arial" w:hAnsi="Arial" w:cs="Arial"/>
            <w:highlight w:val="yellow"/>
          </w:rPr>
          <w:t>322.6</w:t>
        </w:r>
        <w:del w:id="38" w:author="Sargsyan, Davit [JRDUS]" w:date="2024-09-30T17:19:00Z">
          <w:r w:rsidRPr="0055104B" w:rsidDel="00547221">
            <w:rPr>
              <w:rFonts w:ascii="Arial" w:hAnsi="Arial" w:cs="Arial"/>
              <w:highlight w:val="yellow"/>
            </w:rPr>
            <w:delText>2</w:delText>
          </w:r>
        </w:del>
        <w:r w:rsidRPr="0055104B">
          <w:rPr>
            <w:rFonts w:ascii="Arial" w:hAnsi="Arial" w:cs="Arial"/>
            <w:highlight w:val="yellow"/>
          </w:rPr>
          <w:t xml:space="preserve"> </w:t>
        </w:r>
        <w:r w:rsidRPr="0055104B">
          <w:rPr>
            <w:rFonts w:ascii="Arial" w:hAnsi="Arial" w:cs="Arial"/>
            <w:highlight w:val="yellow"/>
          </w:rPr>
          <w:sym w:font="Symbol" w:char="F0B1"/>
        </w:r>
        <w:r w:rsidRPr="0055104B">
          <w:rPr>
            <w:rFonts w:ascii="Arial" w:hAnsi="Arial" w:cs="Arial"/>
            <w:highlight w:val="yellow"/>
          </w:rPr>
          <w:t xml:space="preserve"> </w:t>
        </w:r>
        <w:del w:id="39" w:author="Sargsyan, Davit [JRDUS]" w:date="2024-09-30T17:19:00Z">
          <w:r w:rsidRPr="0055104B" w:rsidDel="00547221">
            <w:rPr>
              <w:rFonts w:ascii="Arial" w:hAnsi="Arial" w:cs="Arial"/>
              <w:highlight w:val="yellow"/>
            </w:rPr>
            <w:delText>175.97</w:delText>
          </w:r>
        </w:del>
      </w:moveTo>
      <w:ins w:id="40" w:author="Sargsyan, Davit [JRDUS]" w:date="2024-09-30T17:19:00Z">
        <w:r w:rsidR="00547221">
          <w:rPr>
            <w:rFonts w:ascii="Arial" w:hAnsi="Arial" w:cs="Arial"/>
            <w:highlight w:val="yellow"/>
          </w:rPr>
          <w:t>23.1</w:t>
        </w:r>
      </w:ins>
      <w:moveTo w:id="41" w:author="Sargsyan, Davit [JRDUS]" w:date="2024-09-30T16:21:00Z">
        <w:r w:rsidRPr="0055104B">
          <w:rPr>
            <w:rFonts w:ascii="Arial" w:hAnsi="Arial" w:cs="Arial"/>
            <w:highlight w:val="yellow"/>
          </w:rPr>
          <w:t xml:space="preserve"> </w:t>
        </w:r>
        <w:proofErr w:type="spellStart"/>
        <w:r w:rsidRPr="0055104B">
          <w:rPr>
            <w:rFonts w:ascii="Arial" w:hAnsi="Arial" w:cs="Arial"/>
            <w:highlight w:val="yellow"/>
          </w:rPr>
          <w:t>pg</w:t>
        </w:r>
        <w:proofErr w:type="spellEnd"/>
        <w:r w:rsidRPr="0055104B">
          <w:rPr>
            <w:rFonts w:ascii="Arial" w:hAnsi="Arial" w:cs="Arial"/>
            <w:highlight w:val="yellow"/>
          </w:rPr>
          <w:t xml:space="preserve">/mL </w:t>
        </w:r>
        <w:del w:id="42" w:author="Sargsyan, Davit [JRDUS]" w:date="2024-09-30T17:27:00Z">
          <w:r w:rsidRPr="0055104B" w:rsidDel="00547221">
            <w:rPr>
              <w:rFonts w:ascii="Arial" w:hAnsi="Arial" w:cs="Arial"/>
              <w:highlight w:val="yellow"/>
            </w:rPr>
            <w:delText xml:space="preserve">versus </w:delText>
          </w:r>
        </w:del>
        <w:del w:id="43" w:author="Sargsyan, Davit [JRDUS]" w:date="2024-09-30T17:20:00Z">
          <w:r w:rsidRPr="0055104B" w:rsidDel="00547221">
            <w:rPr>
              <w:rFonts w:ascii="Arial" w:hAnsi="Arial" w:cs="Arial"/>
              <w:highlight w:val="yellow"/>
            </w:rPr>
            <w:delText>1217.3</w:delText>
          </w:r>
        </w:del>
      </w:moveTo>
      <w:ins w:id="44" w:author="Sargsyan, Davit [JRDUS]" w:date="2024-09-30T17:27:00Z">
        <w:r w:rsidR="00547221">
          <w:rPr>
            <w:rFonts w:ascii="Arial" w:hAnsi="Arial" w:cs="Arial"/>
            <w:highlight w:val="yellow"/>
          </w:rPr>
          <w:t xml:space="preserve"> and </w:t>
        </w:r>
      </w:ins>
      <w:ins w:id="45" w:author="Sargsyan, Davit [JRDUS]" w:date="2024-09-30T17:20:00Z">
        <w:r w:rsidR="00547221">
          <w:rPr>
            <w:rFonts w:ascii="Arial" w:hAnsi="Arial" w:cs="Arial"/>
            <w:highlight w:val="yellow"/>
          </w:rPr>
          <w:t>1,221.2</w:t>
        </w:r>
      </w:ins>
      <w:moveTo w:id="46" w:author="Sargsyan, Davit [JRDUS]" w:date="2024-09-30T16:21:00Z">
        <w:r w:rsidRPr="0055104B">
          <w:rPr>
            <w:rFonts w:ascii="Arial" w:hAnsi="Arial" w:cs="Arial"/>
            <w:highlight w:val="yellow"/>
          </w:rPr>
          <w:t xml:space="preserve"> </w:t>
        </w:r>
        <w:r w:rsidRPr="0055104B">
          <w:rPr>
            <w:rFonts w:ascii="Arial" w:hAnsi="Arial" w:cs="Arial"/>
            <w:highlight w:val="yellow"/>
          </w:rPr>
          <w:sym w:font="Symbol" w:char="F0B1"/>
        </w:r>
        <w:r w:rsidRPr="0055104B">
          <w:rPr>
            <w:rFonts w:ascii="Arial" w:hAnsi="Arial" w:cs="Arial"/>
            <w:highlight w:val="yellow"/>
          </w:rPr>
          <w:t xml:space="preserve"> </w:t>
        </w:r>
        <w:del w:id="47" w:author="Sargsyan, Davit [JRDUS]" w:date="2024-09-30T17:20:00Z">
          <w:r w:rsidRPr="0055104B" w:rsidDel="00547221">
            <w:rPr>
              <w:rFonts w:ascii="Arial" w:hAnsi="Arial" w:cs="Arial"/>
              <w:highlight w:val="yellow"/>
            </w:rPr>
            <w:delText>463.80</w:delText>
          </w:r>
        </w:del>
      </w:moveTo>
      <w:ins w:id="48" w:author="Sargsyan, Davit [JRDUS]" w:date="2024-09-30T17:20:00Z">
        <w:r w:rsidR="00547221">
          <w:rPr>
            <w:rFonts w:ascii="Arial" w:hAnsi="Arial" w:cs="Arial"/>
            <w:highlight w:val="yellow"/>
          </w:rPr>
          <w:t>54.9</w:t>
        </w:r>
      </w:ins>
      <w:moveTo w:id="49" w:author="Sargsyan, Davit [JRDUS]" w:date="2024-09-30T16:21:00Z">
        <w:r w:rsidRPr="0055104B">
          <w:rPr>
            <w:rFonts w:ascii="Arial" w:hAnsi="Arial" w:cs="Arial"/>
            <w:highlight w:val="yellow"/>
          </w:rPr>
          <w:t xml:space="preserve"> </w:t>
        </w:r>
        <w:proofErr w:type="spellStart"/>
        <w:r w:rsidRPr="0055104B">
          <w:rPr>
            <w:rFonts w:ascii="Arial" w:hAnsi="Arial" w:cs="Arial"/>
            <w:highlight w:val="yellow"/>
          </w:rPr>
          <w:t>pg</w:t>
        </w:r>
        <w:proofErr w:type="spellEnd"/>
        <w:r w:rsidRPr="0055104B">
          <w:rPr>
            <w:rFonts w:ascii="Arial" w:hAnsi="Arial" w:cs="Arial"/>
            <w:highlight w:val="yellow"/>
          </w:rPr>
          <w:t>/mL</w:t>
        </w:r>
      </w:moveTo>
      <w:commentRangeEnd w:id="37"/>
      <w:r w:rsidR="00547221">
        <w:rPr>
          <w:rStyle w:val="CommentReference"/>
        </w:rPr>
        <w:commentReference w:id="37"/>
      </w:r>
      <w:ins w:id="50" w:author="Sargsyan, Davit [JRDUS]" w:date="2024-09-30T17:27:00Z">
        <w:r w:rsidR="00547221">
          <w:rPr>
            <w:rFonts w:ascii="Arial" w:hAnsi="Arial" w:cs="Arial"/>
            <w:highlight w:val="yellow"/>
          </w:rPr>
          <w:t>, respectively</w:t>
        </w:r>
      </w:ins>
      <w:moveTo w:id="51" w:author="Sargsyan, Davit [JRDUS]" w:date="2024-09-30T16:21:00Z">
        <w:r w:rsidRPr="0055104B">
          <w:rPr>
            <w:rFonts w:ascii="Arial" w:hAnsi="Arial" w:cs="Arial"/>
            <w:highlight w:val="yellow"/>
          </w:rPr>
          <w:t xml:space="preserve">; </w:t>
        </w:r>
      </w:moveTo>
      <w:ins w:id="52" w:author="Sargsyan, Davit [JRDUS]" w:date="2024-09-30T17:27:00Z">
        <w:r w:rsidR="00547221">
          <w:rPr>
            <w:rFonts w:ascii="Arial" w:hAnsi="Arial" w:cs="Arial"/>
            <w:highlight w:val="yellow"/>
          </w:rPr>
          <w:t>Wilcoxon test</w:t>
        </w:r>
      </w:ins>
      <w:ins w:id="53" w:author="Sargsyan, Davit [JRDUS]" w:date="2024-09-30T17:20:00Z">
        <w:r w:rsidR="00547221">
          <w:rPr>
            <w:rFonts w:ascii="Arial" w:hAnsi="Arial" w:cs="Arial"/>
            <w:highlight w:val="yellow"/>
          </w:rPr>
          <w:t xml:space="preserve"> </w:t>
        </w:r>
      </w:ins>
      <w:moveTo w:id="54" w:author="Sargsyan, Davit [JRDUS]" w:date="2024-09-30T16:21:00Z">
        <w:r w:rsidRPr="0055104B">
          <w:rPr>
            <w:rFonts w:ascii="Arial" w:hAnsi="Arial" w:cs="Arial"/>
            <w:highlight w:val="yellow"/>
          </w:rPr>
          <w:t>p&lt;0.001</w:t>
        </w:r>
        <w:r w:rsidRPr="00F74D47">
          <w:rPr>
            <w:rFonts w:ascii="Arial" w:hAnsi="Arial" w:cs="Arial"/>
            <w:highlight w:val="yellow"/>
          </w:rPr>
          <w:t>).</w:t>
        </w:r>
      </w:moveTo>
      <w:moveToRangeEnd w:id="35"/>
      <w:ins w:id="55" w:author="Sargsyan, Davit [JRDUS]" w:date="2024-09-30T17:38:00Z">
        <w:r w:rsidR="005908EB">
          <w:rPr>
            <w:rFonts w:ascii="Arial" w:hAnsi="Arial" w:cs="Arial"/>
            <w:highlight w:val="yellow"/>
          </w:rPr>
          <w:t xml:space="preserve"> </w:t>
        </w:r>
        <w:r w:rsidR="005908EB" w:rsidRPr="0055104B">
          <w:rPr>
            <w:rFonts w:ascii="Arial" w:hAnsi="Arial" w:cs="Arial"/>
            <w:highlight w:val="yellow"/>
          </w:rPr>
          <w:t xml:space="preserve">In patients with COVID-19, </w:t>
        </w:r>
        <w:r w:rsidR="005908EB" w:rsidRPr="0048087A">
          <w:rPr>
            <w:rFonts w:ascii="Arial" w:hAnsi="Arial" w:cs="Arial"/>
            <w:b/>
            <w:bCs/>
            <w:highlight w:val="yellow"/>
            <w:rPrChange w:id="56" w:author="Sargsyan, Davit [JRDUS]" w:date="2024-09-30T17:41:00Z">
              <w:rPr>
                <w:rFonts w:ascii="Arial" w:hAnsi="Arial" w:cs="Arial"/>
                <w:highlight w:val="yellow"/>
              </w:rPr>
            </w:rPrChange>
          </w:rPr>
          <w:t xml:space="preserve">those with DM had </w:t>
        </w:r>
      </w:ins>
      <w:ins w:id="57" w:author="Sargsyan, Davit [JRDUS]" w:date="2024-09-30T17:39:00Z">
        <w:r w:rsidR="005908EB" w:rsidRPr="0048087A">
          <w:rPr>
            <w:rFonts w:ascii="Arial" w:hAnsi="Arial" w:cs="Arial"/>
            <w:b/>
            <w:bCs/>
            <w:highlight w:val="yellow"/>
            <w:rPrChange w:id="58" w:author="Sargsyan, Davit [JRDUS]" w:date="2024-09-30T17:41:00Z">
              <w:rPr>
                <w:rFonts w:ascii="Arial" w:hAnsi="Arial" w:cs="Arial"/>
                <w:highlight w:val="yellow"/>
              </w:rPr>
            </w:rPrChange>
          </w:rPr>
          <w:t>lower</w:t>
        </w:r>
      </w:ins>
      <w:ins w:id="59" w:author="Sargsyan, Davit [JRDUS]" w:date="2024-09-30T17:38:00Z">
        <w:r w:rsidR="005908EB" w:rsidRPr="0048087A">
          <w:rPr>
            <w:rFonts w:ascii="Arial" w:hAnsi="Arial" w:cs="Arial"/>
            <w:b/>
            <w:bCs/>
            <w:highlight w:val="yellow"/>
            <w:rPrChange w:id="60" w:author="Sargsyan, Davit [JRDUS]" w:date="2024-09-30T17:41:00Z">
              <w:rPr>
                <w:rFonts w:ascii="Arial" w:hAnsi="Arial" w:cs="Arial"/>
                <w:highlight w:val="yellow"/>
              </w:rPr>
            </w:rPrChange>
          </w:rPr>
          <w:t xml:space="preserve"> </w:t>
        </w:r>
      </w:ins>
      <w:ins w:id="61" w:author="Sargsyan, Davit [JRDUS]" w:date="2024-09-30T17:39:00Z">
        <w:r w:rsidR="005908EB" w:rsidRPr="0048087A">
          <w:rPr>
            <w:rFonts w:ascii="Arial" w:hAnsi="Arial" w:cs="Arial"/>
            <w:b/>
            <w:bCs/>
            <w:highlight w:val="yellow"/>
            <w:rPrChange w:id="62" w:author="Sargsyan, Davit [JRDUS]" w:date="2024-09-30T17:41:00Z">
              <w:rPr>
                <w:rFonts w:ascii="Arial" w:hAnsi="Arial" w:cs="Arial"/>
                <w:highlight w:val="yellow"/>
              </w:rPr>
            </w:rPrChange>
          </w:rPr>
          <w:t>DPP-IV</w:t>
        </w:r>
      </w:ins>
      <w:ins w:id="63" w:author="Sargsyan, Davit [JRDUS]" w:date="2024-09-30T17:38:00Z">
        <w:r w:rsidR="005908EB" w:rsidRPr="0055104B">
          <w:rPr>
            <w:rFonts w:ascii="Arial" w:hAnsi="Arial" w:cs="Arial"/>
            <w:highlight w:val="yellow"/>
          </w:rPr>
          <w:t xml:space="preserve"> concentrations </w:t>
        </w:r>
      </w:ins>
      <w:ins w:id="64" w:author="Sargsyan, Davit [JRDUS]" w:date="2024-09-30T17:39:00Z">
        <w:r w:rsidR="005908EB">
          <w:rPr>
            <w:rFonts w:ascii="Arial" w:hAnsi="Arial" w:cs="Arial"/>
            <w:highlight w:val="yellow"/>
          </w:rPr>
          <w:t>compared to</w:t>
        </w:r>
      </w:ins>
      <w:ins w:id="65" w:author="Sargsyan, Davit [JRDUS]" w:date="2024-09-30T17:38:00Z">
        <w:r w:rsidR="005908EB" w:rsidRPr="0055104B">
          <w:rPr>
            <w:rFonts w:ascii="Arial" w:hAnsi="Arial" w:cs="Arial"/>
            <w:highlight w:val="yellow"/>
          </w:rPr>
          <w:t xml:space="preserve"> those without DM </w:t>
        </w:r>
        <w:r w:rsidR="005908EB">
          <w:rPr>
            <w:rFonts w:ascii="Arial" w:hAnsi="Arial" w:cs="Arial"/>
            <w:highlight w:val="yellow"/>
          </w:rPr>
          <w:t xml:space="preserve">but the difference was not statistically significant </w:t>
        </w:r>
        <w:r w:rsidR="005908EB" w:rsidRPr="0055104B">
          <w:rPr>
            <w:rFonts w:ascii="Arial" w:hAnsi="Arial" w:cs="Arial"/>
            <w:highlight w:val="yellow"/>
          </w:rPr>
          <w:t>(</w:t>
        </w:r>
      </w:ins>
      <w:ins w:id="66" w:author="Sargsyan, Davit [JRDUS]" w:date="2024-09-30T17:39:00Z">
        <w:r w:rsidR="005908EB">
          <w:rPr>
            <w:rFonts w:ascii="Arial" w:hAnsi="Arial" w:cs="Arial"/>
            <w:highlight w:val="yellow"/>
          </w:rPr>
          <w:t>282.3</w:t>
        </w:r>
      </w:ins>
      <w:ins w:id="67" w:author="Sargsyan, Davit [JRDUS]" w:date="2024-09-30T17:38:00Z">
        <w:r w:rsidR="005908EB" w:rsidRPr="0055104B">
          <w:rPr>
            <w:rFonts w:ascii="Arial" w:hAnsi="Arial" w:cs="Arial"/>
            <w:highlight w:val="yellow"/>
          </w:rPr>
          <w:t xml:space="preserve"> </w:t>
        </w:r>
        <w:r w:rsidR="005908EB" w:rsidRPr="0055104B">
          <w:rPr>
            <w:rFonts w:ascii="Arial" w:hAnsi="Arial" w:cs="Arial"/>
            <w:highlight w:val="yellow"/>
          </w:rPr>
          <w:sym w:font="Symbol" w:char="F0B1"/>
        </w:r>
        <w:r w:rsidR="005908EB" w:rsidRPr="0055104B">
          <w:rPr>
            <w:rFonts w:ascii="Arial" w:hAnsi="Arial" w:cs="Arial"/>
            <w:highlight w:val="yellow"/>
          </w:rPr>
          <w:t xml:space="preserve"> </w:t>
        </w:r>
      </w:ins>
      <w:ins w:id="68" w:author="Sargsyan, Davit [JRDUS]" w:date="2024-09-30T17:39:00Z">
        <w:r w:rsidR="005908EB">
          <w:rPr>
            <w:rFonts w:ascii="Arial" w:hAnsi="Arial" w:cs="Arial"/>
            <w:highlight w:val="yellow"/>
          </w:rPr>
          <w:t>44.1</w:t>
        </w:r>
      </w:ins>
      <w:ins w:id="69" w:author="Sargsyan, Davit [JRDUS]" w:date="2024-09-30T17:38:00Z">
        <w:r w:rsidR="005908EB" w:rsidRPr="0055104B">
          <w:rPr>
            <w:rFonts w:ascii="Arial" w:hAnsi="Arial" w:cs="Arial"/>
            <w:highlight w:val="yellow"/>
          </w:rPr>
          <w:t xml:space="preserve"> </w:t>
        </w:r>
        <w:proofErr w:type="spellStart"/>
        <w:r w:rsidR="005908EB" w:rsidRPr="0055104B">
          <w:rPr>
            <w:rFonts w:ascii="Arial" w:hAnsi="Arial" w:cs="Arial"/>
            <w:highlight w:val="yellow"/>
          </w:rPr>
          <w:t>pg</w:t>
        </w:r>
        <w:proofErr w:type="spellEnd"/>
        <w:r w:rsidR="005908EB" w:rsidRPr="0055104B">
          <w:rPr>
            <w:rFonts w:ascii="Arial" w:hAnsi="Arial" w:cs="Arial"/>
            <w:highlight w:val="yellow"/>
          </w:rPr>
          <w:t xml:space="preserve">/mL </w:t>
        </w:r>
        <w:r w:rsidR="005908EB">
          <w:rPr>
            <w:rFonts w:ascii="Arial" w:hAnsi="Arial" w:cs="Arial"/>
            <w:highlight w:val="yellow"/>
          </w:rPr>
          <w:t>and</w:t>
        </w:r>
        <w:r w:rsidR="005908EB" w:rsidRPr="0055104B">
          <w:rPr>
            <w:rFonts w:ascii="Arial" w:hAnsi="Arial" w:cs="Arial"/>
            <w:highlight w:val="yellow"/>
          </w:rPr>
          <w:t xml:space="preserve"> </w:t>
        </w:r>
      </w:ins>
      <w:ins w:id="70" w:author="Sargsyan, Davit [JRDUS]" w:date="2024-09-30T17:39:00Z">
        <w:r w:rsidR="005908EB">
          <w:rPr>
            <w:rFonts w:ascii="Arial" w:hAnsi="Arial" w:cs="Arial"/>
            <w:highlight w:val="yellow"/>
          </w:rPr>
          <w:t>340.8</w:t>
        </w:r>
      </w:ins>
      <w:ins w:id="71" w:author="Sargsyan, Davit [JRDUS]" w:date="2024-09-30T17:38:00Z">
        <w:r w:rsidR="005908EB" w:rsidRPr="0055104B">
          <w:rPr>
            <w:rFonts w:ascii="Arial" w:hAnsi="Arial" w:cs="Arial"/>
            <w:highlight w:val="yellow"/>
          </w:rPr>
          <w:t xml:space="preserve"> </w:t>
        </w:r>
        <w:r w:rsidR="005908EB" w:rsidRPr="0055104B">
          <w:rPr>
            <w:rFonts w:ascii="Arial" w:hAnsi="Arial" w:cs="Arial"/>
            <w:highlight w:val="yellow"/>
          </w:rPr>
          <w:sym w:font="Symbol" w:char="F0B1"/>
        </w:r>
        <w:r w:rsidR="005908EB" w:rsidRPr="0055104B">
          <w:rPr>
            <w:rFonts w:ascii="Arial" w:hAnsi="Arial" w:cs="Arial"/>
            <w:highlight w:val="yellow"/>
          </w:rPr>
          <w:t xml:space="preserve"> </w:t>
        </w:r>
      </w:ins>
      <w:ins w:id="72" w:author="Sargsyan, Davit [JRDUS]" w:date="2024-09-30T17:39:00Z">
        <w:r w:rsidR="005908EB">
          <w:rPr>
            <w:rFonts w:ascii="Arial" w:hAnsi="Arial" w:cs="Arial"/>
            <w:highlight w:val="yellow"/>
          </w:rPr>
          <w:t>27.4</w:t>
        </w:r>
      </w:ins>
      <w:ins w:id="73" w:author="Sargsyan, Davit [JRDUS]" w:date="2024-09-30T17:38:00Z">
        <w:r w:rsidR="005908EB" w:rsidRPr="0055104B">
          <w:rPr>
            <w:rFonts w:ascii="Arial" w:hAnsi="Arial" w:cs="Arial"/>
            <w:highlight w:val="yellow"/>
          </w:rPr>
          <w:t xml:space="preserve"> </w:t>
        </w:r>
        <w:proofErr w:type="spellStart"/>
        <w:r w:rsidR="005908EB" w:rsidRPr="0055104B">
          <w:rPr>
            <w:rFonts w:ascii="Arial" w:hAnsi="Arial" w:cs="Arial"/>
            <w:highlight w:val="yellow"/>
          </w:rPr>
          <w:t>pg</w:t>
        </w:r>
        <w:proofErr w:type="spellEnd"/>
        <w:r w:rsidR="005908EB" w:rsidRPr="0055104B">
          <w:rPr>
            <w:rFonts w:ascii="Arial" w:hAnsi="Arial" w:cs="Arial"/>
            <w:highlight w:val="yellow"/>
          </w:rPr>
          <w:t>/mL</w:t>
        </w:r>
        <w:r w:rsidR="005908EB">
          <w:rPr>
            <w:rFonts w:ascii="Arial" w:hAnsi="Arial" w:cs="Arial"/>
            <w:highlight w:val="yellow"/>
          </w:rPr>
          <w:t xml:space="preserve">, </w:t>
        </w:r>
        <w:proofErr w:type="spellStart"/>
        <w:proofErr w:type="gramStart"/>
        <w:r w:rsidR="005908EB">
          <w:rPr>
            <w:rFonts w:ascii="Arial" w:hAnsi="Arial" w:cs="Arial"/>
            <w:highlight w:val="yellow"/>
          </w:rPr>
          <w:t>respectively</w:t>
        </w:r>
        <w:r w:rsidR="005908EB" w:rsidRPr="0055104B">
          <w:rPr>
            <w:rFonts w:ascii="Arial" w:hAnsi="Arial" w:cs="Arial"/>
            <w:highlight w:val="yellow"/>
          </w:rPr>
          <w:t>;</w:t>
        </w:r>
        <w:r w:rsidR="005908EB">
          <w:rPr>
            <w:rFonts w:ascii="Arial" w:hAnsi="Arial" w:cs="Arial"/>
            <w:highlight w:val="yellow"/>
          </w:rPr>
          <w:t>Wilcoxon</w:t>
        </w:r>
        <w:proofErr w:type="spellEnd"/>
        <w:proofErr w:type="gramEnd"/>
        <w:r w:rsidR="005908EB">
          <w:rPr>
            <w:rFonts w:ascii="Arial" w:hAnsi="Arial" w:cs="Arial"/>
            <w:highlight w:val="yellow"/>
          </w:rPr>
          <w:t xml:space="preserve"> test p-value = 0.</w:t>
        </w:r>
      </w:ins>
      <w:ins w:id="74" w:author="Sargsyan, Davit [JRDUS]" w:date="2024-09-30T17:40:00Z">
        <w:r w:rsidR="0048087A">
          <w:rPr>
            <w:rFonts w:ascii="Arial" w:hAnsi="Arial" w:cs="Arial"/>
            <w:highlight w:val="yellow"/>
          </w:rPr>
          <w:t>071</w:t>
        </w:r>
      </w:ins>
      <w:ins w:id="75" w:author="Sargsyan, Davit [JRDUS]" w:date="2024-09-30T17:38:00Z">
        <w:r w:rsidR="005908EB" w:rsidRPr="0055104B">
          <w:rPr>
            <w:rFonts w:ascii="Arial" w:hAnsi="Arial" w:cs="Arial"/>
            <w:highlight w:val="yellow"/>
          </w:rPr>
          <w:t>).</w:t>
        </w:r>
      </w:ins>
    </w:p>
    <w:p w14:paraId="22FB365E" w14:textId="77777777" w:rsidR="005908EB" w:rsidRDefault="008B0FDE" w:rsidP="008B0FDE">
      <w:pPr>
        <w:rPr>
          <w:ins w:id="76" w:author="Sargsyan, Davit [JRDUS]" w:date="2024-09-30T17:38:00Z"/>
          <w:rFonts w:ascii="Arial" w:hAnsi="Arial" w:cs="Arial"/>
          <w:highlight w:val="yellow"/>
        </w:rPr>
      </w:pPr>
      <w:r w:rsidRPr="0055104B">
        <w:rPr>
          <w:rFonts w:ascii="Arial" w:hAnsi="Arial" w:cs="Arial"/>
          <w:highlight w:val="yellow"/>
        </w:rPr>
        <w:t xml:space="preserve">Plasma ACE2 was </w:t>
      </w:r>
      <w:ins w:id="77" w:author="Sargsyan, Davit [JRDUS]" w:date="2024-09-30T17:23:00Z">
        <w:r w:rsidR="00547221">
          <w:rPr>
            <w:rFonts w:ascii="Arial" w:hAnsi="Arial" w:cs="Arial"/>
            <w:highlight w:val="yellow"/>
          </w:rPr>
          <w:t xml:space="preserve">not statistically </w:t>
        </w:r>
      </w:ins>
      <w:r w:rsidRPr="0055104B">
        <w:rPr>
          <w:rFonts w:ascii="Arial" w:hAnsi="Arial" w:cs="Arial"/>
          <w:highlight w:val="yellow"/>
        </w:rPr>
        <w:t xml:space="preserve">significantly </w:t>
      </w:r>
      <w:del w:id="78" w:author="Sargsyan, Davit [JRDUS]" w:date="2024-09-30T17:23:00Z">
        <w:r w:rsidRPr="0055104B" w:rsidDel="00547221">
          <w:rPr>
            <w:rFonts w:ascii="Arial" w:hAnsi="Arial" w:cs="Arial"/>
            <w:highlight w:val="yellow"/>
          </w:rPr>
          <w:delText xml:space="preserve">higher </w:delText>
        </w:r>
      </w:del>
      <w:ins w:id="79" w:author="Sargsyan, Davit [JRDUS]" w:date="2024-09-30T17:23:00Z">
        <w:r w:rsidR="00547221">
          <w:rPr>
            <w:rFonts w:ascii="Arial" w:hAnsi="Arial" w:cs="Arial"/>
            <w:highlight w:val="yellow"/>
          </w:rPr>
          <w:t>different</w:t>
        </w:r>
        <w:r w:rsidR="00547221" w:rsidRPr="0055104B">
          <w:rPr>
            <w:rFonts w:ascii="Arial" w:hAnsi="Arial" w:cs="Arial"/>
            <w:highlight w:val="yellow"/>
          </w:rPr>
          <w:t xml:space="preserve"> </w:t>
        </w:r>
      </w:ins>
      <w:r w:rsidRPr="0055104B">
        <w:rPr>
          <w:rFonts w:ascii="Arial" w:hAnsi="Arial" w:cs="Arial"/>
          <w:highlight w:val="yellow"/>
        </w:rPr>
        <w:t>in individuals with COVID-19 versus those without (</w:t>
      </w:r>
      <w:del w:id="80" w:author="Sargsyan, Davit [JRDUS]" w:date="2024-09-30T17:23:00Z">
        <w:r w:rsidRPr="0055104B" w:rsidDel="00547221">
          <w:rPr>
            <w:rFonts w:ascii="Arial" w:hAnsi="Arial" w:cs="Arial"/>
            <w:highlight w:val="yellow"/>
          </w:rPr>
          <w:delText>2.03</w:delText>
        </w:r>
      </w:del>
      <w:del w:id="81" w:author="Sargsyan, Davit [JRDUS]" w:date="2024-09-30T17:24:00Z">
        <w:r w:rsidRPr="0055104B" w:rsidDel="00547221">
          <w:rPr>
            <w:rFonts w:ascii="Arial" w:hAnsi="Arial" w:cs="Arial"/>
            <w:highlight w:val="yellow"/>
          </w:rPr>
          <w:delText xml:space="preserve"> </w:delText>
        </w:r>
        <w:r w:rsidRPr="0055104B" w:rsidDel="00547221">
          <w:rPr>
            <w:rFonts w:ascii="Arial" w:hAnsi="Arial" w:cs="Arial"/>
            <w:highlight w:val="yellow"/>
          </w:rPr>
          <w:sym w:font="Symbol" w:char="F0B1"/>
        </w:r>
        <w:r w:rsidRPr="0055104B" w:rsidDel="00547221">
          <w:rPr>
            <w:rFonts w:ascii="Arial" w:hAnsi="Arial" w:cs="Arial"/>
            <w:highlight w:val="yellow"/>
          </w:rPr>
          <w:delText xml:space="preserve"> 18.1 </w:delText>
        </w:r>
      </w:del>
      <w:ins w:id="82" w:author="Sargsyan, Davit [JRDUS]" w:date="2024-09-30T17:24:00Z">
        <w:r w:rsidR="00547221">
          <w:rPr>
            <w:rFonts w:ascii="Arial" w:hAnsi="Arial" w:cs="Arial"/>
            <w:highlight w:val="yellow"/>
          </w:rPr>
          <w:t>8.6</w:t>
        </w:r>
        <w:r w:rsidR="00547221" w:rsidRPr="0055104B">
          <w:rPr>
            <w:rFonts w:ascii="Arial" w:hAnsi="Arial" w:cs="Arial"/>
            <w:highlight w:val="yellow"/>
          </w:rPr>
          <w:sym w:font="Symbol" w:char="F0B1"/>
        </w:r>
        <w:r w:rsidR="00547221" w:rsidRPr="0055104B">
          <w:rPr>
            <w:rFonts w:ascii="Arial" w:hAnsi="Arial" w:cs="Arial"/>
            <w:highlight w:val="yellow"/>
          </w:rPr>
          <w:t xml:space="preserve"> </w:t>
        </w:r>
        <w:r w:rsidR="00547221">
          <w:rPr>
            <w:rFonts w:ascii="Arial" w:hAnsi="Arial" w:cs="Arial"/>
            <w:highlight w:val="yellow"/>
          </w:rPr>
          <w:t xml:space="preserve">2.5 </w:t>
        </w:r>
      </w:ins>
      <w:proofErr w:type="spellStart"/>
      <w:r w:rsidRPr="0055104B">
        <w:rPr>
          <w:rFonts w:ascii="Arial" w:hAnsi="Arial" w:cs="Arial"/>
          <w:highlight w:val="yellow"/>
        </w:rPr>
        <w:t>pg</w:t>
      </w:r>
      <w:proofErr w:type="spellEnd"/>
      <w:r w:rsidRPr="0055104B">
        <w:rPr>
          <w:rFonts w:ascii="Arial" w:hAnsi="Arial" w:cs="Arial"/>
          <w:highlight w:val="yellow"/>
        </w:rPr>
        <w:t xml:space="preserve">/mL </w:t>
      </w:r>
      <w:del w:id="83" w:author="Sargsyan, Davit [JRDUS]" w:date="2024-09-30T17:24:00Z">
        <w:r w:rsidRPr="0055104B" w:rsidDel="00547221">
          <w:rPr>
            <w:rFonts w:ascii="Arial" w:hAnsi="Arial" w:cs="Arial"/>
            <w:highlight w:val="yellow"/>
          </w:rPr>
          <w:delText xml:space="preserve">versus 8.43 </w:delText>
        </w:r>
        <w:r w:rsidRPr="0055104B" w:rsidDel="00547221">
          <w:rPr>
            <w:rFonts w:ascii="Arial" w:hAnsi="Arial" w:cs="Arial"/>
            <w:highlight w:val="yellow"/>
          </w:rPr>
          <w:sym w:font="Symbol" w:char="F0B1"/>
        </w:r>
        <w:r w:rsidRPr="0055104B" w:rsidDel="00547221">
          <w:rPr>
            <w:rFonts w:ascii="Arial" w:hAnsi="Arial" w:cs="Arial"/>
            <w:highlight w:val="yellow"/>
          </w:rPr>
          <w:delText xml:space="preserve"> 18.47</w:delText>
        </w:r>
      </w:del>
      <w:r w:rsidRPr="0055104B">
        <w:rPr>
          <w:rFonts w:ascii="Arial" w:hAnsi="Arial" w:cs="Arial"/>
          <w:highlight w:val="yellow"/>
        </w:rPr>
        <w:t xml:space="preserve"> </w:t>
      </w:r>
      <w:ins w:id="84" w:author="Sargsyan, Davit [JRDUS]" w:date="2024-09-30T17:25:00Z">
        <w:r w:rsidR="00547221">
          <w:rPr>
            <w:rFonts w:ascii="Arial" w:hAnsi="Arial" w:cs="Arial"/>
            <w:highlight w:val="yellow"/>
          </w:rPr>
          <w:t xml:space="preserve">and </w:t>
        </w:r>
      </w:ins>
      <w:ins w:id="85" w:author="Sargsyan, Davit [JRDUS]" w:date="2024-09-30T17:34:00Z">
        <w:r w:rsidR="005908EB">
          <w:rPr>
            <w:rFonts w:ascii="Arial" w:hAnsi="Arial" w:cs="Arial"/>
            <w:highlight w:val="yellow"/>
          </w:rPr>
          <w:t>3.3</w:t>
        </w:r>
      </w:ins>
      <w:ins w:id="86" w:author="Sargsyan, Davit [JRDUS]" w:date="2024-09-30T17:25:00Z">
        <w:r w:rsidR="00547221" w:rsidRPr="0055104B">
          <w:rPr>
            <w:rFonts w:ascii="Arial" w:hAnsi="Arial" w:cs="Arial"/>
            <w:highlight w:val="yellow"/>
          </w:rPr>
          <w:sym w:font="Symbol" w:char="F0B1"/>
        </w:r>
      </w:ins>
      <w:ins w:id="87" w:author="Sargsyan, Davit [JRDUS]" w:date="2024-09-30T17:34:00Z">
        <w:r w:rsidR="005908EB">
          <w:rPr>
            <w:rFonts w:ascii="Arial" w:hAnsi="Arial" w:cs="Arial"/>
            <w:highlight w:val="yellow"/>
          </w:rPr>
          <w:t>0.9</w:t>
        </w:r>
      </w:ins>
      <w:ins w:id="88" w:author="Sargsyan, Davit [JRDUS]" w:date="2024-09-30T17:25:00Z">
        <w:r w:rsidR="00547221" w:rsidRPr="0055104B">
          <w:rPr>
            <w:rFonts w:ascii="Arial" w:hAnsi="Arial" w:cs="Arial"/>
            <w:highlight w:val="yellow"/>
          </w:rPr>
          <w:t xml:space="preserve"> </w:t>
        </w:r>
      </w:ins>
      <w:proofErr w:type="spellStart"/>
      <w:r w:rsidRPr="0055104B">
        <w:rPr>
          <w:rFonts w:ascii="Arial" w:hAnsi="Arial" w:cs="Arial"/>
          <w:highlight w:val="yellow"/>
        </w:rPr>
        <w:t>pg</w:t>
      </w:r>
      <w:proofErr w:type="spellEnd"/>
      <w:r w:rsidRPr="0055104B">
        <w:rPr>
          <w:rFonts w:ascii="Arial" w:hAnsi="Arial" w:cs="Arial"/>
          <w:highlight w:val="yellow"/>
        </w:rPr>
        <w:t>/mL</w:t>
      </w:r>
      <w:ins w:id="89" w:author="Sargsyan, Davit [JRDUS]" w:date="2024-09-30T17:23:00Z">
        <w:r w:rsidR="00547221">
          <w:rPr>
            <w:rFonts w:ascii="Arial" w:hAnsi="Arial" w:cs="Arial"/>
            <w:highlight w:val="yellow"/>
          </w:rPr>
          <w:t>, respectively</w:t>
        </w:r>
      </w:ins>
      <w:r w:rsidRPr="0055104B">
        <w:rPr>
          <w:rFonts w:ascii="Arial" w:hAnsi="Arial" w:cs="Arial"/>
          <w:highlight w:val="yellow"/>
        </w:rPr>
        <w:t xml:space="preserve">; </w:t>
      </w:r>
      <w:ins w:id="90" w:author="Sargsyan, Davit [JRDUS]" w:date="2024-09-30T17:28:00Z">
        <w:r w:rsidR="00547221">
          <w:rPr>
            <w:rFonts w:ascii="Arial" w:hAnsi="Arial" w:cs="Arial"/>
            <w:highlight w:val="yellow"/>
          </w:rPr>
          <w:t xml:space="preserve">Wilcoxon test </w:t>
        </w:r>
      </w:ins>
      <w:r w:rsidRPr="0055104B">
        <w:rPr>
          <w:rFonts w:ascii="Arial" w:hAnsi="Arial" w:cs="Arial"/>
          <w:highlight w:val="yellow"/>
        </w:rPr>
        <w:t>p=</w:t>
      </w:r>
      <w:ins w:id="91" w:author="Sargsyan, Davit [JRDUS]" w:date="2024-09-30T17:28:00Z">
        <w:r w:rsidR="00547221">
          <w:rPr>
            <w:rFonts w:ascii="Arial" w:hAnsi="Arial" w:cs="Arial"/>
            <w:highlight w:val="yellow"/>
          </w:rPr>
          <w:t>0.411</w:t>
        </w:r>
      </w:ins>
      <w:del w:id="92" w:author="Sargsyan, Davit [JRDUS]" w:date="2024-09-30T17:28:00Z">
        <w:r w:rsidRPr="0055104B" w:rsidDel="00547221">
          <w:rPr>
            <w:rFonts w:ascii="Arial" w:hAnsi="Arial" w:cs="Arial"/>
            <w:highlight w:val="yellow"/>
          </w:rPr>
          <w:delText>0.008</w:delText>
        </w:r>
      </w:del>
      <w:r w:rsidRPr="0055104B">
        <w:rPr>
          <w:rFonts w:ascii="Arial" w:hAnsi="Arial" w:cs="Arial"/>
          <w:highlight w:val="yellow"/>
        </w:rPr>
        <w:t xml:space="preserve">).  In patients with COVID-19, those with DM </w:t>
      </w:r>
      <w:del w:id="93" w:author="Sargsyan, Davit [JRDUS]" w:date="2024-09-30T17:34:00Z">
        <w:r w:rsidRPr="0055104B" w:rsidDel="005908EB">
          <w:rPr>
            <w:rFonts w:ascii="Arial" w:hAnsi="Arial" w:cs="Arial"/>
            <w:highlight w:val="yellow"/>
          </w:rPr>
          <w:delText xml:space="preserve">did not have significantly </w:delText>
        </w:r>
      </w:del>
      <w:ins w:id="94" w:author="Sargsyan, Davit [JRDUS]" w:date="2024-09-30T17:34:00Z">
        <w:r w:rsidR="005908EB">
          <w:rPr>
            <w:rFonts w:ascii="Arial" w:hAnsi="Arial" w:cs="Arial"/>
            <w:highlight w:val="yellow"/>
          </w:rPr>
          <w:t xml:space="preserve">had </w:t>
        </w:r>
      </w:ins>
      <w:r w:rsidRPr="0055104B">
        <w:rPr>
          <w:rFonts w:ascii="Arial" w:hAnsi="Arial" w:cs="Arial"/>
          <w:highlight w:val="yellow"/>
        </w:rPr>
        <w:t xml:space="preserve">higher plasma ACE2 concentrations versus those without DM </w:t>
      </w:r>
      <w:ins w:id="95" w:author="Sargsyan, Davit [JRDUS]" w:date="2024-09-30T17:35:00Z">
        <w:r w:rsidR="005908EB">
          <w:rPr>
            <w:rFonts w:ascii="Arial" w:hAnsi="Arial" w:cs="Arial"/>
            <w:highlight w:val="yellow"/>
          </w:rPr>
          <w:t xml:space="preserve">but the difference was not statistically significant </w:t>
        </w:r>
      </w:ins>
      <w:r w:rsidRPr="0055104B">
        <w:rPr>
          <w:rFonts w:ascii="Arial" w:hAnsi="Arial" w:cs="Arial"/>
          <w:highlight w:val="yellow"/>
        </w:rPr>
        <w:t>(</w:t>
      </w:r>
      <w:del w:id="96" w:author="Sargsyan, Davit [JRDUS]" w:date="2024-09-30T17:35:00Z">
        <w:r w:rsidRPr="0055104B" w:rsidDel="005908EB">
          <w:rPr>
            <w:rFonts w:ascii="Arial" w:hAnsi="Arial" w:cs="Arial"/>
            <w:highlight w:val="yellow"/>
          </w:rPr>
          <w:delText>11.88</w:delText>
        </w:r>
      </w:del>
      <w:ins w:id="97" w:author="Sargsyan, Davit [JRDUS]" w:date="2024-09-30T17:35:00Z">
        <w:r w:rsidR="005908EB">
          <w:rPr>
            <w:rFonts w:ascii="Arial" w:hAnsi="Arial" w:cs="Arial"/>
            <w:highlight w:val="yellow"/>
          </w:rPr>
          <w:t>12.5</w:t>
        </w:r>
      </w:ins>
      <w:r w:rsidRPr="0055104B">
        <w:rPr>
          <w:rFonts w:ascii="Arial" w:hAnsi="Arial" w:cs="Arial"/>
          <w:highlight w:val="yellow"/>
        </w:rPr>
        <w:t xml:space="preserve"> </w:t>
      </w:r>
      <w:del w:id="98" w:author="Sargsyan, Davit [JRDUS]" w:date="2024-09-30T17:35:00Z">
        <w:r w:rsidRPr="0055104B" w:rsidDel="005908EB">
          <w:rPr>
            <w:rFonts w:ascii="Arial" w:hAnsi="Arial" w:cs="Arial"/>
            <w:highlight w:val="yellow"/>
          </w:rPr>
          <w:delText xml:space="preserve">pg/mL </w:delText>
        </w:r>
      </w:del>
      <w:r w:rsidRPr="0055104B">
        <w:rPr>
          <w:rFonts w:ascii="Arial" w:hAnsi="Arial" w:cs="Arial"/>
          <w:highlight w:val="yellow"/>
        </w:rPr>
        <w:sym w:font="Symbol" w:char="F0B1"/>
      </w:r>
      <w:r w:rsidRPr="0055104B">
        <w:rPr>
          <w:rFonts w:ascii="Arial" w:hAnsi="Arial" w:cs="Arial"/>
          <w:highlight w:val="yellow"/>
        </w:rPr>
        <w:t xml:space="preserve"> </w:t>
      </w:r>
      <w:ins w:id="99" w:author="Sargsyan, Davit [JRDUS]" w:date="2024-09-30T17:35:00Z">
        <w:r w:rsidR="005908EB">
          <w:rPr>
            <w:rFonts w:ascii="Arial" w:hAnsi="Arial" w:cs="Arial"/>
            <w:highlight w:val="yellow"/>
          </w:rPr>
          <w:t>6.</w:t>
        </w:r>
      </w:ins>
      <w:ins w:id="100" w:author="Sargsyan, Davit [JRDUS]" w:date="2024-09-30T17:36:00Z">
        <w:r w:rsidR="005908EB">
          <w:rPr>
            <w:rFonts w:ascii="Arial" w:hAnsi="Arial" w:cs="Arial"/>
            <w:highlight w:val="yellow"/>
          </w:rPr>
          <w:t>3</w:t>
        </w:r>
      </w:ins>
      <w:del w:id="101" w:author="Sargsyan, Davit [JRDUS]" w:date="2024-09-30T17:35:00Z">
        <w:r w:rsidRPr="0055104B" w:rsidDel="005908EB">
          <w:rPr>
            <w:rFonts w:ascii="Arial" w:hAnsi="Arial" w:cs="Arial"/>
            <w:highlight w:val="yellow"/>
          </w:rPr>
          <w:delText>26.98</w:delText>
        </w:r>
      </w:del>
      <w:r w:rsidRPr="0055104B">
        <w:rPr>
          <w:rFonts w:ascii="Arial" w:hAnsi="Arial" w:cs="Arial"/>
          <w:highlight w:val="yellow"/>
        </w:rPr>
        <w:t xml:space="preserve"> </w:t>
      </w:r>
      <w:proofErr w:type="spellStart"/>
      <w:ins w:id="102" w:author="Sargsyan, Davit [JRDUS]" w:date="2024-09-30T17:35:00Z">
        <w:r w:rsidR="005908EB" w:rsidRPr="0055104B">
          <w:rPr>
            <w:rFonts w:ascii="Arial" w:hAnsi="Arial" w:cs="Arial"/>
            <w:highlight w:val="yellow"/>
          </w:rPr>
          <w:t>pg</w:t>
        </w:r>
        <w:proofErr w:type="spellEnd"/>
        <w:r w:rsidR="005908EB" w:rsidRPr="0055104B">
          <w:rPr>
            <w:rFonts w:ascii="Arial" w:hAnsi="Arial" w:cs="Arial"/>
            <w:highlight w:val="yellow"/>
          </w:rPr>
          <w:t>/mL</w:t>
        </w:r>
        <w:r w:rsidR="005908EB" w:rsidRPr="0055104B">
          <w:rPr>
            <w:rFonts w:ascii="Arial" w:hAnsi="Arial" w:cs="Arial"/>
            <w:highlight w:val="yellow"/>
          </w:rPr>
          <w:t xml:space="preserve"> </w:t>
        </w:r>
      </w:ins>
      <w:del w:id="103" w:author="Sargsyan, Davit [JRDUS]" w:date="2024-09-30T17:36:00Z">
        <w:r w:rsidRPr="0055104B" w:rsidDel="005908EB">
          <w:rPr>
            <w:rFonts w:ascii="Arial" w:hAnsi="Arial" w:cs="Arial"/>
            <w:highlight w:val="yellow"/>
          </w:rPr>
          <w:delText xml:space="preserve">versus </w:delText>
        </w:r>
      </w:del>
      <w:ins w:id="104" w:author="Sargsyan, Davit [JRDUS]" w:date="2024-09-30T17:36:00Z">
        <w:r w:rsidR="005908EB">
          <w:rPr>
            <w:rFonts w:ascii="Arial" w:hAnsi="Arial" w:cs="Arial"/>
            <w:highlight w:val="yellow"/>
          </w:rPr>
          <w:t>and</w:t>
        </w:r>
        <w:r w:rsidR="005908EB" w:rsidRPr="0055104B">
          <w:rPr>
            <w:rFonts w:ascii="Arial" w:hAnsi="Arial" w:cs="Arial"/>
            <w:highlight w:val="yellow"/>
          </w:rPr>
          <w:t xml:space="preserve"> </w:t>
        </w:r>
      </w:ins>
      <w:r w:rsidRPr="0055104B">
        <w:rPr>
          <w:rFonts w:ascii="Arial" w:hAnsi="Arial" w:cs="Arial"/>
          <w:highlight w:val="yellow"/>
        </w:rPr>
        <w:t>6.6</w:t>
      </w:r>
      <w:del w:id="105" w:author="Sargsyan, Davit [JRDUS]" w:date="2024-09-30T17:36:00Z">
        <w:r w:rsidRPr="0055104B" w:rsidDel="005908EB">
          <w:rPr>
            <w:rFonts w:ascii="Arial" w:hAnsi="Arial" w:cs="Arial"/>
            <w:highlight w:val="yellow"/>
          </w:rPr>
          <w:delText>1</w:delText>
        </w:r>
      </w:del>
      <w:r w:rsidRPr="0055104B">
        <w:rPr>
          <w:rFonts w:ascii="Arial" w:hAnsi="Arial" w:cs="Arial"/>
          <w:highlight w:val="yellow"/>
        </w:rPr>
        <w:t xml:space="preserve"> </w:t>
      </w:r>
      <w:r w:rsidRPr="0055104B">
        <w:rPr>
          <w:rFonts w:ascii="Arial" w:hAnsi="Arial" w:cs="Arial"/>
          <w:highlight w:val="yellow"/>
        </w:rPr>
        <w:sym w:font="Symbol" w:char="F0B1"/>
      </w:r>
      <w:r w:rsidRPr="0055104B">
        <w:rPr>
          <w:rFonts w:ascii="Arial" w:hAnsi="Arial" w:cs="Arial"/>
          <w:highlight w:val="yellow"/>
        </w:rPr>
        <w:t xml:space="preserve"> </w:t>
      </w:r>
      <w:del w:id="106" w:author="Sargsyan, Davit [JRDUS]" w:date="2024-09-30T17:36:00Z">
        <w:r w:rsidRPr="0055104B" w:rsidDel="005908EB">
          <w:rPr>
            <w:rFonts w:ascii="Arial" w:hAnsi="Arial" w:cs="Arial"/>
            <w:highlight w:val="yellow"/>
          </w:rPr>
          <w:delText>11.91</w:delText>
        </w:r>
      </w:del>
      <w:ins w:id="107" w:author="Sargsyan, Davit [JRDUS]" w:date="2024-09-30T17:36:00Z">
        <w:r w:rsidR="005908EB">
          <w:rPr>
            <w:rFonts w:ascii="Arial" w:hAnsi="Arial" w:cs="Arial"/>
            <w:highlight w:val="yellow"/>
          </w:rPr>
          <w:t>1.9</w:t>
        </w:r>
      </w:ins>
      <w:r w:rsidRPr="0055104B">
        <w:rPr>
          <w:rFonts w:ascii="Arial" w:hAnsi="Arial" w:cs="Arial"/>
          <w:highlight w:val="yellow"/>
        </w:rPr>
        <w:t xml:space="preserve"> </w:t>
      </w:r>
      <w:proofErr w:type="spellStart"/>
      <w:r w:rsidRPr="0055104B">
        <w:rPr>
          <w:rFonts w:ascii="Arial" w:hAnsi="Arial" w:cs="Arial"/>
          <w:highlight w:val="yellow"/>
        </w:rPr>
        <w:t>pg</w:t>
      </w:r>
      <w:proofErr w:type="spellEnd"/>
      <w:r w:rsidRPr="0055104B">
        <w:rPr>
          <w:rFonts w:ascii="Arial" w:hAnsi="Arial" w:cs="Arial"/>
          <w:highlight w:val="yellow"/>
        </w:rPr>
        <w:t>/mL</w:t>
      </w:r>
      <w:ins w:id="108" w:author="Sargsyan, Davit [JRDUS]" w:date="2024-09-30T17:36:00Z">
        <w:r w:rsidR="005908EB">
          <w:rPr>
            <w:rFonts w:ascii="Arial" w:hAnsi="Arial" w:cs="Arial"/>
            <w:highlight w:val="yellow"/>
          </w:rPr>
          <w:t xml:space="preserve">, </w:t>
        </w:r>
        <w:proofErr w:type="spellStart"/>
        <w:r w:rsidR="005908EB">
          <w:rPr>
            <w:rFonts w:ascii="Arial" w:hAnsi="Arial" w:cs="Arial"/>
            <w:highlight w:val="yellow"/>
          </w:rPr>
          <w:t>respectively</w:t>
        </w:r>
      </w:ins>
      <w:r w:rsidRPr="0055104B">
        <w:rPr>
          <w:rFonts w:ascii="Arial" w:hAnsi="Arial" w:cs="Arial"/>
          <w:highlight w:val="yellow"/>
        </w:rPr>
        <w:t>;</w:t>
      </w:r>
      <w:del w:id="109" w:author="Sargsyan, Davit [JRDUS]" w:date="2024-09-30T17:36:00Z">
        <w:r w:rsidRPr="0055104B" w:rsidDel="005908EB">
          <w:rPr>
            <w:rFonts w:ascii="Arial" w:hAnsi="Arial" w:cs="Arial"/>
            <w:highlight w:val="yellow"/>
          </w:rPr>
          <w:delText xml:space="preserve"> </w:delText>
        </w:r>
      </w:del>
      <w:ins w:id="110" w:author="Sargsyan, Davit [JRDUS]" w:date="2024-09-30T17:36:00Z">
        <w:r w:rsidR="005908EB">
          <w:rPr>
            <w:rFonts w:ascii="Arial" w:hAnsi="Arial" w:cs="Arial"/>
            <w:highlight w:val="yellow"/>
          </w:rPr>
          <w:t>Wilcoxon</w:t>
        </w:r>
        <w:proofErr w:type="spellEnd"/>
        <w:r w:rsidR="005908EB">
          <w:rPr>
            <w:rFonts w:ascii="Arial" w:hAnsi="Arial" w:cs="Arial"/>
            <w:highlight w:val="yellow"/>
          </w:rPr>
          <w:t xml:space="preserve"> test p-value = 0.537</w:t>
        </w:r>
      </w:ins>
      <w:del w:id="111" w:author="Sargsyan, Davit [JRDUS]" w:date="2024-09-30T17:36:00Z">
        <w:r w:rsidRPr="0055104B" w:rsidDel="005908EB">
          <w:rPr>
            <w:rFonts w:ascii="Arial" w:hAnsi="Arial" w:cs="Arial"/>
            <w:highlight w:val="yellow"/>
          </w:rPr>
          <w:delText>p=0.414</w:delText>
        </w:r>
      </w:del>
      <w:r w:rsidRPr="0055104B">
        <w:rPr>
          <w:rFonts w:ascii="Arial" w:hAnsi="Arial" w:cs="Arial"/>
          <w:highlight w:val="yellow"/>
        </w:rPr>
        <w:t xml:space="preserve">).  </w:t>
      </w:r>
      <w:moveFromRangeStart w:id="112" w:author="Sargsyan, Davit [JRDUS]" w:date="2024-09-30T16:21:00Z" w:name="move178605706"/>
      <w:moveFrom w:id="113" w:author="Sargsyan, Davit [JRDUS]" w:date="2024-09-30T16:21:00Z">
        <w:r w:rsidRPr="0055104B" w:rsidDel="008F685D">
          <w:rPr>
            <w:rFonts w:ascii="Arial" w:hAnsi="Arial" w:cs="Arial"/>
            <w:highlight w:val="yellow"/>
          </w:rPr>
          <w:t xml:space="preserve">DPP-IV was significantly lower in individuals with COVID-19 versus those without the infection (322.62 </w:t>
        </w:r>
        <w:r w:rsidRPr="0055104B" w:rsidDel="008F685D">
          <w:rPr>
            <w:rFonts w:ascii="Arial" w:hAnsi="Arial" w:cs="Arial"/>
            <w:highlight w:val="yellow"/>
          </w:rPr>
          <w:sym w:font="Symbol" w:char="F0B1"/>
        </w:r>
        <w:r w:rsidRPr="0055104B" w:rsidDel="008F685D">
          <w:rPr>
            <w:rFonts w:ascii="Arial" w:hAnsi="Arial" w:cs="Arial"/>
            <w:highlight w:val="yellow"/>
          </w:rPr>
          <w:t xml:space="preserve"> 175.97 pg/mL versus 1217.3 </w:t>
        </w:r>
        <w:r w:rsidRPr="0055104B" w:rsidDel="008F685D">
          <w:rPr>
            <w:rFonts w:ascii="Arial" w:hAnsi="Arial" w:cs="Arial"/>
            <w:highlight w:val="yellow"/>
          </w:rPr>
          <w:sym w:font="Symbol" w:char="F0B1"/>
        </w:r>
        <w:r w:rsidRPr="0055104B" w:rsidDel="008F685D">
          <w:rPr>
            <w:rFonts w:ascii="Arial" w:hAnsi="Arial" w:cs="Arial"/>
            <w:highlight w:val="yellow"/>
          </w:rPr>
          <w:t xml:space="preserve"> 463.80 pg/mL; p&lt;0.001</w:t>
        </w:r>
        <w:r w:rsidRPr="00F74D47" w:rsidDel="008F685D">
          <w:rPr>
            <w:rFonts w:ascii="Arial" w:hAnsi="Arial" w:cs="Arial"/>
            <w:highlight w:val="yellow"/>
          </w:rPr>
          <w:t>).</w:t>
        </w:r>
      </w:moveFrom>
      <w:moveFromRangeEnd w:id="112"/>
      <w:r w:rsidR="00AC19B3" w:rsidRPr="00F74D47">
        <w:rPr>
          <w:rFonts w:ascii="Arial" w:hAnsi="Arial" w:cs="Arial"/>
          <w:highlight w:val="yellow"/>
        </w:rPr>
        <w:t xml:space="preserve"> </w:t>
      </w:r>
    </w:p>
    <w:p w14:paraId="0E55491B" w14:textId="028F70A2" w:rsidR="008B0FDE" w:rsidRPr="0055104B" w:rsidDel="00D10743" w:rsidRDefault="00AC19B3" w:rsidP="008B0FDE">
      <w:pPr>
        <w:rPr>
          <w:del w:id="114" w:author="Sargsyan, Davit [JRDUS]" w:date="2024-09-30T17:42:00Z"/>
          <w:rFonts w:ascii="Arial" w:hAnsi="Arial" w:cs="Arial"/>
        </w:rPr>
      </w:pPr>
      <w:del w:id="115" w:author="Sargsyan, Davit [JRDUS]" w:date="2024-09-30T17:42:00Z">
        <w:r w:rsidRPr="00F74D47" w:rsidDel="00D10743">
          <w:rPr>
            <w:rFonts w:ascii="Arial" w:hAnsi="Arial" w:cs="Arial"/>
            <w:highlight w:val="yellow"/>
          </w:rPr>
          <w:delText xml:space="preserve"> ACE2 and DPP-IV distribution between the groups is provided in </w:delText>
        </w:r>
        <w:r w:rsidRPr="00F74D47" w:rsidDel="00D10743">
          <w:rPr>
            <w:rFonts w:ascii="Arial" w:hAnsi="Arial" w:cs="Arial"/>
            <w:b/>
            <w:bCs/>
            <w:highlight w:val="yellow"/>
          </w:rPr>
          <w:delText xml:space="preserve">Table </w:delText>
        </w:r>
        <w:r w:rsidR="0064728B" w:rsidRPr="00F74D47" w:rsidDel="00D10743">
          <w:rPr>
            <w:rFonts w:ascii="Arial" w:hAnsi="Arial" w:cs="Arial"/>
            <w:b/>
            <w:bCs/>
            <w:highlight w:val="yellow"/>
          </w:rPr>
          <w:delText>5</w:delText>
        </w:r>
        <w:r w:rsidRPr="00F74D47" w:rsidDel="00D10743">
          <w:rPr>
            <w:rFonts w:ascii="Arial" w:hAnsi="Arial" w:cs="Arial"/>
            <w:highlight w:val="yellow"/>
          </w:rPr>
          <w:delText>.</w:delText>
        </w:r>
      </w:del>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1CFFE0C5"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t>
      </w:r>
      <w:commentRangeStart w:id="116"/>
      <w:r w:rsidRPr="0055104B">
        <w:rPr>
          <w:rFonts w:ascii="Arial" w:hAnsi="Arial" w:cs="Arial"/>
        </w:rPr>
        <w:t>WHO OSCI</w:t>
      </w:r>
      <w:commentRangeEnd w:id="116"/>
      <w:r w:rsidR="00C502C3">
        <w:rPr>
          <w:rStyle w:val="CommentReference"/>
        </w:rPr>
        <w:commentReference w:id="116"/>
      </w:r>
      <w:r w:rsidRPr="0055104B">
        <w:rPr>
          <w:rFonts w:ascii="Arial" w:hAnsi="Arial" w:cs="Arial"/>
        </w:rPr>
        <w:t>)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55104B" w:rsidRDefault="00D33FD6" w:rsidP="00894444">
      <w:pPr>
        <w:pStyle w:val="Heading1"/>
        <w:rPr>
          <w:rFonts w:ascii="Arial" w:hAnsi="Arial" w:cs="Arial"/>
          <w:sz w:val="22"/>
          <w:szCs w:val="22"/>
        </w:rPr>
      </w:pPr>
      <w:r w:rsidRPr="0055104B">
        <w:rPr>
          <w:rFonts w:ascii="Arial" w:hAnsi="Arial" w:cs="Arial"/>
          <w:sz w:val="22"/>
          <w:szCs w:val="22"/>
        </w:rPr>
        <w:lastRenderedPageBreak/>
        <w:t>Discussion</w:t>
      </w:r>
    </w:p>
    <w:p w14:paraId="4B1427B7" w14:textId="28EE5714"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372BD3" w:rsidRPr="0055104B">
        <w:rPr>
          <w:rFonts w:ascii="Arial" w:hAnsi="Arial" w:cs="Arial"/>
          <w:noProof/>
          <w:vertAlign w:val="superscript"/>
        </w:rPr>
        <w:t>21-24</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The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ECBFD15" w:rsidR="008B76D5" w:rsidRPr="0055104B" w:rsidRDefault="00730403" w:rsidP="00052F55">
      <w:pPr>
        <w:jc w:val="both"/>
        <w:rPr>
          <w:rFonts w:ascii="Arial" w:hAnsi="Arial" w:cs="Arial"/>
        </w:rPr>
      </w:pPr>
      <w:r w:rsidRPr="0055104B">
        <w:rPr>
          <w:rFonts w:ascii="Arial" w:hAnsi="Arial" w:cs="Arial"/>
        </w:rPr>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 </w:instrTex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EN.CITE.DATA </w:instrText>
      </w:r>
      <w:r w:rsidR="008B76D5" w:rsidRPr="0055104B">
        <w:rPr>
          <w:rFonts w:ascii="Arial" w:hAnsi="Arial" w:cs="Arial"/>
        </w:rPr>
      </w:r>
      <w:r w:rsidR="008B76D5"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B76D5" w:rsidRPr="0055104B">
        <w:rPr>
          <w:rFonts w:ascii="Arial" w:hAnsi="Arial" w:cs="Arial"/>
          <w:noProof/>
          <w:vertAlign w:val="superscript"/>
        </w:rPr>
        <w:t>25</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26</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27</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8B76D5" w:rsidRPr="0055104B">
        <w:rPr>
          <w:rFonts w:ascii="Arial" w:hAnsi="Arial" w:cs="Arial"/>
          <w:noProof/>
          <w:vertAlign w:val="superscript"/>
        </w:rPr>
        <w:t>28</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17D3F7D4"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29</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30</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 </w:instrText>
      </w:r>
      <w:r w:rsidR="00872277"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EN.CITE.DATA </w:instrText>
      </w:r>
      <w:r w:rsidR="00872277" w:rsidRPr="0055104B">
        <w:rPr>
          <w:rFonts w:ascii="Arial" w:hAnsi="Arial" w:cs="Arial"/>
        </w:rPr>
      </w:r>
      <w:r w:rsidR="00872277"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72277" w:rsidRPr="0055104B">
        <w:rPr>
          <w:rFonts w:ascii="Arial" w:hAnsi="Arial" w:cs="Arial"/>
          <w:noProof/>
          <w:vertAlign w:val="superscript"/>
        </w:rPr>
        <w:t>31,32</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872277" w:rsidRPr="0055104B">
        <w:rPr>
          <w:rFonts w:ascii="Arial" w:hAnsi="Arial" w:cs="Arial"/>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872277" w:rsidRPr="0055104B">
        <w:rPr>
          <w:rFonts w:ascii="Arial" w:hAnsi="Arial" w:cs="Arial"/>
          <w:noProof/>
          <w:vertAlign w:val="superscript"/>
        </w:rPr>
        <w:t>33</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0F9A3D8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E84391" w:rsidRPr="0055104B">
        <w:rPr>
          <w:rFonts w:ascii="Arial" w:hAnsi="Arial" w:cs="Arial"/>
          <w:noProof/>
          <w:vertAlign w:val="superscript"/>
        </w:rPr>
        <w:t>24</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24</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872277" w:rsidRPr="0055104B">
        <w:rPr>
          <w:rFonts w:ascii="Arial" w:hAnsi="Arial" w:cs="Arial"/>
          <w:noProof/>
          <w:vertAlign w:val="superscript"/>
        </w:rPr>
        <w:t>34</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C32F85" w:rsidRPr="0055104B">
        <w:rPr>
          <w:rFonts w:ascii="Arial" w:hAnsi="Arial" w:cs="Arial"/>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C32F85" w:rsidRPr="0055104B">
        <w:rPr>
          <w:rFonts w:ascii="Arial" w:hAnsi="Arial" w:cs="Arial"/>
          <w:noProof/>
          <w:vertAlign w:val="superscript"/>
        </w:rPr>
        <w:t>35</w:t>
      </w:r>
      <w:r w:rsidR="00C32F85" w:rsidRPr="0055104B">
        <w:rPr>
          <w:rFonts w:ascii="Arial" w:hAnsi="Arial" w:cs="Arial"/>
        </w:rPr>
        <w:fldChar w:fldCharType="end"/>
      </w:r>
    </w:p>
    <w:p w14:paraId="1D161906" w14:textId="39141DCA"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36</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 xml:space="preserve">kB and </w:t>
      </w:r>
      <w:r w:rsidR="005B033E" w:rsidRPr="0055104B">
        <w:rPr>
          <w:rFonts w:ascii="Arial" w:hAnsi="Arial" w:cs="Arial"/>
        </w:rPr>
        <w:lastRenderedPageBreak/>
        <w:t>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37</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6A7A7B" w:rsidRPr="0055104B">
        <w:rPr>
          <w:rFonts w:ascii="Arial" w:hAnsi="Arial" w:cs="Arial"/>
          <w:noProof/>
          <w:vertAlign w:val="superscript"/>
        </w:rPr>
        <w:t>38</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200353B"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6A7A7B" w:rsidRPr="0055104B">
        <w:rPr>
          <w:rFonts w:ascii="Arial" w:hAnsi="Arial" w:cs="Arial"/>
          <w:noProof/>
          <w:vertAlign w:val="superscript"/>
        </w:rPr>
        <w:t>39</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23</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IFI27 counteracts innate immune responses 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6A7A7B" w:rsidRPr="0055104B">
        <w:rPr>
          <w:rFonts w:ascii="Arial" w:hAnsi="Arial" w:cs="Arial"/>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6A7A7B" w:rsidRPr="0055104B">
        <w:rPr>
          <w:rFonts w:ascii="Arial" w:hAnsi="Arial" w:cs="Arial"/>
          <w:noProof/>
          <w:vertAlign w:val="superscript"/>
        </w:rPr>
        <w:t>40</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6A7A7B" w:rsidRPr="0055104B">
        <w:rPr>
          <w:rFonts w:ascii="Arial" w:hAnsi="Arial" w:cs="Arial"/>
          <w:noProof/>
          <w:vertAlign w:val="superscript"/>
        </w:rPr>
        <w:t>41</w:t>
      </w:r>
      <w:r w:rsidR="00BC0587" w:rsidRPr="0055104B">
        <w:rPr>
          <w:rFonts w:ascii="Arial" w:hAnsi="Arial" w:cs="Arial"/>
        </w:rPr>
        <w:fldChar w:fldCharType="end"/>
      </w:r>
    </w:p>
    <w:p w14:paraId="1870883F" w14:textId="57A84117"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9C2C27" w:rsidRPr="0055104B">
        <w:rPr>
          <w:rFonts w:ascii="Arial" w:hAnsi="Arial" w:cs="Arial"/>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9C2C27" w:rsidRPr="0055104B">
        <w:rPr>
          <w:rFonts w:ascii="Arial" w:hAnsi="Arial" w:cs="Arial"/>
          <w:noProof/>
          <w:vertAlign w:val="superscript"/>
        </w:rPr>
        <w:t>42</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42,43</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w:t>
      </w:r>
      <w:proofErr w:type="spellStart"/>
      <w:r w:rsidR="003B53E4" w:rsidRPr="0055104B">
        <w:rPr>
          <w:rFonts w:ascii="Arial" w:hAnsi="Arial" w:cs="Arial"/>
        </w:rPr>
        <w:t>Areg</w:t>
      </w:r>
      <w:proofErr w:type="spellEnd"/>
      <w:r w:rsidR="003B53E4" w:rsidRPr="0055104B">
        <w:rPr>
          <w:rFonts w:ascii="Arial" w:hAnsi="Arial" w:cs="Arial"/>
        </w:rPr>
        <w:t xml:space="preserve">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44</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45</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46,47</w:t>
      </w:r>
      <w:r w:rsidR="009C2C27" w:rsidRPr="0055104B">
        <w:rPr>
          <w:rFonts w:ascii="Arial" w:hAnsi="Arial" w:cs="Arial"/>
        </w:rPr>
        <w:fldChar w:fldCharType="end"/>
      </w:r>
    </w:p>
    <w:p w14:paraId="53A196AF" w14:textId="3D1857AD"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48</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49</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50</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35281818"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53</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54,55</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30,53</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56</w:t>
      </w:r>
      <w:r w:rsidR="00645725" w:rsidRPr="0055104B">
        <w:rPr>
          <w:rFonts w:ascii="Arial" w:hAnsi="Arial" w:cs="Arial"/>
        </w:rPr>
        <w:fldChar w:fldCharType="end"/>
      </w:r>
    </w:p>
    <w:p w14:paraId="213A314E" w14:textId="4ADEE056" w:rsidR="00774F7F" w:rsidRPr="0055104B" w:rsidRDefault="00FB1FC0" w:rsidP="00052F55">
      <w:pPr>
        <w:jc w:val="both"/>
        <w:rPr>
          <w:rFonts w:ascii="Arial" w:hAnsi="Arial" w:cs="Arial"/>
        </w:rPr>
      </w:pPr>
      <w:proofErr w:type="spellStart"/>
      <w:r w:rsidRPr="0055104B">
        <w:rPr>
          <w:rFonts w:ascii="Arial" w:hAnsi="Arial" w:cs="Arial"/>
        </w:rPr>
        <w:lastRenderedPageBreak/>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F550FF" w:rsidRPr="0055104B">
        <w:rPr>
          <w:rFonts w:ascii="Arial" w:hAnsi="Arial" w:cs="Arial"/>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F550FF" w:rsidRPr="0055104B">
        <w:rPr>
          <w:rFonts w:ascii="Arial" w:hAnsi="Arial" w:cs="Arial"/>
          <w:noProof/>
          <w:vertAlign w:val="superscript"/>
        </w:rPr>
        <w:t>58</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59</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60</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61</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22128794"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62</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63</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4C4AA498"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F550FF" w:rsidRPr="0055104B">
        <w:rPr>
          <w:rFonts w:ascii="Arial" w:hAnsi="Arial" w:cs="Arial"/>
          <w:noProof/>
          <w:vertAlign w:val="superscript"/>
        </w:rPr>
        <w:t>64,65</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F550FF" w:rsidRPr="0055104B">
        <w:rPr>
          <w:rFonts w:ascii="Arial" w:hAnsi="Arial" w:cs="Arial"/>
          <w:noProof/>
          <w:vertAlign w:val="superscript"/>
        </w:rPr>
        <w:t>66,67</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r w:rsidR="001C2A68">
        <w:rPr>
          <w:rFonts w:ascii="Arial" w:hAnsi="Arial" w:cs="Arial"/>
        </w:rPr>
        <w:t>Limitations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286F74C1" w:rsidR="00001D5E" w:rsidRPr="0055104B" w:rsidRDefault="00BC20A4" w:rsidP="00052F55">
      <w:pPr>
        <w:jc w:val="both"/>
        <w:rPr>
          <w:rFonts w:ascii="Arial" w:hAnsi="Arial" w:cs="Arial"/>
        </w:rPr>
      </w:pPr>
      <w:r w:rsidRPr="0055104B">
        <w:rPr>
          <w:rFonts w:ascii="Arial" w:hAnsi="Arial" w:cs="Arial"/>
        </w:rPr>
        <w:t>Conclusions</w:t>
      </w:r>
    </w:p>
    <w:p w14:paraId="3BD6FFF5" w14:textId="38EE3F3A" w:rsidR="007B57E6" w:rsidRPr="0055104B" w:rsidRDefault="007B57E6" w:rsidP="00052F55">
      <w:pPr>
        <w:jc w:val="both"/>
        <w:rPr>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proofErr w:type="spellStart"/>
            <w:r w:rsidRPr="0055104B">
              <w:rPr>
                <w:rFonts w:ascii="Arial" w:eastAsia="Times New Roman" w:hAnsi="Arial" w:cs="Arial"/>
                <w:color w:val="000000"/>
              </w:rPr>
              <w:t>Charlson</w:t>
            </w:r>
            <w:proofErr w:type="spellEnd"/>
            <w:r w:rsidRPr="0055104B">
              <w:rPr>
                <w:rFonts w:ascii="Arial" w:eastAsia="Times New Roman" w:hAnsi="Arial" w:cs="Arial"/>
                <w:color w:val="000000"/>
              </w:rPr>
              <w:t xml:space="preserve">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81FE46B"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r w:rsidR="00D31C80" w:rsidRPr="0055104B">
              <w:rPr>
                <w:rFonts w:ascii="Arial" w:eastAsia="Times New Roman" w:hAnsi="Arial" w:cs="Arial"/>
                <w:color w:val="000000"/>
              </w:rPr>
              <w:t>***</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3BC8892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 (?)</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r w:rsidRPr="0055104B">
        <w:rPr>
          <w:rFonts w:ascii="Arial" w:hAnsi="Arial" w:cs="Arial"/>
        </w:rPr>
        <w:t>DM and COVID/Any DM.</w:t>
      </w:r>
    </w:p>
    <w:p w14:paraId="566A0990" w14:textId="35BDFB12" w:rsidR="001F3D8C" w:rsidRPr="0055104B" w:rsidRDefault="001F3D8C" w:rsidP="00D837DC">
      <w:pPr>
        <w:jc w:val="both"/>
        <w:rPr>
          <w:rFonts w:ascii="Arial" w:hAnsi="Arial" w:cs="Arial"/>
        </w:rPr>
      </w:pPr>
      <w:r w:rsidRPr="0055104B">
        <w:rPr>
          <w:rFonts w:ascii="Arial" w:hAnsi="Arial" w:cs="Arial"/>
        </w:rPr>
        <w:t>**Solid cancers only</w:t>
      </w:r>
    </w:p>
    <w:p w14:paraId="7F53D14F" w14:textId="7B926082" w:rsidR="00D31C80" w:rsidRPr="0055104B" w:rsidRDefault="00D31C80" w:rsidP="00D837DC">
      <w:pPr>
        <w:jc w:val="both"/>
        <w:rPr>
          <w:rFonts w:ascii="Arial" w:hAnsi="Arial" w:cs="Arial"/>
        </w:rPr>
      </w:pPr>
      <w:r w:rsidRPr="0055104B">
        <w:rPr>
          <w:rFonts w:ascii="Arial" w:hAnsi="Arial" w:cs="Arial"/>
        </w:rPr>
        <w:t>***Cancer =1 or 2 mean Yes</w:t>
      </w:r>
    </w:p>
    <w:p w14:paraId="3CFE6AFF" w14:textId="48745470"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commentRangeStart w:id="117"/>
      <w:r w:rsidRPr="0055104B">
        <w:rPr>
          <w:rFonts w:ascii="Arial" w:hAnsi="Arial" w:cs="Arial"/>
          <w:b/>
        </w:rPr>
        <w:t xml:space="preserve">Figure 1.  </w:t>
      </w:r>
      <w:r w:rsidRPr="0055104B">
        <w:rPr>
          <w:rFonts w:ascii="Arial" w:hAnsi="Arial" w:cs="Arial"/>
        </w:rPr>
        <w:t>Number of genes evaluated versus number of hits per gene in the total sample.</w:t>
      </w:r>
      <w:commentRangeEnd w:id="117"/>
      <w:r w:rsidR="001726BE">
        <w:rPr>
          <w:rStyle w:val="CommentReference"/>
        </w:rPr>
        <w:commentReference w:id="117"/>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58CBEF63">
            <wp:extent cx="5938837" cy="39592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F24743D" w14:textId="3526FDB7"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w:t>
      </w:r>
      <w:del w:id="118" w:author="Sargsyan, Davit [JRDUS]" w:date="2024-09-30T11:05:00Z">
        <w:r w:rsidRPr="0055104B" w:rsidDel="00A5099E">
          <w:rPr>
            <w:rFonts w:ascii="Arial" w:hAnsi="Arial" w:cs="Arial"/>
          </w:rPr>
          <w:delText xml:space="preserve">in </w:delText>
        </w:r>
      </w:del>
      <w:ins w:id="119" w:author="Sargsyan, Davit [JRDUS]" w:date="2024-09-30T11:05:00Z">
        <w:r w:rsidR="00A5099E">
          <w:rPr>
            <w:rFonts w:ascii="Arial" w:hAnsi="Arial" w:cs="Arial"/>
          </w:rPr>
          <w:t>by</w:t>
        </w:r>
        <w:r w:rsidR="00A5099E" w:rsidRPr="0055104B">
          <w:rPr>
            <w:rFonts w:ascii="Arial" w:hAnsi="Arial" w:cs="Arial"/>
          </w:rPr>
          <w:t xml:space="preserve"> </w:t>
        </w:r>
      </w:ins>
      <w:r w:rsidRPr="0055104B">
        <w:rPr>
          <w:rFonts w:ascii="Arial" w:hAnsi="Arial" w:cs="Arial"/>
        </w:rPr>
        <w:t xml:space="preserve">COVID </w:t>
      </w:r>
      <w:del w:id="120" w:author="Sargsyan, Davit [JRDUS]" w:date="2024-09-30T11:05:00Z">
        <w:r w:rsidRPr="0055104B" w:rsidDel="00A5099E">
          <w:rPr>
            <w:rFonts w:ascii="Arial" w:hAnsi="Arial" w:cs="Arial"/>
          </w:rPr>
          <w:delText>vs. non-COVID</w:delText>
        </w:r>
      </w:del>
      <w:ins w:id="121" w:author="Sargsyan, Davit [JRDUS]" w:date="2024-09-30T11:05:00Z">
        <w:r w:rsidR="00A5099E">
          <w:rPr>
            <w:rFonts w:ascii="Arial" w:hAnsi="Arial" w:cs="Arial"/>
          </w:rPr>
          <w:t>and DM,</w:t>
        </w:r>
      </w:ins>
      <w:r w:rsidRPr="0055104B">
        <w:rPr>
          <w:rFonts w:ascii="Arial" w:hAnsi="Arial" w:cs="Arial"/>
        </w:rPr>
        <w:t xml:space="preserve">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2A0E4C2A" w:rsidR="0064728B" w:rsidRPr="0055104B" w:rsidRDefault="00C01880" w:rsidP="00BC20A4">
      <w:pPr>
        <w:rPr>
          <w:rFonts w:ascii="Arial" w:hAnsi="Arial" w:cs="Arial"/>
        </w:rPr>
      </w:pPr>
      <w:del w:id="122" w:author="Sargsyan, Davit [JRDUS]" w:date="2024-09-30T18:57:00Z">
        <w:r w:rsidRPr="0055104B" w:rsidDel="002C5581">
          <w:rPr>
            <w:rFonts w:ascii="Arial" w:hAnsi="Arial" w:cs="Arial"/>
            <w:noProof/>
          </w:rPr>
          <w:drawing>
            <wp:inline distT="0" distB="0" distL="0" distR="0" wp14:anchorId="065FA1B5" wp14:editId="018CB291">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Picture 1"/>
                      <pic:cNvPicPr/>
                    </pic:nvPicPr>
                    <pic:blipFill>
                      <a:blip r:embed="rId17"/>
                      <a:stretch>
                        <a:fillRect/>
                      </a:stretch>
                    </pic:blipFill>
                    <pic:spPr>
                      <a:xfrm>
                        <a:off x="0" y="0"/>
                        <a:ext cx="6858000" cy="7837805"/>
                      </a:xfrm>
                      <a:prstGeom prst="rect">
                        <a:avLst/>
                      </a:prstGeom>
                    </pic:spPr>
                  </pic:pic>
                </a:graphicData>
              </a:graphic>
            </wp:inline>
          </w:drawing>
        </w:r>
      </w:del>
    </w:p>
    <w:p w14:paraId="34F059DA" w14:textId="0DDDF145" w:rsidR="002C5581" w:rsidRDefault="002C5581" w:rsidP="00BC20A4">
      <w:pPr>
        <w:rPr>
          <w:ins w:id="123" w:author="Sargsyan, Davit [JRDUS]" w:date="2024-09-30T18:57:00Z"/>
          <w:rFonts w:ascii="Arial" w:hAnsi="Arial" w:cs="Arial"/>
        </w:rPr>
      </w:pPr>
      <w:commentRangeStart w:id="124"/>
      <w:ins w:id="125" w:author="Sargsyan, Davit [JRDUS]" w:date="2024-09-30T18:57:00Z">
        <w:r>
          <w:rPr>
            <w:rFonts w:ascii="Arial" w:hAnsi="Arial" w:cs="Arial"/>
            <w:noProof/>
          </w:rPr>
          <w:lastRenderedPageBreak/>
          <w:drawing>
            <wp:inline distT="0" distB="0" distL="0" distR="0" wp14:anchorId="3C9745BE" wp14:editId="439F2943">
              <wp:extent cx="8267700" cy="7349067"/>
              <wp:effectExtent l="0" t="0" r="0" b="4445"/>
              <wp:docPr id="1467083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77169" cy="7357484"/>
                      </a:xfrm>
                      <a:prstGeom prst="rect">
                        <a:avLst/>
                      </a:prstGeom>
                      <a:noFill/>
                    </pic:spPr>
                  </pic:pic>
                </a:graphicData>
              </a:graphic>
            </wp:inline>
          </w:drawing>
        </w:r>
      </w:ins>
      <w:commentRangeEnd w:id="124"/>
      <w:ins w:id="126" w:author="Sargsyan, Davit [JRDUS]" w:date="2024-09-30T18:59:00Z">
        <w:r>
          <w:rPr>
            <w:rStyle w:val="CommentReference"/>
          </w:rPr>
          <w:commentReference w:id="124"/>
        </w:r>
      </w:ins>
    </w:p>
    <w:p w14:paraId="4FFA0925" w14:textId="16F7A136" w:rsidR="00160E40" w:rsidRPr="0055104B" w:rsidRDefault="0064728B" w:rsidP="00BC20A4">
      <w:pPr>
        <w:rPr>
          <w:rFonts w:ascii="Arial" w:hAnsi="Arial" w:cs="Arial"/>
        </w:rPr>
      </w:pPr>
      <w:proofErr w:type="gramStart"/>
      <w:r w:rsidRPr="0055104B">
        <w:rPr>
          <w:rFonts w:ascii="Arial" w:hAnsi="Arial" w:cs="Arial"/>
        </w:rPr>
        <w:t>Figure  5</w:t>
      </w:r>
      <w:proofErr w:type="gramEnd"/>
      <w:r w:rsidRPr="0055104B">
        <w:rPr>
          <w:rFonts w:ascii="Arial" w:hAnsi="Arial" w:cs="Arial"/>
        </w:rPr>
        <w:t>.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t>References</w:t>
      </w:r>
    </w:p>
    <w:p w14:paraId="0FB243C5" w14:textId="77777777" w:rsidR="00F550FF" w:rsidRPr="0055104B" w:rsidRDefault="00231B7A" w:rsidP="00F550FF">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F550FF" w:rsidRPr="0055104B">
        <w:rPr>
          <w:noProof/>
        </w:rPr>
        <w:t>1.</w:t>
      </w:r>
      <w:r w:rsidR="00F550FF" w:rsidRPr="0055104B">
        <w:rPr>
          <w:noProof/>
        </w:rPr>
        <w:tab/>
        <w:t>Kumar A, Arora A, Sharma P, et al. Is diabetes mellitus associated with mortality and severity of COVID-19? A meta-analysis. Diabetes Metab Syndr 2020;14(4):535-545. DOI: 10.1016/j.dsx.2020.04.044.</w:t>
      </w:r>
    </w:p>
    <w:p w14:paraId="4C8762C3" w14:textId="77777777" w:rsidR="00F550FF" w:rsidRPr="0055104B" w:rsidRDefault="00F550FF" w:rsidP="00F550FF">
      <w:pPr>
        <w:pStyle w:val="EndNoteBibliography"/>
        <w:spacing w:after="0"/>
        <w:ind w:left="720" w:hanging="720"/>
        <w:rPr>
          <w:noProof/>
        </w:rPr>
      </w:pPr>
      <w:r w:rsidRPr="0055104B">
        <w:rPr>
          <w:noProof/>
        </w:rPr>
        <w:lastRenderedPageBreak/>
        <w:t>2.</w:t>
      </w:r>
      <w:r w:rsidRPr="0055104B">
        <w:rPr>
          <w:noProof/>
        </w:rPr>
        <w:tab/>
        <w:t>Karki R, Kanneganti TD. Innate immunity, cytokine storm, and inflammatory cell death in COVID-19. J Transl Med 2022;20(1):542. DOI: 10.1186/s12967-022-03767-z.</w:t>
      </w:r>
    </w:p>
    <w:p w14:paraId="4A0D91B1" w14:textId="77777777" w:rsidR="00F550FF" w:rsidRPr="0055104B" w:rsidRDefault="00F550FF" w:rsidP="00F550FF">
      <w:pPr>
        <w:pStyle w:val="EndNoteBibliography"/>
        <w:spacing w:after="0"/>
        <w:ind w:left="720" w:hanging="720"/>
        <w:rPr>
          <w:noProof/>
        </w:rPr>
      </w:pPr>
      <w:r w:rsidRPr="0055104B">
        <w:rPr>
          <w:noProof/>
        </w:rPr>
        <w:t>3.</w:t>
      </w:r>
      <w:r w:rsidRPr="0055104B">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55104B" w:rsidRDefault="00F550FF" w:rsidP="00F550FF">
      <w:pPr>
        <w:pStyle w:val="EndNoteBibliography"/>
        <w:spacing w:after="0"/>
        <w:ind w:left="720" w:hanging="720"/>
        <w:rPr>
          <w:noProof/>
        </w:rPr>
      </w:pPr>
      <w:r w:rsidRPr="0055104B">
        <w:rPr>
          <w:noProof/>
        </w:rPr>
        <w:t>4.</w:t>
      </w:r>
      <w:r w:rsidRPr="0055104B">
        <w:rPr>
          <w:noProof/>
        </w:rPr>
        <w:tab/>
        <w:t>Wu ZH, Tang Y, Cheng Q. Diabetes increases the mortality of patients with COVID-19: a meta-analysis. Acta Diabetol 2021;58(2):139-144. DOI: 10.1007/s00592-020-01546-0.</w:t>
      </w:r>
    </w:p>
    <w:p w14:paraId="2B8517E8" w14:textId="77777777" w:rsidR="00F550FF" w:rsidRPr="0055104B" w:rsidRDefault="00F550FF" w:rsidP="00F550FF">
      <w:pPr>
        <w:pStyle w:val="EndNoteBibliography"/>
        <w:spacing w:after="0"/>
        <w:ind w:left="720" w:hanging="720"/>
        <w:rPr>
          <w:noProof/>
        </w:rPr>
      </w:pPr>
      <w:r w:rsidRPr="0055104B">
        <w:rPr>
          <w:noProof/>
        </w:rPr>
        <w:t>5.</w:t>
      </w:r>
      <w:r w:rsidRPr="0055104B">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55104B" w:rsidRDefault="00F550FF" w:rsidP="00F550FF">
      <w:pPr>
        <w:pStyle w:val="EndNoteBibliography"/>
        <w:spacing w:after="0"/>
        <w:ind w:left="720" w:hanging="720"/>
        <w:rPr>
          <w:noProof/>
        </w:rPr>
      </w:pPr>
      <w:r w:rsidRPr="0055104B">
        <w:rPr>
          <w:noProof/>
        </w:rPr>
        <w:t>6.</w:t>
      </w:r>
      <w:r w:rsidRPr="0055104B">
        <w:rPr>
          <w:noProof/>
        </w:rPr>
        <w:tab/>
        <w:t>Allard R, Leclerc P, Tremblay C, Tannenbaum TN. Diabetes and the severity of pandemic influenza A (H1N1) infection. Diabetes Care 2010;33(7):1491-3. DOI: 10.2337/dc09-2215.</w:t>
      </w:r>
    </w:p>
    <w:p w14:paraId="0C28CA6F" w14:textId="77777777" w:rsidR="00F550FF" w:rsidRPr="0055104B" w:rsidRDefault="00F550FF" w:rsidP="00F550FF">
      <w:pPr>
        <w:pStyle w:val="EndNoteBibliography"/>
        <w:spacing w:after="0"/>
        <w:ind w:left="720" w:hanging="720"/>
        <w:rPr>
          <w:noProof/>
        </w:rPr>
      </w:pPr>
      <w:r w:rsidRPr="0055104B">
        <w:rPr>
          <w:noProof/>
        </w:rPr>
        <w:t>7.</w:t>
      </w:r>
      <w:r w:rsidRPr="0055104B">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55104B" w:rsidRDefault="00F550FF" w:rsidP="00F550FF">
      <w:pPr>
        <w:pStyle w:val="EndNoteBibliography"/>
        <w:spacing w:after="0"/>
        <w:ind w:left="720" w:hanging="720"/>
        <w:rPr>
          <w:noProof/>
        </w:rPr>
      </w:pPr>
      <w:r w:rsidRPr="0055104B">
        <w:rPr>
          <w:noProof/>
        </w:rPr>
        <w:t>8.</w:t>
      </w:r>
      <w:r w:rsidRPr="0055104B">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55104B" w:rsidRDefault="00F550FF" w:rsidP="00F550FF">
      <w:pPr>
        <w:pStyle w:val="EndNoteBibliography"/>
        <w:spacing w:after="0"/>
        <w:ind w:left="720" w:hanging="720"/>
        <w:rPr>
          <w:noProof/>
        </w:rPr>
      </w:pPr>
      <w:r w:rsidRPr="0055104B">
        <w:rPr>
          <w:noProof/>
        </w:rPr>
        <w:t>9.</w:t>
      </w:r>
      <w:r w:rsidRPr="0055104B">
        <w:rPr>
          <w:noProof/>
        </w:rPr>
        <w:tab/>
        <w:t>Ssentongo P, Zhang Y, Witmer L, Chinchilli VM, Ba DM. Association of COVID-19 with diabetes: a systematic review and meta-analysis. Sci Rep 2022;12(1):20191. DOI: 10.1038/s41598-022-24185-7.</w:t>
      </w:r>
    </w:p>
    <w:p w14:paraId="047FEA2C" w14:textId="77777777" w:rsidR="00F550FF" w:rsidRPr="0055104B" w:rsidRDefault="00F550FF" w:rsidP="00F550FF">
      <w:pPr>
        <w:pStyle w:val="EndNoteBibliography"/>
        <w:spacing w:after="0"/>
        <w:ind w:left="720" w:hanging="720"/>
        <w:rPr>
          <w:noProof/>
        </w:rPr>
      </w:pPr>
      <w:r w:rsidRPr="0055104B">
        <w:rPr>
          <w:noProof/>
        </w:rPr>
        <w:t>10.</w:t>
      </w:r>
      <w:r w:rsidRPr="0055104B">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55104B" w:rsidRDefault="00F550FF" w:rsidP="00F550FF">
      <w:pPr>
        <w:pStyle w:val="EndNoteBibliography"/>
        <w:spacing w:after="0"/>
        <w:ind w:left="720" w:hanging="720"/>
        <w:rPr>
          <w:noProof/>
        </w:rPr>
      </w:pPr>
      <w:r w:rsidRPr="0055104B">
        <w:rPr>
          <w:noProof/>
        </w:rPr>
        <w:t>11.</w:t>
      </w:r>
      <w:r w:rsidRPr="0055104B">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55104B" w:rsidRDefault="00F550FF" w:rsidP="00F550FF">
      <w:pPr>
        <w:pStyle w:val="EndNoteBibliography"/>
        <w:spacing w:after="0"/>
        <w:ind w:left="720" w:hanging="720"/>
        <w:rPr>
          <w:noProof/>
        </w:rPr>
      </w:pPr>
      <w:r w:rsidRPr="0055104B">
        <w:rPr>
          <w:noProof/>
        </w:rPr>
        <w:t>12.</w:t>
      </w:r>
      <w:r w:rsidRPr="0055104B">
        <w:rPr>
          <w:noProof/>
        </w:rPr>
        <w:tab/>
        <w:t>McCord JM, Hybertson BM, Cota-Gomez A, Geraci KP, Gao B. Nrf2 Activator PB125((R)) as a Potential Therapeutic Agent against COVID-19. Antioxidants (Basel) 2020;9(6). DOI: 10.3390/antiox9060518.</w:t>
      </w:r>
    </w:p>
    <w:p w14:paraId="17075499" w14:textId="77777777" w:rsidR="00F550FF" w:rsidRPr="0055104B" w:rsidRDefault="00F550FF" w:rsidP="00F550FF">
      <w:pPr>
        <w:pStyle w:val="EndNoteBibliography"/>
        <w:spacing w:after="0"/>
        <w:ind w:left="720" w:hanging="720"/>
        <w:rPr>
          <w:noProof/>
        </w:rPr>
      </w:pPr>
      <w:r w:rsidRPr="0055104B">
        <w:rPr>
          <w:noProof/>
        </w:rPr>
        <w:t>13.</w:t>
      </w:r>
      <w:r w:rsidRPr="0055104B">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55104B" w:rsidRDefault="00F550FF" w:rsidP="00F550FF">
      <w:pPr>
        <w:pStyle w:val="EndNoteBibliography"/>
        <w:spacing w:after="0"/>
        <w:ind w:left="720" w:hanging="720"/>
        <w:rPr>
          <w:noProof/>
        </w:rPr>
      </w:pPr>
      <w:r w:rsidRPr="0055104B">
        <w:rPr>
          <w:noProof/>
        </w:rPr>
        <w:t>14.</w:t>
      </w:r>
      <w:r w:rsidRPr="0055104B">
        <w:rPr>
          <w:noProof/>
        </w:rPr>
        <w:tab/>
        <w:t>Gu L, Tseng S, Horner RM, Tam C, Loda M, Rollins BJ. Control of TH2 polarization by the chemokine monocyte chemoattractant protein-1. Nature 2000;404(6776):407-11. DOI: 10.1038/35006097.</w:t>
      </w:r>
    </w:p>
    <w:p w14:paraId="68A915D7" w14:textId="77777777" w:rsidR="00F550FF" w:rsidRPr="0055104B" w:rsidRDefault="00F550FF" w:rsidP="00F550FF">
      <w:pPr>
        <w:pStyle w:val="EndNoteBibliography"/>
        <w:spacing w:after="0"/>
        <w:ind w:left="720" w:hanging="720"/>
        <w:rPr>
          <w:noProof/>
        </w:rPr>
      </w:pPr>
      <w:r w:rsidRPr="0055104B">
        <w:rPr>
          <w:noProof/>
        </w:rPr>
        <w:t>15.</w:t>
      </w:r>
      <w:r w:rsidRPr="0055104B">
        <w:rPr>
          <w:noProof/>
        </w:rPr>
        <w:tab/>
        <w:t>Rose CE, Jr., Sung SS, Fu SM. Significant involvement of CCL2 (MCP-1) in inflammatory disorders of the lung. Microcirculation 2003;10(3-4):273-88. DOI: 10.1038/sj.mn.7800193.</w:t>
      </w:r>
    </w:p>
    <w:p w14:paraId="7CA8B35E" w14:textId="77777777" w:rsidR="00F550FF" w:rsidRPr="0055104B" w:rsidRDefault="00F550FF" w:rsidP="00F550FF">
      <w:pPr>
        <w:pStyle w:val="EndNoteBibliography"/>
        <w:spacing w:after="0"/>
        <w:ind w:left="720" w:hanging="720"/>
        <w:rPr>
          <w:noProof/>
        </w:rPr>
      </w:pPr>
      <w:r w:rsidRPr="0055104B">
        <w:rPr>
          <w:noProof/>
        </w:rPr>
        <w:t>16.</w:t>
      </w:r>
      <w:r w:rsidRPr="0055104B">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55104B" w:rsidRDefault="00F550FF" w:rsidP="00F550FF">
      <w:pPr>
        <w:pStyle w:val="EndNoteBibliography"/>
        <w:spacing w:after="0"/>
        <w:ind w:left="720" w:hanging="720"/>
        <w:rPr>
          <w:noProof/>
        </w:rPr>
      </w:pPr>
      <w:r w:rsidRPr="0055104B">
        <w:rPr>
          <w:noProof/>
        </w:rPr>
        <w:t>17.</w:t>
      </w:r>
      <w:r w:rsidRPr="0055104B">
        <w:rPr>
          <w:noProof/>
        </w:rPr>
        <w:tab/>
        <w:t>Wu M, Chen Y, Xia H, et al. Transcriptional and proteomic insights into the host response in fatal COVID-19 cases. Proc Natl Acad Sci U S A 2020;117(45):28336-28343. DOI: 10.1073/pnas.2018030117.</w:t>
      </w:r>
    </w:p>
    <w:p w14:paraId="7523E787" w14:textId="3DC5FAE2" w:rsidR="00F550FF" w:rsidRPr="0055104B" w:rsidRDefault="00F550FF" w:rsidP="00F550FF">
      <w:pPr>
        <w:pStyle w:val="EndNoteBibliography"/>
        <w:spacing w:after="0"/>
        <w:ind w:left="720" w:hanging="720"/>
        <w:rPr>
          <w:noProof/>
        </w:rPr>
      </w:pPr>
      <w:r w:rsidRPr="0055104B">
        <w:rPr>
          <w:noProof/>
        </w:rPr>
        <w:t>18.</w:t>
      </w:r>
      <w:r w:rsidRPr="0055104B">
        <w:rPr>
          <w:noProof/>
        </w:rPr>
        <w:tab/>
        <w:t xml:space="preserve">R: A Language and Environment for Statistical Computing. R Core Team, R Foundation for Statistical Computing. Vienna, Austria, 2023. </w:t>
      </w:r>
      <w:hyperlink r:id="rId19" w:history="1">
        <w:r w:rsidRPr="0055104B">
          <w:rPr>
            <w:rStyle w:val="Hyperlink"/>
            <w:noProof/>
          </w:rPr>
          <w:t>https://www.R-project.org/</w:t>
        </w:r>
      </w:hyperlink>
      <w:r w:rsidRPr="0055104B">
        <w:rPr>
          <w:noProof/>
        </w:rPr>
        <w:t>.</w:t>
      </w:r>
    </w:p>
    <w:p w14:paraId="42196001" w14:textId="77777777" w:rsidR="00F550FF" w:rsidRPr="0055104B" w:rsidRDefault="00F550FF" w:rsidP="00F550FF">
      <w:pPr>
        <w:pStyle w:val="EndNoteBibliography"/>
        <w:spacing w:after="0"/>
        <w:ind w:left="720" w:hanging="720"/>
        <w:rPr>
          <w:noProof/>
        </w:rPr>
      </w:pPr>
      <w:r w:rsidRPr="0055104B">
        <w:rPr>
          <w:noProof/>
        </w:rPr>
        <w:t>19.</w:t>
      </w:r>
      <w:r w:rsidRPr="0055104B">
        <w:rPr>
          <w:noProof/>
        </w:rPr>
        <w:tab/>
        <w:t>Love MI, Huber W, Anders S. Moderated estimation of fold change and dispersion for RNA-seq data with DESeq2. Genome Biol 2014;15(12):550. DOI: 10.1186/s13059-014-0550-8.</w:t>
      </w:r>
    </w:p>
    <w:p w14:paraId="1EF8D84C" w14:textId="77777777" w:rsidR="00F550FF" w:rsidRPr="0055104B" w:rsidRDefault="00F550FF" w:rsidP="00F550FF">
      <w:pPr>
        <w:pStyle w:val="EndNoteBibliography"/>
        <w:spacing w:after="0"/>
        <w:ind w:left="720" w:hanging="720"/>
        <w:rPr>
          <w:noProof/>
        </w:rPr>
      </w:pPr>
      <w:r w:rsidRPr="0055104B">
        <w:rPr>
          <w:noProof/>
        </w:rPr>
        <w:t>20.</w:t>
      </w:r>
      <w:r w:rsidRPr="0055104B">
        <w:rPr>
          <w:noProof/>
        </w:rPr>
        <w:tab/>
        <w:t>Yu G, He QY. ReactomePA: an R/Bioconductor package for reactome pathway analysis and visualization. Mol Biosyst 2016;12(2):477-9. DOI: 10.1039/c5mb00663e.</w:t>
      </w:r>
    </w:p>
    <w:p w14:paraId="60400853" w14:textId="77777777" w:rsidR="00F550FF" w:rsidRPr="0055104B" w:rsidRDefault="00F550FF" w:rsidP="00F550FF">
      <w:pPr>
        <w:pStyle w:val="EndNoteBibliography"/>
        <w:spacing w:after="0"/>
        <w:ind w:left="720" w:hanging="720"/>
        <w:rPr>
          <w:noProof/>
        </w:rPr>
      </w:pPr>
      <w:r w:rsidRPr="0055104B">
        <w:rPr>
          <w:noProof/>
        </w:rPr>
        <w:t>21.</w:t>
      </w:r>
      <w:r w:rsidRPr="0055104B">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55104B" w:rsidRDefault="00F550FF" w:rsidP="00F550FF">
      <w:pPr>
        <w:pStyle w:val="EndNoteBibliography"/>
        <w:spacing w:after="0"/>
        <w:ind w:left="720" w:hanging="720"/>
        <w:rPr>
          <w:noProof/>
        </w:rPr>
      </w:pPr>
      <w:r w:rsidRPr="0055104B">
        <w:rPr>
          <w:noProof/>
        </w:rPr>
        <w:t>22.</w:t>
      </w:r>
      <w:r w:rsidRPr="0055104B">
        <w:rPr>
          <w:noProof/>
        </w:rPr>
        <w:tab/>
        <w:t>Zhong W, Altay O, Arif M, et al. Next generation plasma proteome profiling of COVID-19 patients with mild to moderate symptoms. EBioMedicine 2021;74:103723. DOI: 10.1016/j.ebiom.2021.103723.</w:t>
      </w:r>
    </w:p>
    <w:p w14:paraId="3E73155E" w14:textId="77777777" w:rsidR="00F550FF" w:rsidRPr="0055104B" w:rsidRDefault="00F550FF" w:rsidP="00F550FF">
      <w:pPr>
        <w:pStyle w:val="EndNoteBibliography"/>
        <w:spacing w:after="0"/>
        <w:ind w:left="720" w:hanging="720"/>
        <w:rPr>
          <w:noProof/>
        </w:rPr>
      </w:pPr>
      <w:r w:rsidRPr="0055104B">
        <w:rPr>
          <w:noProof/>
        </w:rPr>
        <w:lastRenderedPageBreak/>
        <w:t>23.</w:t>
      </w:r>
      <w:r w:rsidRPr="0055104B">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55104B" w:rsidRDefault="00F550FF" w:rsidP="00F550FF">
      <w:pPr>
        <w:pStyle w:val="EndNoteBibliography"/>
        <w:spacing w:after="0"/>
        <w:ind w:left="720" w:hanging="720"/>
        <w:rPr>
          <w:noProof/>
        </w:rPr>
      </w:pPr>
      <w:r w:rsidRPr="0055104B">
        <w:rPr>
          <w:noProof/>
        </w:rPr>
        <w:t>24.</w:t>
      </w:r>
      <w:r w:rsidRPr="0055104B">
        <w:rPr>
          <w:noProof/>
        </w:rPr>
        <w:tab/>
        <w:t>Sherman EJ, Mirabelli C, Tang VT, et al. Identification of cell type specific ACE2 modifiers by CRISPR screening. PLoS Pathog 2022;18(3):e1010377. DOI: 10.1371/journal.ppat.1010377.</w:t>
      </w:r>
    </w:p>
    <w:p w14:paraId="5F469CE4" w14:textId="77777777" w:rsidR="00F550FF" w:rsidRPr="0055104B" w:rsidRDefault="00F550FF" w:rsidP="00F550FF">
      <w:pPr>
        <w:pStyle w:val="EndNoteBibliography"/>
        <w:spacing w:after="0"/>
        <w:ind w:left="720" w:hanging="720"/>
        <w:rPr>
          <w:noProof/>
        </w:rPr>
      </w:pPr>
      <w:r w:rsidRPr="0055104B">
        <w:rPr>
          <w:noProof/>
        </w:rPr>
        <w:t>25.</w:t>
      </w:r>
      <w:r w:rsidRPr="0055104B">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55104B" w:rsidRDefault="00F550FF" w:rsidP="00F550FF">
      <w:pPr>
        <w:pStyle w:val="EndNoteBibliography"/>
        <w:spacing w:after="0"/>
        <w:ind w:left="720" w:hanging="720"/>
        <w:rPr>
          <w:noProof/>
        </w:rPr>
      </w:pPr>
      <w:r w:rsidRPr="0055104B">
        <w:rPr>
          <w:noProof/>
        </w:rPr>
        <w:t>26.</w:t>
      </w:r>
      <w:r w:rsidRPr="0055104B">
        <w:rPr>
          <w:noProof/>
        </w:rPr>
        <w:tab/>
        <w:t>Rothlin CV, Ghosh S, Zuniga EI, Oldstone MB, Lemke G. TAM receptors are pleiotropic inhibitors of the innate immune response. Cell 2007;131(6):1124-36. DOI: 10.1016/j.cell.2007.10.034.</w:t>
      </w:r>
    </w:p>
    <w:p w14:paraId="21322BB8" w14:textId="77777777" w:rsidR="00F550FF" w:rsidRPr="0055104B" w:rsidRDefault="00F550FF" w:rsidP="00F550FF">
      <w:pPr>
        <w:pStyle w:val="EndNoteBibliography"/>
        <w:spacing w:after="0"/>
        <w:ind w:left="720" w:hanging="720"/>
        <w:rPr>
          <w:noProof/>
        </w:rPr>
      </w:pPr>
      <w:r w:rsidRPr="0055104B">
        <w:rPr>
          <w:noProof/>
        </w:rPr>
        <w:t>27.</w:t>
      </w:r>
      <w:r w:rsidRPr="0055104B">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55104B" w:rsidRDefault="00F550FF" w:rsidP="00F550FF">
      <w:pPr>
        <w:pStyle w:val="EndNoteBibliography"/>
        <w:spacing w:after="0"/>
        <w:ind w:left="720" w:hanging="720"/>
        <w:rPr>
          <w:noProof/>
        </w:rPr>
      </w:pPr>
      <w:r w:rsidRPr="0055104B">
        <w:rPr>
          <w:noProof/>
        </w:rPr>
        <w:t>28.</w:t>
      </w:r>
      <w:r w:rsidRPr="0055104B">
        <w:rPr>
          <w:noProof/>
        </w:rPr>
        <w:tab/>
        <w:t>Wang CW, Chuang HC, Tan TH. ACE2 in chronic disease and COVID-19: gene regulation and post-translational modification. J Biomed Sci 2023;30(1):71. DOI: 10.1186/s12929-023-00965-9.</w:t>
      </w:r>
    </w:p>
    <w:p w14:paraId="5F21D94E" w14:textId="77777777" w:rsidR="00F550FF" w:rsidRPr="0055104B" w:rsidRDefault="00F550FF" w:rsidP="00F550FF">
      <w:pPr>
        <w:pStyle w:val="EndNoteBibliography"/>
        <w:spacing w:after="0"/>
        <w:ind w:left="720" w:hanging="720"/>
        <w:rPr>
          <w:noProof/>
        </w:rPr>
      </w:pPr>
      <w:r w:rsidRPr="0055104B">
        <w:rPr>
          <w:noProof/>
        </w:rPr>
        <w:t>29.</w:t>
      </w:r>
      <w:r w:rsidRPr="0055104B">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55104B" w:rsidRDefault="00F550FF" w:rsidP="00F550FF">
      <w:pPr>
        <w:pStyle w:val="EndNoteBibliography"/>
        <w:spacing w:after="0"/>
        <w:ind w:left="720" w:hanging="720"/>
        <w:rPr>
          <w:noProof/>
        </w:rPr>
      </w:pPr>
      <w:r w:rsidRPr="0055104B">
        <w:rPr>
          <w:noProof/>
        </w:rPr>
        <w:t>30.</w:t>
      </w:r>
      <w:r w:rsidRPr="0055104B">
        <w:rPr>
          <w:noProof/>
        </w:rPr>
        <w:tab/>
        <w:t>Iba T, Wada H, Levy JH. Platelet Activation and Thrombosis in COVID-19. Semin Thromb Hemost 2023;49(1):55-61. DOI: 10.1055/s-0042-1749441.</w:t>
      </w:r>
    </w:p>
    <w:p w14:paraId="484F5742" w14:textId="77777777" w:rsidR="00F550FF" w:rsidRPr="0055104B" w:rsidRDefault="00F550FF" w:rsidP="00F550FF">
      <w:pPr>
        <w:pStyle w:val="EndNoteBibliography"/>
        <w:spacing w:after="0"/>
        <w:ind w:left="720" w:hanging="720"/>
        <w:rPr>
          <w:noProof/>
        </w:rPr>
      </w:pPr>
      <w:r w:rsidRPr="0055104B">
        <w:rPr>
          <w:noProof/>
        </w:rPr>
        <w:t>31.</w:t>
      </w:r>
      <w:r w:rsidRPr="0055104B">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55104B" w:rsidRDefault="00F550FF" w:rsidP="00F550FF">
      <w:pPr>
        <w:pStyle w:val="EndNoteBibliography"/>
        <w:spacing w:after="0"/>
        <w:ind w:left="720" w:hanging="720"/>
        <w:rPr>
          <w:noProof/>
        </w:rPr>
      </w:pPr>
      <w:r w:rsidRPr="0055104B">
        <w:rPr>
          <w:noProof/>
        </w:rPr>
        <w:t>32.</w:t>
      </w:r>
      <w:r w:rsidRPr="0055104B">
        <w:rPr>
          <w:noProof/>
        </w:rPr>
        <w:tab/>
        <w:t>Burn J, Pirmohamed M. Direct oral anticoagulants versus warfarin: is new always better than the old? Open Heart 2018;5(1):e000712. DOI: 10.1136/openhrt-2017-000712.</w:t>
      </w:r>
    </w:p>
    <w:p w14:paraId="5A8CCD0B" w14:textId="77777777" w:rsidR="00F550FF" w:rsidRPr="0055104B" w:rsidRDefault="00F550FF" w:rsidP="00F550FF">
      <w:pPr>
        <w:pStyle w:val="EndNoteBibliography"/>
        <w:spacing w:after="0"/>
        <w:ind w:left="720" w:hanging="720"/>
        <w:rPr>
          <w:noProof/>
        </w:rPr>
      </w:pPr>
      <w:r w:rsidRPr="0055104B">
        <w:rPr>
          <w:noProof/>
        </w:rPr>
        <w:t>33.</w:t>
      </w:r>
      <w:r w:rsidRPr="0055104B">
        <w:rPr>
          <w:noProof/>
        </w:rPr>
        <w:tab/>
        <w:t>Baumann Kreuziger L, Sholzberg M, Cushman M. Anticoagulation in hospitalized patients with COVID-19. Blood 2022;140(8):809-814. DOI: 10.1182/blood.2021014527.</w:t>
      </w:r>
    </w:p>
    <w:p w14:paraId="36018595" w14:textId="77777777" w:rsidR="00F550FF" w:rsidRPr="0055104B" w:rsidRDefault="00F550FF" w:rsidP="00F550FF">
      <w:pPr>
        <w:pStyle w:val="EndNoteBibliography"/>
        <w:spacing w:after="0"/>
        <w:ind w:left="720" w:hanging="720"/>
        <w:rPr>
          <w:noProof/>
        </w:rPr>
      </w:pPr>
      <w:r w:rsidRPr="0055104B">
        <w:rPr>
          <w:noProof/>
        </w:rPr>
        <w:t>34.</w:t>
      </w:r>
      <w:r w:rsidRPr="0055104B">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55104B" w:rsidRDefault="00F550FF" w:rsidP="00F550FF">
      <w:pPr>
        <w:pStyle w:val="EndNoteBibliography"/>
        <w:spacing w:after="0"/>
        <w:ind w:left="720" w:hanging="720"/>
        <w:rPr>
          <w:noProof/>
        </w:rPr>
      </w:pPr>
      <w:r w:rsidRPr="0055104B">
        <w:rPr>
          <w:noProof/>
        </w:rPr>
        <w:t>35.</w:t>
      </w:r>
      <w:r w:rsidRPr="0055104B">
        <w:rPr>
          <w:noProof/>
        </w:rPr>
        <w:tab/>
        <w:t>Salles C, II, Monkman JH, Ahnstrom J, Lane DA, Crawley JT. Vessel wall BAMBI contributes to hemostasis and thrombus stability. Blood 2014;123(18):2873-81. DOI: 10.1182/blood-2013-10-534024.</w:t>
      </w:r>
    </w:p>
    <w:p w14:paraId="14602D9A" w14:textId="77777777" w:rsidR="00F550FF" w:rsidRPr="0055104B" w:rsidRDefault="00F550FF" w:rsidP="00F550FF">
      <w:pPr>
        <w:pStyle w:val="EndNoteBibliography"/>
        <w:spacing w:after="0"/>
        <w:ind w:left="720" w:hanging="720"/>
        <w:rPr>
          <w:noProof/>
        </w:rPr>
      </w:pPr>
      <w:r w:rsidRPr="0055104B">
        <w:rPr>
          <w:noProof/>
        </w:rPr>
        <w:t>36.</w:t>
      </w:r>
      <w:r w:rsidRPr="0055104B">
        <w:rPr>
          <w:noProof/>
        </w:rPr>
        <w:tab/>
        <w:t>Upadhyay J, Tiwari N, Ansari MN. Role of inflammatory markers in corona virus disease (COVID-19) patients: A review. Exp Biol Med (Maywood) 2020;245(15):1368-1375. DOI: 10.1177/1535370220939477.</w:t>
      </w:r>
    </w:p>
    <w:p w14:paraId="68FA528E" w14:textId="77777777" w:rsidR="00F550FF" w:rsidRPr="0055104B" w:rsidRDefault="00F550FF" w:rsidP="00F550FF">
      <w:pPr>
        <w:pStyle w:val="EndNoteBibliography"/>
        <w:spacing w:after="0"/>
        <w:ind w:left="720" w:hanging="720"/>
        <w:rPr>
          <w:noProof/>
        </w:rPr>
      </w:pPr>
      <w:r w:rsidRPr="0055104B">
        <w:rPr>
          <w:noProof/>
        </w:rPr>
        <w:t>37.</w:t>
      </w:r>
      <w:r w:rsidRPr="0055104B">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55104B" w:rsidRDefault="00F550FF" w:rsidP="00F550FF">
      <w:pPr>
        <w:pStyle w:val="EndNoteBibliography"/>
        <w:spacing w:after="0"/>
        <w:ind w:left="720" w:hanging="720"/>
        <w:rPr>
          <w:noProof/>
        </w:rPr>
      </w:pPr>
      <w:r w:rsidRPr="0055104B">
        <w:rPr>
          <w:noProof/>
        </w:rPr>
        <w:t>38.</w:t>
      </w:r>
      <w:r w:rsidRPr="0055104B">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55104B" w:rsidRDefault="00F550FF" w:rsidP="00F550FF">
      <w:pPr>
        <w:pStyle w:val="EndNoteBibliography"/>
        <w:spacing w:after="0"/>
        <w:ind w:left="720" w:hanging="720"/>
        <w:rPr>
          <w:noProof/>
        </w:rPr>
      </w:pPr>
      <w:r w:rsidRPr="0055104B">
        <w:rPr>
          <w:noProof/>
        </w:rPr>
        <w:t>39.</w:t>
      </w:r>
      <w:r w:rsidRPr="0055104B">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55104B" w:rsidRDefault="00F550FF" w:rsidP="00F550FF">
      <w:pPr>
        <w:pStyle w:val="EndNoteBibliography"/>
        <w:spacing w:after="0"/>
        <w:ind w:left="720" w:hanging="720"/>
        <w:rPr>
          <w:noProof/>
        </w:rPr>
      </w:pPr>
      <w:r w:rsidRPr="0055104B">
        <w:rPr>
          <w:noProof/>
        </w:rPr>
        <w:t>40.</w:t>
      </w:r>
      <w:r w:rsidRPr="0055104B">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55104B" w:rsidRDefault="00F550FF" w:rsidP="00F550FF">
      <w:pPr>
        <w:pStyle w:val="EndNoteBibliography"/>
        <w:spacing w:after="0"/>
        <w:ind w:left="720" w:hanging="720"/>
        <w:rPr>
          <w:noProof/>
        </w:rPr>
      </w:pPr>
      <w:r w:rsidRPr="0055104B">
        <w:rPr>
          <w:noProof/>
        </w:rPr>
        <w:t>41.</w:t>
      </w:r>
      <w:r w:rsidRPr="0055104B">
        <w:rPr>
          <w:noProof/>
        </w:rPr>
        <w:tab/>
        <w:t>Dadras O, Afsahi AM, Pashaei Z, et al. The relationship between COVID-19 viral load and disease severity: A systematic review. Immun Inflamm Dis 2022;10(3):e580. DOI: 10.1002/iid3.580.</w:t>
      </w:r>
    </w:p>
    <w:p w14:paraId="7A60E09C" w14:textId="77777777" w:rsidR="00F550FF" w:rsidRPr="0055104B" w:rsidRDefault="00F550FF" w:rsidP="00F550FF">
      <w:pPr>
        <w:pStyle w:val="EndNoteBibliography"/>
        <w:spacing w:after="0"/>
        <w:ind w:left="720" w:hanging="720"/>
        <w:rPr>
          <w:noProof/>
        </w:rPr>
      </w:pPr>
      <w:r w:rsidRPr="0055104B">
        <w:rPr>
          <w:noProof/>
        </w:rPr>
        <w:t>42.</w:t>
      </w:r>
      <w:r w:rsidRPr="0055104B">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55104B" w:rsidRDefault="00F550FF" w:rsidP="00F550FF">
      <w:pPr>
        <w:pStyle w:val="EndNoteBibliography"/>
        <w:spacing w:after="0"/>
        <w:ind w:left="720" w:hanging="720"/>
        <w:rPr>
          <w:noProof/>
        </w:rPr>
      </w:pPr>
      <w:r w:rsidRPr="0055104B">
        <w:rPr>
          <w:noProof/>
        </w:rPr>
        <w:t>43.</w:t>
      </w:r>
      <w:r w:rsidRPr="0055104B">
        <w:rPr>
          <w:noProof/>
        </w:rPr>
        <w:tab/>
        <w:t>Melms JC, Biermann J, Huang H, et al. A molecular single-cell lung atlas of lethal COVID-19. Nature 2021;595(7865):114-119. DOI: 10.1038/s41586-021-03569-1.</w:t>
      </w:r>
    </w:p>
    <w:p w14:paraId="4D8E0E67" w14:textId="77777777" w:rsidR="00F550FF" w:rsidRPr="0055104B" w:rsidRDefault="00F550FF" w:rsidP="00F550FF">
      <w:pPr>
        <w:pStyle w:val="EndNoteBibliography"/>
        <w:spacing w:after="0"/>
        <w:ind w:left="720" w:hanging="720"/>
        <w:rPr>
          <w:noProof/>
        </w:rPr>
      </w:pPr>
      <w:r w:rsidRPr="0055104B">
        <w:rPr>
          <w:noProof/>
        </w:rPr>
        <w:lastRenderedPageBreak/>
        <w:t>44.</w:t>
      </w:r>
      <w:r w:rsidRPr="0055104B">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55104B" w:rsidRDefault="00F550FF" w:rsidP="00F550FF">
      <w:pPr>
        <w:pStyle w:val="EndNoteBibliography"/>
        <w:spacing w:after="0"/>
        <w:ind w:left="720" w:hanging="720"/>
        <w:rPr>
          <w:noProof/>
        </w:rPr>
      </w:pPr>
      <w:r w:rsidRPr="0055104B">
        <w:rPr>
          <w:noProof/>
        </w:rPr>
        <w:t>45.</w:t>
      </w:r>
      <w:r w:rsidRPr="0055104B">
        <w:rPr>
          <w:noProof/>
        </w:rPr>
        <w:tab/>
        <w:t>Jyothula SSK, Peters A, Liang Y, et al. Fulminant lung fibrosis in non-resolvable COVID-19 requiring transplantation. EBioMedicine 2022;86:104351. DOI: 10.1016/j.ebiom.2022.104351.</w:t>
      </w:r>
    </w:p>
    <w:p w14:paraId="274C1972" w14:textId="77777777" w:rsidR="00F550FF" w:rsidRPr="0055104B" w:rsidRDefault="00F550FF" w:rsidP="00F550FF">
      <w:pPr>
        <w:pStyle w:val="EndNoteBibliography"/>
        <w:spacing w:after="0"/>
        <w:ind w:left="720" w:hanging="720"/>
        <w:rPr>
          <w:noProof/>
        </w:rPr>
      </w:pPr>
      <w:r w:rsidRPr="0055104B">
        <w:rPr>
          <w:noProof/>
        </w:rPr>
        <w:t>46.</w:t>
      </w:r>
      <w:r w:rsidRPr="0055104B">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55104B" w:rsidRDefault="00F550FF" w:rsidP="00F550FF">
      <w:pPr>
        <w:pStyle w:val="EndNoteBibliography"/>
        <w:spacing w:after="0"/>
        <w:ind w:left="720" w:hanging="720"/>
        <w:rPr>
          <w:noProof/>
        </w:rPr>
      </w:pPr>
      <w:r w:rsidRPr="0055104B">
        <w:rPr>
          <w:noProof/>
        </w:rPr>
        <w:t>47.</w:t>
      </w:r>
      <w:r w:rsidRPr="0055104B">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55104B" w:rsidRDefault="00F550FF" w:rsidP="00F550FF">
      <w:pPr>
        <w:pStyle w:val="EndNoteBibliography"/>
        <w:spacing w:after="0"/>
        <w:ind w:left="720" w:hanging="720"/>
        <w:rPr>
          <w:noProof/>
        </w:rPr>
      </w:pPr>
      <w:r w:rsidRPr="0055104B">
        <w:rPr>
          <w:noProof/>
        </w:rPr>
        <w:t>48.</w:t>
      </w:r>
      <w:r w:rsidRPr="0055104B">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55104B" w:rsidRDefault="00F550FF" w:rsidP="00F550FF">
      <w:pPr>
        <w:pStyle w:val="EndNoteBibliography"/>
        <w:spacing w:after="0"/>
        <w:ind w:left="720" w:hanging="720"/>
        <w:rPr>
          <w:noProof/>
        </w:rPr>
      </w:pPr>
      <w:r w:rsidRPr="0055104B">
        <w:rPr>
          <w:noProof/>
        </w:rPr>
        <w:t>49.</w:t>
      </w:r>
      <w:r w:rsidRPr="0055104B">
        <w:rPr>
          <w:noProof/>
        </w:rPr>
        <w:tab/>
        <w:t>Wilk AJ, Lee MJ, Wei B, et al. Multi-omic profiling reveals widespread dysregulation of innate immunity and hematopoiesis in COVID-19. J Exp Med 2021;218(8). DOI: 10.1084/jem.20210582.</w:t>
      </w:r>
    </w:p>
    <w:p w14:paraId="487074AA" w14:textId="77777777" w:rsidR="00F550FF" w:rsidRPr="0055104B" w:rsidRDefault="00F550FF" w:rsidP="00F550FF">
      <w:pPr>
        <w:pStyle w:val="EndNoteBibliography"/>
        <w:spacing w:after="0"/>
        <w:ind w:left="720" w:hanging="720"/>
        <w:rPr>
          <w:noProof/>
        </w:rPr>
      </w:pPr>
      <w:r w:rsidRPr="0055104B">
        <w:rPr>
          <w:noProof/>
        </w:rPr>
        <w:t>50.</w:t>
      </w:r>
      <w:r w:rsidRPr="0055104B">
        <w:rPr>
          <w:noProof/>
        </w:rPr>
        <w:tab/>
        <w:t>Molfetta R, Quatrini L, Santoni A, Paolini R. Regulation of NKG2D-Dependent NK Cell Functions: The Yin and the Yang of Receptor Endocytosis. Int J Mol Sci 2017;18(8). DOI: 10.3390/ijms18081677.</w:t>
      </w:r>
    </w:p>
    <w:p w14:paraId="1C3F7B04" w14:textId="77777777" w:rsidR="00F550FF" w:rsidRPr="0055104B" w:rsidRDefault="00F550FF" w:rsidP="00F550FF">
      <w:pPr>
        <w:pStyle w:val="EndNoteBibliography"/>
        <w:spacing w:after="0"/>
        <w:ind w:left="720" w:hanging="720"/>
        <w:rPr>
          <w:noProof/>
        </w:rPr>
      </w:pPr>
      <w:r w:rsidRPr="0055104B">
        <w:rPr>
          <w:noProof/>
        </w:rPr>
        <w:t>51.</w:t>
      </w:r>
      <w:r w:rsidRPr="0055104B">
        <w:rPr>
          <w:noProof/>
        </w:rPr>
        <w:tab/>
        <w:t>Li Z, Xi X, Gu M, et al. A stimulatory role for cGMP-dependent protein kinase in platelet activation. Cell 2003;112(1):77-86. DOI: 10.1016/s0092-8674(02)01254-0.</w:t>
      </w:r>
    </w:p>
    <w:p w14:paraId="33C16353" w14:textId="77777777" w:rsidR="00F550FF" w:rsidRPr="0055104B" w:rsidRDefault="00F550FF" w:rsidP="00F550FF">
      <w:pPr>
        <w:pStyle w:val="EndNoteBibliography"/>
        <w:spacing w:after="0"/>
        <w:ind w:left="720" w:hanging="720"/>
        <w:rPr>
          <w:noProof/>
        </w:rPr>
      </w:pPr>
      <w:r w:rsidRPr="0055104B">
        <w:rPr>
          <w:noProof/>
        </w:rPr>
        <w:t>52.</w:t>
      </w:r>
      <w:r w:rsidRPr="0055104B">
        <w:rPr>
          <w:noProof/>
        </w:rPr>
        <w:tab/>
        <w:t>Francis SH. The role of cGMP-dependent protein kinase in controlling cardiomyocyte cGMP. Circ Res 2010;107(10):1164-6. DOI: 10.1161/CIRCRESAHA.110.233239.</w:t>
      </w:r>
    </w:p>
    <w:p w14:paraId="0264D227" w14:textId="77777777" w:rsidR="00F550FF" w:rsidRPr="0055104B" w:rsidRDefault="00F550FF" w:rsidP="00F550FF">
      <w:pPr>
        <w:pStyle w:val="EndNoteBibliography"/>
        <w:spacing w:after="0"/>
        <w:ind w:left="720" w:hanging="720"/>
        <w:rPr>
          <w:noProof/>
        </w:rPr>
      </w:pPr>
      <w:r w:rsidRPr="0055104B">
        <w:rPr>
          <w:noProof/>
        </w:rPr>
        <w:t>53.</w:t>
      </w:r>
      <w:r w:rsidRPr="0055104B">
        <w:rPr>
          <w:noProof/>
        </w:rPr>
        <w:tab/>
        <w:t>Nunez-Castilla J, Stebliankin V, Baral P, et al. Potential Autoimmunity Resulting from Molecular Mimicry between SARS-CoV-2 Spike and Human Proteins. Viruses 2022;14(7). DOI: 10.3390/v14071415.</w:t>
      </w:r>
    </w:p>
    <w:p w14:paraId="1987176B" w14:textId="77777777" w:rsidR="00F550FF" w:rsidRPr="0055104B" w:rsidRDefault="00F550FF" w:rsidP="00F550FF">
      <w:pPr>
        <w:pStyle w:val="EndNoteBibliography"/>
        <w:spacing w:after="0"/>
        <w:ind w:left="720" w:hanging="720"/>
        <w:rPr>
          <w:noProof/>
        </w:rPr>
      </w:pPr>
      <w:r w:rsidRPr="0055104B">
        <w:rPr>
          <w:noProof/>
        </w:rPr>
        <w:t>54.</w:t>
      </w:r>
      <w:r w:rsidRPr="0055104B">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55104B" w:rsidRDefault="00F550FF" w:rsidP="00F550FF">
      <w:pPr>
        <w:pStyle w:val="EndNoteBibliography"/>
        <w:spacing w:after="0"/>
        <w:ind w:left="720" w:hanging="720"/>
        <w:rPr>
          <w:noProof/>
        </w:rPr>
      </w:pPr>
      <w:r w:rsidRPr="0055104B">
        <w:rPr>
          <w:noProof/>
        </w:rPr>
        <w:t>55.</w:t>
      </w:r>
      <w:r w:rsidRPr="0055104B">
        <w:rPr>
          <w:noProof/>
        </w:rPr>
        <w:tab/>
        <w:t>Voss C, Esmail S, Liu X, et al. Epitope-specific antibody responses differentiate COVID-19 outcomes and variants of concern. JCI Insight 2021;6(13). DOI: 10.1172/jci.insight.148855.</w:t>
      </w:r>
    </w:p>
    <w:p w14:paraId="265C5370" w14:textId="77777777" w:rsidR="00F550FF" w:rsidRPr="0055104B" w:rsidRDefault="00F550FF" w:rsidP="00F550FF">
      <w:pPr>
        <w:pStyle w:val="EndNoteBibliography"/>
        <w:spacing w:after="0"/>
        <w:ind w:left="720" w:hanging="720"/>
        <w:rPr>
          <w:noProof/>
        </w:rPr>
      </w:pPr>
      <w:r w:rsidRPr="0055104B">
        <w:rPr>
          <w:noProof/>
        </w:rPr>
        <w:t>56.</w:t>
      </w:r>
      <w:r w:rsidRPr="0055104B">
        <w:rPr>
          <w:noProof/>
        </w:rPr>
        <w:tab/>
        <w:t>Nln I, Fernandez-Ruiz R, Muskardin TLW, et al. Interferon pathway lupus risk alleles modulate risk of death from acute COVID-19. Transl Res 2022;244:47-55. DOI: 10.1016/j.trsl.2022.01.007.</w:t>
      </w:r>
    </w:p>
    <w:p w14:paraId="52BC69AA" w14:textId="77777777" w:rsidR="00F550FF" w:rsidRPr="0055104B" w:rsidRDefault="00F550FF" w:rsidP="00F550FF">
      <w:pPr>
        <w:pStyle w:val="EndNoteBibliography"/>
        <w:spacing w:after="0"/>
        <w:ind w:left="720" w:hanging="720"/>
        <w:rPr>
          <w:noProof/>
        </w:rPr>
      </w:pPr>
      <w:r w:rsidRPr="0055104B">
        <w:rPr>
          <w:noProof/>
        </w:rPr>
        <w:t>57.</w:t>
      </w:r>
      <w:r w:rsidRPr="0055104B">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55104B" w:rsidRDefault="00F550FF" w:rsidP="00F550FF">
      <w:pPr>
        <w:pStyle w:val="EndNoteBibliography"/>
        <w:spacing w:after="0"/>
        <w:ind w:left="720" w:hanging="720"/>
        <w:rPr>
          <w:noProof/>
        </w:rPr>
      </w:pPr>
      <w:r w:rsidRPr="0055104B">
        <w:rPr>
          <w:noProof/>
        </w:rPr>
        <w:t>58.</w:t>
      </w:r>
      <w:r w:rsidRPr="0055104B">
        <w:rPr>
          <w:noProof/>
        </w:rPr>
        <w:tab/>
        <w:t>Suttorp N, Weber U, Welsch T, Schudt C. Role of phosphodiesterases in the regulation of endothelial permeability in vitro. J Clin Invest 1993;91(4):1421-8. DOI: 10.1172/JCI116346.</w:t>
      </w:r>
    </w:p>
    <w:p w14:paraId="78CB38DA" w14:textId="77777777" w:rsidR="00F550FF" w:rsidRPr="0055104B" w:rsidRDefault="00F550FF" w:rsidP="00F550FF">
      <w:pPr>
        <w:pStyle w:val="EndNoteBibliography"/>
        <w:spacing w:after="0"/>
        <w:ind w:left="720" w:hanging="720"/>
        <w:rPr>
          <w:noProof/>
        </w:rPr>
      </w:pPr>
      <w:r w:rsidRPr="0055104B">
        <w:rPr>
          <w:noProof/>
        </w:rPr>
        <w:t>59.</w:t>
      </w:r>
      <w:r w:rsidRPr="0055104B">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55104B" w:rsidRDefault="00F550FF" w:rsidP="00F550FF">
      <w:pPr>
        <w:pStyle w:val="EndNoteBibliography"/>
        <w:spacing w:after="0"/>
        <w:ind w:left="720" w:hanging="720"/>
        <w:rPr>
          <w:noProof/>
        </w:rPr>
      </w:pPr>
      <w:r w:rsidRPr="0055104B">
        <w:rPr>
          <w:noProof/>
        </w:rPr>
        <w:t>60.</w:t>
      </w:r>
      <w:r w:rsidRPr="0055104B">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55104B" w:rsidRDefault="00F550FF" w:rsidP="00F550FF">
      <w:pPr>
        <w:pStyle w:val="EndNoteBibliography"/>
        <w:spacing w:after="0"/>
        <w:ind w:left="720" w:hanging="720"/>
        <w:rPr>
          <w:noProof/>
        </w:rPr>
      </w:pPr>
      <w:r w:rsidRPr="0055104B">
        <w:rPr>
          <w:noProof/>
        </w:rPr>
        <w:t>61.</w:t>
      </w:r>
      <w:r w:rsidRPr="0055104B">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55104B" w:rsidRDefault="00F550FF" w:rsidP="00F550FF">
      <w:pPr>
        <w:pStyle w:val="EndNoteBibliography"/>
        <w:spacing w:after="0"/>
        <w:ind w:left="720" w:hanging="720"/>
        <w:rPr>
          <w:noProof/>
        </w:rPr>
      </w:pPr>
      <w:r w:rsidRPr="0055104B">
        <w:rPr>
          <w:noProof/>
        </w:rPr>
        <w:t>62.</w:t>
      </w:r>
      <w:r w:rsidRPr="0055104B">
        <w:rPr>
          <w:noProof/>
        </w:rPr>
        <w:tab/>
        <w:t>Montazersaheb S, Hosseiniyan Khatibi SM, Hejazi MS, et al. COVID-19 infection: an overview on cytokine storm and related interventions. Virol J 2022;19(1):92. DOI: 10.1186/s12985-022-01814-1.</w:t>
      </w:r>
    </w:p>
    <w:p w14:paraId="309FF86F" w14:textId="77777777" w:rsidR="00F550FF" w:rsidRPr="0055104B" w:rsidRDefault="00F550FF" w:rsidP="00F550FF">
      <w:pPr>
        <w:pStyle w:val="EndNoteBibliography"/>
        <w:spacing w:after="0"/>
        <w:ind w:left="720" w:hanging="720"/>
        <w:rPr>
          <w:noProof/>
        </w:rPr>
      </w:pPr>
      <w:r w:rsidRPr="0055104B">
        <w:rPr>
          <w:noProof/>
        </w:rPr>
        <w:t>63.</w:t>
      </w:r>
      <w:r w:rsidRPr="0055104B">
        <w:rPr>
          <w:noProof/>
        </w:rPr>
        <w:tab/>
        <w:t>Sharun K, Tiwari R, Dhama J, Dhama K. Dexamethasone to combat cytokine storm in COVID-19: Clinical trials and preliminary evidence. Int J Surg 2020;82:179-181. DOI: 10.1016/j.ijsu.2020.08.038.</w:t>
      </w:r>
    </w:p>
    <w:p w14:paraId="2F585848" w14:textId="77777777" w:rsidR="00F550FF" w:rsidRPr="0055104B" w:rsidRDefault="00F550FF" w:rsidP="00F550FF">
      <w:pPr>
        <w:pStyle w:val="EndNoteBibliography"/>
        <w:spacing w:after="0"/>
        <w:ind w:left="720" w:hanging="720"/>
        <w:rPr>
          <w:noProof/>
        </w:rPr>
      </w:pPr>
      <w:r w:rsidRPr="0055104B">
        <w:rPr>
          <w:noProof/>
        </w:rPr>
        <w:t>64.</w:t>
      </w:r>
      <w:r w:rsidRPr="0055104B">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55104B" w:rsidRDefault="00F550FF" w:rsidP="00F550FF">
      <w:pPr>
        <w:pStyle w:val="EndNoteBibliography"/>
        <w:spacing w:after="0"/>
        <w:ind w:left="720" w:hanging="720"/>
        <w:rPr>
          <w:noProof/>
        </w:rPr>
      </w:pPr>
      <w:r w:rsidRPr="0055104B">
        <w:rPr>
          <w:noProof/>
        </w:rPr>
        <w:t>65.</w:t>
      </w:r>
      <w:r w:rsidRPr="0055104B">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55104B" w:rsidRDefault="00F550FF" w:rsidP="00F550FF">
      <w:pPr>
        <w:pStyle w:val="EndNoteBibliography"/>
        <w:spacing w:after="0"/>
        <w:ind w:left="720" w:hanging="720"/>
        <w:rPr>
          <w:noProof/>
        </w:rPr>
      </w:pPr>
      <w:r w:rsidRPr="0055104B">
        <w:rPr>
          <w:noProof/>
        </w:rPr>
        <w:lastRenderedPageBreak/>
        <w:t>66.</w:t>
      </w:r>
      <w:r w:rsidRPr="0055104B">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55104B" w:rsidRDefault="00F550FF" w:rsidP="00F550FF">
      <w:pPr>
        <w:pStyle w:val="EndNoteBibliography"/>
        <w:ind w:left="720" w:hanging="720"/>
        <w:rPr>
          <w:noProof/>
        </w:rPr>
      </w:pPr>
      <w:r w:rsidRPr="0055104B">
        <w:rPr>
          <w:noProof/>
        </w:rPr>
        <w:t>67.</w:t>
      </w:r>
      <w:r w:rsidRPr="0055104B">
        <w:rPr>
          <w:noProof/>
        </w:rPr>
        <w:tab/>
        <w:t>Pius-Sadowska E, Kulig P, Niedzwiedz A, et al. VEGFR and DPP-IV as Markers of Severe COVID-19 and Predictors of ICU Admission. Int J Mol Sci 2023;24(23). DOI: 10.3390/ijms242317003.</w:t>
      </w:r>
    </w:p>
    <w:p w14:paraId="32414745" w14:textId="0D71829E" w:rsidR="00A4352C" w:rsidRDefault="00231B7A">
      <w:pPr>
        <w:pStyle w:val="Heading1"/>
        <w:rPr>
          <w:ins w:id="127" w:author="Sargsyan, Davit [JRDUS]" w:date="2024-09-29T23:06:00Z"/>
          <w:rFonts w:ascii="Arial" w:hAnsi="Arial" w:cs="Arial"/>
          <w:sz w:val="22"/>
          <w:szCs w:val="22"/>
        </w:rPr>
      </w:pPr>
      <w:r w:rsidRPr="0055104B">
        <w:rPr>
          <w:rFonts w:ascii="Arial" w:hAnsi="Arial" w:cs="Arial"/>
          <w:sz w:val="22"/>
          <w:szCs w:val="22"/>
        </w:rPr>
        <w:fldChar w:fldCharType="end"/>
      </w:r>
    </w:p>
    <w:p w14:paraId="398DBBD4" w14:textId="77777777" w:rsidR="00C502C3" w:rsidRDefault="00C502C3" w:rsidP="00C502C3">
      <w:pPr>
        <w:rPr>
          <w:ins w:id="128" w:author="Sargsyan, Davit [JRDUS]" w:date="2024-09-29T23:06:00Z"/>
        </w:rPr>
      </w:pPr>
    </w:p>
    <w:p w14:paraId="73478F8E" w14:textId="44995233" w:rsidR="00C502C3" w:rsidRDefault="00C502C3" w:rsidP="00C502C3">
      <w:pPr>
        <w:rPr>
          <w:ins w:id="129" w:author="Sargsyan, Davit [JRDUS]" w:date="2024-09-29T23:06:00Z"/>
        </w:rPr>
      </w:pPr>
      <w:ins w:id="130" w:author="Sargsyan, Davit [JRDUS]" w:date="2024-09-29T23:06:00Z">
        <w:r>
          <w:t>For supplement?</w:t>
        </w:r>
      </w:ins>
    </w:p>
    <w:p w14:paraId="3FC94991" w14:textId="1CC5EF3F" w:rsidR="00C502C3" w:rsidRDefault="00C502C3" w:rsidP="00C502C3">
      <w:pPr>
        <w:rPr>
          <w:ins w:id="131" w:author="Sargsyan, Davit [JRDUS]" w:date="2024-09-29T23:06:00Z"/>
        </w:rPr>
      </w:pPr>
      <w:ins w:id="132" w:author="Sargsyan, Davit [JRDUS]" w:date="2024-09-29T23:06:00Z">
        <w:r>
          <w:rPr>
            <w:noProof/>
          </w:rPr>
          <w:drawing>
            <wp:inline distT="0" distB="0" distL="0" distR="0" wp14:anchorId="7077FBB5" wp14:editId="460034F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p w14:paraId="6B15ADA7" w14:textId="569100DD" w:rsidR="00BE6945" w:rsidRPr="00C502C3" w:rsidRDefault="00C502C3">
      <w:pPr>
        <w:rPr>
          <w:rPrChange w:id="133" w:author="Sargsyan, Davit [JRDUS]" w:date="2024-09-29T23:06:00Z">
            <w:rPr>
              <w:rFonts w:ascii="Arial" w:hAnsi="Arial" w:cs="Arial"/>
              <w:sz w:val="22"/>
              <w:szCs w:val="22"/>
            </w:rPr>
          </w:rPrChange>
        </w:rPr>
        <w:pPrChange w:id="134" w:author="Sargsyan, Davit [JRDUS]" w:date="2024-09-29T23:06:00Z">
          <w:pPr>
            <w:pStyle w:val="Heading1"/>
          </w:pPr>
        </w:pPrChange>
      </w:pPr>
      <w:ins w:id="135" w:author="Sargsyan, Davit [JRDUS]" w:date="2024-09-29T23:06:00Z">
        <w:r>
          <w:rPr>
            <w:noProof/>
          </w:rPr>
          <w:lastRenderedPageBreak/>
          <w:drawing>
            <wp:inline distT="0" distB="0" distL="0" distR="0" wp14:anchorId="1EFA09CE" wp14:editId="7956EED6">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sectPr w:rsidR="00BE6945" w:rsidRPr="00C502C3"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Sargsyan, Davit [JRDUS]" w:date="2024-09-29T22:23:00Z" w:initials="DS">
    <w:p w14:paraId="33BC0756" w14:textId="77777777" w:rsidR="004E1BF1" w:rsidRDefault="00A66956" w:rsidP="004E1BF1">
      <w:pPr>
        <w:pStyle w:val="CommentText"/>
      </w:pPr>
      <w:r>
        <w:rPr>
          <w:rStyle w:val="CommentReference"/>
        </w:rPr>
        <w:annotationRef/>
      </w:r>
      <w:r w:rsidR="004E1BF1">
        <w:t xml:space="preserve">Maybe we should use the full name and the acronym here: </w:t>
      </w:r>
      <w:r w:rsidR="004E1BF1">
        <w:rPr>
          <w:b/>
          <w:bCs/>
          <w:color w:val="001D35"/>
          <w:highlight w:val="white"/>
        </w:rPr>
        <w:t>Charlson-Deyo Comorbidity Index (DCCI</w:t>
      </w:r>
      <w:r w:rsidR="004E1BF1">
        <w:rPr>
          <w:color w:val="001D35"/>
          <w:highlight w:val="white"/>
        </w:rPr>
        <w:t>)</w:t>
      </w:r>
      <w:r w:rsidR="004E1BF1">
        <w:t xml:space="preserve"> . I found the following references, I think we need to add them here: </w:t>
      </w:r>
    </w:p>
    <w:p w14:paraId="4F723978" w14:textId="77777777" w:rsidR="004E1BF1" w:rsidRDefault="004E1BF1" w:rsidP="004E1BF1">
      <w:pPr>
        <w:pStyle w:val="CommentText"/>
      </w:pPr>
    </w:p>
    <w:p w14:paraId="6C139884" w14:textId="77777777" w:rsidR="004E1BF1" w:rsidRDefault="004E1BF1" w:rsidP="004E1BF1">
      <w:pPr>
        <w:pStyle w:val="CommentText"/>
        <w:numPr>
          <w:ilvl w:val="0"/>
          <w:numId w:val="3"/>
        </w:numPr>
      </w:pPr>
      <w:r>
        <w:rPr>
          <w:b/>
          <w:bCs/>
          <w:color w:val="212121"/>
          <w:highlight w:val="white"/>
        </w:rPr>
        <w:t xml:space="preserve">A new method of classifying prognostic comorbidity in longitudinal studies: development and validation. </w:t>
      </w:r>
      <w:r>
        <w:rPr>
          <w:color w:val="212121"/>
          <w:highlight w:val="white"/>
        </w:rPr>
        <w:t>PMID: 3558716</w:t>
      </w:r>
    </w:p>
    <w:p w14:paraId="46CEFDAF" w14:textId="77777777" w:rsidR="004E1BF1" w:rsidRDefault="004E1BF1" w:rsidP="004E1BF1">
      <w:pPr>
        <w:pStyle w:val="CommentText"/>
        <w:numPr>
          <w:ilvl w:val="0"/>
          <w:numId w:val="3"/>
        </w:numPr>
      </w:pPr>
      <w:r>
        <w:rPr>
          <w:b/>
          <w:bCs/>
          <w:color w:val="212121"/>
          <w:highlight w:val="white"/>
        </w:rPr>
        <w:t xml:space="preserve">Adapting a clinical comorbidity index for use with ICD-9-CM administrative databases.  </w:t>
      </w:r>
      <w:r>
        <w:rPr>
          <w:color w:val="212121"/>
          <w:highlight w:val="white"/>
        </w:rPr>
        <w:t>PMID: 1607900</w:t>
      </w:r>
    </w:p>
    <w:p w14:paraId="0DE6F4A0" w14:textId="77777777" w:rsidR="004E1BF1" w:rsidRDefault="004E1BF1" w:rsidP="004E1BF1">
      <w:pPr>
        <w:pStyle w:val="CommentText"/>
      </w:pPr>
    </w:p>
    <w:p w14:paraId="6398154F" w14:textId="77777777" w:rsidR="004E1BF1" w:rsidRDefault="004E1BF1" w:rsidP="004E1BF1">
      <w:pPr>
        <w:pStyle w:val="CommentText"/>
      </w:pPr>
      <w:r>
        <w:t>Also, in the table this is called “</w:t>
      </w:r>
      <w:r>
        <w:rPr>
          <w:color w:val="000000"/>
        </w:rPr>
        <w:t>Charlson Comorbidity Index”. The DCCI and the CCI are slightly different. Which one was used? We need to make the index name consistent.</w:t>
      </w:r>
    </w:p>
  </w:comment>
  <w:comment w:id="27" w:author="Sargsyan, Davit [JRDUS]" w:date="2024-09-29T22:39:00Z" w:initials="DS">
    <w:p w14:paraId="3BE4E507" w14:textId="77777777" w:rsidR="004E1BF1" w:rsidRDefault="004E1BF1" w:rsidP="004E1BF1">
      <w:pPr>
        <w:pStyle w:val="CommentText"/>
      </w:pPr>
      <w:r>
        <w:rPr>
          <w:rStyle w:val="CommentReference"/>
        </w:rPr>
        <w:annotationRef/>
      </w:r>
    </w:p>
  </w:comment>
  <w:comment w:id="28" w:author="Sargsyan, Davit [JRDUS]" w:date="2024-09-29T22:28:00Z" w:initials="DS">
    <w:p w14:paraId="363DD882" w14:textId="4E932C57" w:rsidR="004E1BF1" w:rsidRDefault="00A66956" w:rsidP="004E1BF1">
      <w:pPr>
        <w:pStyle w:val="CommentText"/>
      </w:pPr>
      <w:r>
        <w:rPr>
          <w:rStyle w:val="CommentReference"/>
        </w:rPr>
        <w:annotationRef/>
      </w:r>
      <w:r w:rsidR="004E1BF1">
        <w:t xml:space="preserve">Not an important figure. This should either go into appendix/supplementary, or excluded. </w:t>
      </w:r>
    </w:p>
  </w:comment>
  <w:comment w:id="31" w:author="Sargsyan, Davit [JRDUS]" w:date="2024-09-29T23:21:00Z" w:initials="DS">
    <w:p w14:paraId="79C204BA" w14:textId="77777777" w:rsidR="009948BD" w:rsidRDefault="009948BD" w:rsidP="009948BD">
      <w:pPr>
        <w:pStyle w:val="CommentText"/>
      </w:pPr>
      <w:r>
        <w:rPr>
          <w:rStyle w:val="CommentReference"/>
        </w:rPr>
        <w:annotationRef/>
      </w:r>
      <w:r>
        <w:t>Should we discuss INFa a little more? It is a early response signaling system that is produced by most human cells as a response to a viral attack. It can bind to the receptors of infected cells and activate production of several hundred antiviral proteins. Additionally, it warns nearby, noninfected cells of an ongoing viral attack.</w:t>
      </w:r>
    </w:p>
    <w:p w14:paraId="233C5CC4" w14:textId="77777777" w:rsidR="009948BD" w:rsidRDefault="009948BD" w:rsidP="009948BD">
      <w:pPr>
        <w:pStyle w:val="CommentText"/>
      </w:pPr>
    </w:p>
    <w:p w14:paraId="5DBF9528" w14:textId="77777777" w:rsidR="009948BD" w:rsidRDefault="009948BD" w:rsidP="009948BD">
      <w:pPr>
        <w:pStyle w:val="CommentText"/>
      </w:pPr>
      <w:r>
        <w:t xml:space="preserve"> Reference: </w:t>
      </w:r>
      <w:r>
        <w:rPr>
          <w:b/>
          <w:bCs/>
        </w:rPr>
        <w:t>Hoewthe Immune System Works</w:t>
      </w:r>
      <w:r>
        <w:t>. Lauren Sompayrac, 6</w:t>
      </w:r>
      <w:r>
        <w:rPr>
          <w:vertAlign w:val="superscript"/>
        </w:rPr>
        <w:t>th</w:t>
      </w:r>
      <w:r>
        <w:t xml:space="preserve"> edition, Page 21</w:t>
      </w:r>
    </w:p>
    <w:p w14:paraId="19CA0416" w14:textId="77777777" w:rsidR="009948BD" w:rsidRDefault="009948BD" w:rsidP="009948BD">
      <w:pPr>
        <w:pStyle w:val="CommentText"/>
      </w:pPr>
    </w:p>
    <w:p w14:paraId="760B90B0" w14:textId="77777777" w:rsidR="009948BD" w:rsidRDefault="009948BD" w:rsidP="009948BD">
      <w:pPr>
        <w:pStyle w:val="CommentText"/>
      </w:pPr>
      <w:r>
        <w:t>INFa levels were high in COVID/No DM but not significantly different from No COVID/No DM in COVID/DM group. Does this mean a breakdown in the early warning/defense system in COVID patients? Fig 5</w:t>
      </w:r>
    </w:p>
    <w:p w14:paraId="34BAA1D4" w14:textId="77777777" w:rsidR="009948BD" w:rsidRDefault="009948BD" w:rsidP="009948BD">
      <w:pPr>
        <w:pStyle w:val="CommentText"/>
      </w:pPr>
    </w:p>
    <w:p w14:paraId="2BA62B8C" w14:textId="77777777" w:rsidR="009948BD" w:rsidRDefault="009948BD" w:rsidP="009948BD">
      <w:pPr>
        <w:pStyle w:val="CommentText"/>
      </w:pPr>
      <w:r>
        <w:t>I will replace Fig 3 to show 4 groups for INFI27 expressions.</w:t>
      </w:r>
    </w:p>
  </w:comment>
  <w:comment w:id="32" w:author="Sargsyan, Davit [JRDUS]" w:date="2024-09-29T22:31:00Z" w:initials="DS">
    <w:p w14:paraId="2BF0DE82" w14:textId="68C66C05" w:rsidR="00A66956" w:rsidRDefault="00A66956" w:rsidP="00A66956">
      <w:pPr>
        <w:pStyle w:val="CommentText"/>
      </w:pPr>
      <w:r>
        <w:rPr>
          <w:rStyle w:val="CommentReference"/>
        </w:rPr>
        <w:annotationRef/>
      </w:r>
      <w:r>
        <w:t>Too big of a list for a table. If we want to keep it, this should go to supplemental.</w:t>
      </w:r>
    </w:p>
  </w:comment>
  <w:comment w:id="37" w:author="Sargsyan, Davit [JRDUS]" w:date="2024-09-30T17:21:00Z" w:initials="DS">
    <w:p w14:paraId="5E459427" w14:textId="77777777" w:rsidR="00547221" w:rsidRDefault="00547221" w:rsidP="00547221">
      <w:pPr>
        <w:pStyle w:val="CommentText"/>
      </w:pPr>
      <w:r>
        <w:rPr>
          <w:rStyle w:val="CommentReference"/>
        </w:rPr>
        <w:annotationRef/>
      </w:r>
      <w:r>
        <w:t xml:space="preserve">Reporting standard errors of the means, not the standard deviations in the data. </w:t>
      </w:r>
    </w:p>
  </w:comment>
  <w:comment w:id="116" w:author="Sargsyan, Davit [JRDUS]" w:date="2024-09-29T23:02:00Z" w:initials="DS">
    <w:p w14:paraId="11EF2A51" w14:textId="5BC55E10" w:rsidR="00C502C3" w:rsidRDefault="00C502C3" w:rsidP="00C502C3">
      <w:pPr>
        <w:pStyle w:val="CommentText"/>
        <w:rPr>
          <w:color w:val="000000"/>
        </w:rPr>
      </w:pPr>
      <w:r>
        <w:rPr>
          <w:rStyle w:val="CommentReference"/>
        </w:rPr>
        <w:annotationRef/>
      </w:r>
      <w:r>
        <w:t xml:space="preserve">Reference: </w:t>
      </w:r>
      <w:r>
        <w:rPr>
          <w:color w:val="000000"/>
          <w:highlight w:val="white"/>
        </w:rPr>
        <w:t xml:space="preserve">WHO Ordinal Scale and Inflammation Risk Categories in COVID-19. Comparative Study of the Severity Scales. </w:t>
      </w:r>
      <w:r>
        <w:rPr>
          <w:color w:val="212121"/>
          <w:highlight w:val="white"/>
        </w:rPr>
        <w:t>PMID: </w:t>
      </w:r>
      <w:hyperlink r:id="rId1" w:history="1">
        <w:r w:rsidRPr="006860B6">
          <w:rPr>
            <w:rStyle w:val="Hyperlink"/>
            <w:highlight w:val="white"/>
          </w:rPr>
          <w:t>35396659</w:t>
        </w:r>
      </w:hyperlink>
      <w:r>
        <w:rPr>
          <w:color w:val="000000"/>
          <w:highlight w:val="white"/>
        </w:rPr>
        <w:t xml:space="preserve"> </w:t>
      </w:r>
    </w:p>
    <w:p w14:paraId="7EDE09E5" w14:textId="77777777" w:rsidR="00C502C3" w:rsidRDefault="00C502C3" w:rsidP="00C502C3">
      <w:pPr>
        <w:pStyle w:val="CommentText"/>
      </w:pPr>
    </w:p>
  </w:comment>
  <w:comment w:id="117" w:author="Sargsyan, Davit [JRDUS]" w:date="2024-09-29T23:07:00Z" w:initials="DS">
    <w:p w14:paraId="69BC583B" w14:textId="77777777" w:rsidR="001726BE" w:rsidRDefault="001726BE" w:rsidP="001726BE">
      <w:pPr>
        <w:pStyle w:val="CommentText"/>
      </w:pPr>
      <w:r>
        <w:rPr>
          <w:rStyle w:val="CommentReference"/>
        </w:rPr>
        <w:annotationRef/>
      </w:r>
      <w:r>
        <w:t xml:space="preserve">Move to appendix or supplement? </w:t>
      </w:r>
    </w:p>
  </w:comment>
  <w:comment w:id="124" w:author="Sargsyan, Davit [JRDUS]" w:date="2024-09-30T18:59:00Z" w:initials="DS">
    <w:p w14:paraId="5E25D46B" w14:textId="77777777" w:rsidR="002C5581" w:rsidRDefault="002C5581" w:rsidP="002C5581">
      <w:pPr>
        <w:pStyle w:val="CommentText"/>
      </w:pPr>
      <w:r>
        <w:rPr>
          <w:rStyle w:val="CommentReference"/>
        </w:rPr>
        <w:annotationRef/>
      </w:r>
      <w:r>
        <w:t>Added DPPIV and ACE2. Ratios are on actual scale, i.e. ratio of 1 = no difference; ratio of 1.2 means 20% increase,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8154F" w15:done="0"/>
  <w15:commentEx w15:paraId="3BE4E507" w15:paraIdParent="6398154F" w15:done="0"/>
  <w15:commentEx w15:paraId="363DD882" w15:done="0"/>
  <w15:commentEx w15:paraId="2BA62B8C" w15:done="0"/>
  <w15:commentEx w15:paraId="2BF0DE82" w15:done="0"/>
  <w15:commentEx w15:paraId="5E459427" w15:done="0"/>
  <w15:commentEx w15:paraId="7EDE09E5" w15:done="0"/>
  <w15:commentEx w15:paraId="69BC583B" w15:done="0"/>
  <w15:commentEx w15:paraId="5E25D4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5241C8" w16cex:dateUtc="2024-09-30T02:23:00Z"/>
  <w16cex:commentExtensible w16cex:durableId="04E9D476" w16cex:dateUtc="2024-09-30T02:39:00Z"/>
  <w16cex:commentExtensible w16cex:durableId="247AB49A" w16cex:dateUtc="2024-09-30T02:28:00Z"/>
  <w16cex:commentExtensible w16cex:durableId="61D56D2D" w16cex:dateUtc="2024-09-30T03:21:00Z"/>
  <w16cex:commentExtensible w16cex:durableId="6A848AFA" w16cex:dateUtc="2024-09-30T02:31:00Z"/>
  <w16cex:commentExtensible w16cex:durableId="527B84E7" w16cex:dateUtc="2024-09-30T21:21:00Z"/>
  <w16cex:commentExtensible w16cex:durableId="0A0E3304" w16cex:dateUtc="2024-09-30T03:02:00Z"/>
  <w16cex:commentExtensible w16cex:durableId="4A8DDE01" w16cex:dateUtc="2024-09-30T03:07:00Z"/>
  <w16cex:commentExtensible w16cex:durableId="386AE29C" w16cex:dateUtc="2024-09-30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8154F" w16cid:durableId="705241C8"/>
  <w16cid:commentId w16cid:paraId="3BE4E507" w16cid:durableId="04E9D476"/>
  <w16cid:commentId w16cid:paraId="363DD882" w16cid:durableId="247AB49A"/>
  <w16cid:commentId w16cid:paraId="2BA62B8C" w16cid:durableId="61D56D2D"/>
  <w16cid:commentId w16cid:paraId="2BF0DE82" w16cid:durableId="6A848AFA"/>
  <w16cid:commentId w16cid:paraId="5E459427" w16cid:durableId="527B84E7"/>
  <w16cid:commentId w16cid:paraId="7EDE09E5" w16cid:durableId="0A0E3304"/>
  <w16cid:commentId w16cid:paraId="69BC583B" w16cid:durableId="4A8DDE01"/>
  <w16cid:commentId w16cid:paraId="5E25D46B" w16cid:durableId="386AE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7DB3F" w14:textId="77777777" w:rsidR="00E13A63" w:rsidRDefault="00E13A63" w:rsidP="00461DEC">
      <w:pPr>
        <w:spacing w:after="0" w:line="240" w:lineRule="auto"/>
      </w:pPr>
      <w:r>
        <w:separator/>
      </w:r>
    </w:p>
  </w:endnote>
  <w:endnote w:type="continuationSeparator" w:id="0">
    <w:p w14:paraId="41BEE07B" w14:textId="77777777" w:rsidR="00E13A63" w:rsidRDefault="00E13A63" w:rsidP="00461DEC">
      <w:pPr>
        <w:spacing w:after="0" w:line="240" w:lineRule="auto"/>
      </w:pPr>
      <w:r>
        <w:continuationSeparator/>
      </w:r>
    </w:p>
  </w:endnote>
  <w:endnote w:type="continuationNotice" w:id="1">
    <w:p w14:paraId="423E4771" w14:textId="77777777" w:rsidR="00E13A63" w:rsidRDefault="00E13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B945F" w14:textId="77777777" w:rsidR="00E13A63" w:rsidRDefault="00E13A63" w:rsidP="00461DEC">
      <w:pPr>
        <w:spacing w:after="0" w:line="240" w:lineRule="auto"/>
      </w:pPr>
      <w:r>
        <w:separator/>
      </w:r>
    </w:p>
  </w:footnote>
  <w:footnote w:type="continuationSeparator" w:id="0">
    <w:p w14:paraId="1A4BC9F1" w14:textId="77777777" w:rsidR="00E13A63" w:rsidRDefault="00E13A63" w:rsidP="00461DEC">
      <w:pPr>
        <w:spacing w:after="0" w:line="240" w:lineRule="auto"/>
      </w:pPr>
      <w:r>
        <w:continuationSeparator/>
      </w:r>
    </w:p>
  </w:footnote>
  <w:footnote w:type="continuationNotice" w:id="1">
    <w:p w14:paraId="4A59A05A" w14:textId="77777777" w:rsidR="00E13A63" w:rsidRDefault="00E13A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A5BC1"/>
    <w:multiLevelType w:val="hybridMultilevel"/>
    <w:tmpl w:val="AE0447BA"/>
    <w:lvl w:ilvl="0" w:tplc="2208033C">
      <w:start w:val="1"/>
      <w:numFmt w:val="decimal"/>
      <w:lvlText w:val="%1."/>
      <w:lvlJc w:val="left"/>
      <w:pPr>
        <w:ind w:left="720" w:hanging="360"/>
      </w:pPr>
    </w:lvl>
    <w:lvl w:ilvl="1" w:tplc="70945F40">
      <w:start w:val="1"/>
      <w:numFmt w:val="decimal"/>
      <w:lvlText w:val="%2."/>
      <w:lvlJc w:val="left"/>
      <w:pPr>
        <w:ind w:left="720" w:hanging="360"/>
      </w:pPr>
    </w:lvl>
    <w:lvl w:ilvl="2" w:tplc="ABC4F54E">
      <w:start w:val="1"/>
      <w:numFmt w:val="decimal"/>
      <w:lvlText w:val="%3."/>
      <w:lvlJc w:val="left"/>
      <w:pPr>
        <w:ind w:left="720" w:hanging="360"/>
      </w:pPr>
    </w:lvl>
    <w:lvl w:ilvl="3" w:tplc="665A0BBC">
      <w:start w:val="1"/>
      <w:numFmt w:val="decimal"/>
      <w:lvlText w:val="%4."/>
      <w:lvlJc w:val="left"/>
      <w:pPr>
        <w:ind w:left="720" w:hanging="360"/>
      </w:pPr>
    </w:lvl>
    <w:lvl w:ilvl="4" w:tplc="753E6E82">
      <w:start w:val="1"/>
      <w:numFmt w:val="decimal"/>
      <w:lvlText w:val="%5."/>
      <w:lvlJc w:val="left"/>
      <w:pPr>
        <w:ind w:left="720" w:hanging="360"/>
      </w:pPr>
    </w:lvl>
    <w:lvl w:ilvl="5" w:tplc="E1A661A4">
      <w:start w:val="1"/>
      <w:numFmt w:val="decimal"/>
      <w:lvlText w:val="%6."/>
      <w:lvlJc w:val="left"/>
      <w:pPr>
        <w:ind w:left="720" w:hanging="360"/>
      </w:pPr>
    </w:lvl>
    <w:lvl w:ilvl="6" w:tplc="6548D8B4">
      <w:start w:val="1"/>
      <w:numFmt w:val="decimal"/>
      <w:lvlText w:val="%7."/>
      <w:lvlJc w:val="left"/>
      <w:pPr>
        <w:ind w:left="720" w:hanging="360"/>
      </w:pPr>
    </w:lvl>
    <w:lvl w:ilvl="7" w:tplc="25EE923E">
      <w:start w:val="1"/>
      <w:numFmt w:val="decimal"/>
      <w:lvlText w:val="%8."/>
      <w:lvlJc w:val="left"/>
      <w:pPr>
        <w:ind w:left="720" w:hanging="360"/>
      </w:pPr>
    </w:lvl>
    <w:lvl w:ilvl="8" w:tplc="F6027508">
      <w:start w:val="1"/>
      <w:numFmt w:val="decimal"/>
      <w:lvlText w:val="%9."/>
      <w:lvlJc w:val="left"/>
      <w:pPr>
        <w:ind w:left="720" w:hanging="360"/>
      </w:pPr>
    </w:lvl>
  </w:abstractNum>
  <w:abstractNum w:abstractNumId="1"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A4F34"/>
    <w:multiLevelType w:val="hybridMultilevel"/>
    <w:tmpl w:val="73EE0F84"/>
    <w:lvl w:ilvl="0" w:tplc="BAB2AD58">
      <w:start w:val="1"/>
      <w:numFmt w:val="decimal"/>
      <w:lvlText w:val="%1."/>
      <w:lvlJc w:val="left"/>
      <w:pPr>
        <w:ind w:left="1020" w:hanging="360"/>
      </w:pPr>
    </w:lvl>
    <w:lvl w:ilvl="1" w:tplc="94167948">
      <w:start w:val="1"/>
      <w:numFmt w:val="decimal"/>
      <w:lvlText w:val="%2."/>
      <w:lvlJc w:val="left"/>
      <w:pPr>
        <w:ind w:left="1020" w:hanging="360"/>
      </w:pPr>
    </w:lvl>
    <w:lvl w:ilvl="2" w:tplc="3CA02EF0">
      <w:start w:val="1"/>
      <w:numFmt w:val="decimal"/>
      <w:lvlText w:val="%3."/>
      <w:lvlJc w:val="left"/>
      <w:pPr>
        <w:ind w:left="1020" w:hanging="360"/>
      </w:pPr>
    </w:lvl>
    <w:lvl w:ilvl="3" w:tplc="30603490">
      <w:start w:val="1"/>
      <w:numFmt w:val="decimal"/>
      <w:lvlText w:val="%4."/>
      <w:lvlJc w:val="left"/>
      <w:pPr>
        <w:ind w:left="1020" w:hanging="360"/>
      </w:pPr>
    </w:lvl>
    <w:lvl w:ilvl="4" w:tplc="D3BC6EB0">
      <w:start w:val="1"/>
      <w:numFmt w:val="decimal"/>
      <w:lvlText w:val="%5."/>
      <w:lvlJc w:val="left"/>
      <w:pPr>
        <w:ind w:left="1020" w:hanging="360"/>
      </w:pPr>
    </w:lvl>
    <w:lvl w:ilvl="5" w:tplc="EC4832AA">
      <w:start w:val="1"/>
      <w:numFmt w:val="decimal"/>
      <w:lvlText w:val="%6."/>
      <w:lvlJc w:val="left"/>
      <w:pPr>
        <w:ind w:left="1020" w:hanging="360"/>
      </w:pPr>
    </w:lvl>
    <w:lvl w:ilvl="6" w:tplc="3312ACB2">
      <w:start w:val="1"/>
      <w:numFmt w:val="decimal"/>
      <w:lvlText w:val="%7."/>
      <w:lvlJc w:val="left"/>
      <w:pPr>
        <w:ind w:left="1020" w:hanging="360"/>
      </w:pPr>
    </w:lvl>
    <w:lvl w:ilvl="7" w:tplc="D96A5348">
      <w:start w:val="1"/>
      <w:numFmt w:val="decimal"/>
      <w:lvlText w:val="%8."/>
      <w:lvlJc w:val="left"/>
      <w:pPr>
        <w:ind w:left="1020" w:hanging="360"/>
      </w:pPr>
    </w:lvl>
    <w:lvl w:ilvl="8" w:tplc="816810F8">
      <w:start w:val="1"/>
      <w:numFmt w:val="decimal"/>
      <w:lvlText w:val="%9."/>
      <w:lvlJc w:val="left"/>
      <w:pPr>
        <w:ind w:left="1020" w:hanging="360"/>
      </w:pPr>
    </w:lvl>
  </w:abstractNum>
  <w:num w:numId="1" w16cid:durableId="1439594670">
    <w:abstractNumId w:val="1"/>
  </w:num>
  <w:num w:numId="2" w16cid:durableId="1055159402">
    <w:abstractNumId w:val="2"/>
  </w:num>
  <w:num w:numId="3" w16cid:durableId="683172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trackRevision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1&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935C1"/>
    <w:rsid w:val="00097474"/>
    <w:rsid w:val="000A266F"/>
    <w:rsid w:val="000A32C2"/>
    <w:rsid w:val="000B7E99"/>
    <w:rsid w:val="000D341E"/>
    <w:rsid w:val="000E0212"/>
    <w:rsid w:val="000E5101"/>
    <w:rsid w:val="000F73D8"/>
    <w:rsid w:val="00105CB5"/>
    <w:rsid w:val="00107F63"/>
    <w:rsid w:val="001220D5"/>
    <w:rsid w:val="00124EF6"/>
    <w:rsid w:val="0014796D"/>
    <w:rsid w:val="00150692"/>
    <w:rsid w:val="00160E40"/>
    <w:rsid w:val="00165646"/>
    <w:rsid w:val="00171449"/>
    <w:rsid w:val="001726BE"/>
    <w:rsid w:val="00174386"/>
    <w:rsid w:val="001755A4"/>
    <w:rsid w:val="00175EB1"/>
    <w:rsid w:val="00185EA7"/>
    <w:rsid w:val="001A75BD"/>
    <w:rsid w:val="001A9C4F"/>
    <w:rsid w:val="001C2A68"/>
    <w:rsid w:val="001C3A7C"/>
    <w:rsid w:val="001D46AE"/>
    <w:rsid w:val="001D6BFA"/>
    <w:rsid w:val="001D733A"/>
    <w:rsid w:val="001E62D9"/>
    <w:rsid w:val="001E77C7"/>
    <w:rsid w:val="001F0549"/>
    <w:rsid w:val="001F2B17"/>
    <w:rsid w:val="001F3D8C"/>
    <w:rsid w:val="001F45F1"/>
    <w:rsid w:val="0020056A"/>
    <w:rsid w:val="002109F3"/>
    <w:rsid w:val="00231B7A"/>
    <w:rsid w:val="00247A21"/>
    <w:rsid w:val="00254DB3"/>
    <w:rsid w:val="00275400"/>
    <w:rsid w:val="00282433"/>
    <w:rsid w:val="00284027"/>
    <w:rsid w:val="00290B22"/>
    <w:rsid w:val="0029444B"/>
    <w:rsid w:val="00294DD5"/>
    <w:rsid w:val="002A2ABA"/>
    <w:rsid w:val="002C293D"/>
    <w:rsid w:val="002C3BD1"/>
    <w:rsid w:val="002C5581"/>
    <w:rsid w:val="002D137F"/>
    <w:rsid w:val="002D1559"/>
    <w:rsid w:val="002D17DB"/>
    <w:rsid w:val="002D6113"/>
    <w:rsid w:val="002E188E"/>
    <w:rsid w:val="002E3F9A"/>
    <w:rsid w:val="002F2E49"/>
    <w:rsid w:val="002F4F16"/>
    <w:rsid w:val="002F7C20"/>
    <w:rsid w:val="00306F42"/>
    <w:rsid w:val="00311238"/>
    <w:rsid w:val="00321496"/>
    <w:rsid w:val="003444BE"/>
    <w:rsid w:val="00353641"/>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479DC"/>
    <w:rsid w:val="004520AB"/>
    <w:rsid w:val="00453449"/>
    <w:rsid w:val="00456111"/>
    <w:rsid w:val="00461D38"/>
    <w:rsid w:val="00461DEC"/>
    <w:rsid w:val="0046377E"/>
    <w:rsid w:val="00464A53"/>
    <w:rsid w:val="0048015F"/>
    <w:rsid w:val="0048087A"/>
    <w:rsid w:val="004810E7"/>
    <w:rsid w:val="0048453A"/>
    <w:rsid w:val="004A3AAF"/>
    <w:rsid w:val="004B1279"/>
    <w:rsid w:val="004B563F"/>
    <w:rsid w:val="004C7139"/>
    <w:rsid w:val="004C7ECF"/>
    <w:rsid w:val="004D6B06"/>
    <w:rsid w:val="004E1BF1"/>
    <w:rsid w:val="004F47E2"/>
    <w:rsid w:val="00500870"/>
    <w:rsid w:val="0050087B"/>
    <w:rsid w:val="0051156C"/>
    <w:rsid w:val="00512D08"/>
    <w:rsid w:val="0053206A"/>
    <w:rsid w:val="00547221"/>
    <w:rsid w:val="00547EC1"/>
    <w:rsid w:val="0054A0DE"/>
    <w:rsid w:val="0055104B"/>
    <w:rsid w:val="00565106"/>
    <w:rsid w:val="00574B00"/>
    <w:rsid w:val="005756C8"/>
    <w:rsid w:val="005908EB"/>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45D7"/>
    <w:rsid w:val="00730403"/>
    <w:rsid w:val="00735126"/>
    <w:rsid w:val="00742EED"/>
    <w:rsid w:val="0074664A"/>
    <w:rsid w:val="00771DCE"/>
    <w:rsid w:val="0077409C"/>
    <w:rsid w:val="00774F7F"/>
    <w:rsid w:val="007777A1"/>
    <w:rsid w:val="0078157A"/>
    <w:rsid w:val="00782714"/>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B0FDE"/>
    <w:rsid w:val="008B6FDB"/>
    <w:rsid w:val="008B76D5"/>
    <w:rsid w:val="008D7B48"/>
    <w:rsid w:val="008E2148"/>
    <w:rsid w:val="008E325E"/>
    <w:rsid w:val="008F685D"/>
    <w:rsid w:val="009004F5"/>
    <w:rsid w:val="009034E4"/>
    <w:rsid w:val="00911A14"/>
    <w:rsid w:val="009170C5"/>
    <w:rsid w:val="009239C8"/>
    <w:rsid w:val="0092588E"/>
    <w:rsid w:val="00936A94"/>
    <w:rsid w:val="00956131"/>
    <w:rsid w:val="00963343"/>
    <w:rsid w:val="00980451"/>
    <w:rsid w:val="009948BD"/>
    <w:rsid w:val="009A5C6B"/>
    <w:rsid w:val="009B603F"/>
    <w:rsid w:val="009C2C27"/>
    <w:rsid w:val="009D66D4"/>
    <w:rsid w:val="009F0920"/>
    <w:rsid w:val="009F4F46"/>
    <w:rsid w:val="009F72DD"/>
    <w:rsid w:val="00A05FCF"/>
    <w:rsid w:val="00A141F0"/>
    <w:rsid w:val="00A27E6C"/>
    <w:rsid w:val="00A33054"/>
    <w:rsid w:val="00A4352C"/>
    <w:rsid w:val="00A44EC5"/>
    <w:rsid w:val="00A5099E"/>
    <w:rsid w:val="00A568C5"/>
    <w:rsid w:val="00A66956"/>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3A20"/>
    <w:rsid w:val="00B368A0"/>
    <w:rsid w:val="00B433FE"/>
    <w:rsid w:val="00B44391"/>
    <w:rsid w:val="00B478BD"/>
    <w:rsid w:val="00B753A1"/>
    <w:rsid w:val="00B870B0"/>
    <w:rsid w:val="00B87BBA"/>
    <w:rsid w:val="00BC0587"/>
    <w:rsid w:val="00BC20A4"/>
    <w:rsid w:val="00BC2A78"/>
    <w:rsid w:val="00BC72F4"/>
    <w:rsid w:val="00BD60CB"/>
    <w:rsid w:val="00BD6E75"/>
    <w:rsid w:val="00BE4754"/>
    <w:rsid w:val="00BE67DB"/>
    <w:rsid w:val="00BE6945"/>
    <w:rsid w:val="00BF6FA6"/>
    <w:rsid w:val="00C01880"/>
    <w:rsid w:val="00C116E0"/>
    <w:rsid w:val="00C12E15"/>
    <w:rsid w:val="00C16530"/>
    <w:rsid w:val="00C32F85"/>
    <w:rsid w:val="00C42420"/>
    <w:rsid w:val="00C502C3"/>
    <w:rsid w:val="00C527FF"/>
    <w:rsid w:val="00C753C9"/>
    <w:rsid w:val="00C8292C"/>
    <w:rsid w:val="00C8355F"/>
    <w:rsid w:val="00CC0A9A"/>
    <w:rsid w:val="00CD746C"/>
    <w:rsid w:val="00CF1AB8"/>
    <w:rsid w:val="00D0068F"/>
    <w:rsid w:val="00D10743"/>
    <w:rsid w:val="00D31C80"/>
    <w:rsid w:val="00D33FD6"/>
    <w:rsid w:val="00D34199"/>
    <w:rsid w:val="00D37D0E"/>
    <w:rsid w:val="00D5510D"/>
    <w:rsid w:val="00D563DB"/>
    <w:rsid w:val="00D656A7"/>
    <w:rsid w:val="00D837DC"/>
    <w:rsid w:val="00DA013C"/>
    <w:rsid w:val="00DA344D"/>
    <w:rsid w:val="00DB489A"/>
    <w:rsid w:val="00DD602B"/>
    <w:rsid w:val="00DE6A66"/>
    <w:rsid w:val="00DF40FB"/>
    <w:rsid w:val="00DF52CB"/>
    <w:rsid w:val="00E07968"/>
    <w:rsid w:val="00E13A63"/>
    <w:rsid w:val="00E16229"/>
    <w:rsid w:val="00E252DF"/>
    <w:rsid w:val="00E26682"/>
    <w:rsid w:val="00E376EC"/>
    <w:rsid w:val="00E54995"/>
    <w:rsid w:val="00E57E8C"/>
    <w:rsid w:val="00E63FCD"/>
    <w:rsid w:val="00E84391"/>
    <w:rsid w:val="00EA2702"/>
    <w:rsid w:val="00EB2026"/>
    <w:rsid w:val="00EC2FE3"/>
    <w:rsid w:val="00EC3959"/>
    <w:rsid w:val="00ED13FA"/>
    <w:rsid w:val="00EE37A3"/>
    <w:rsid w:val="00EF3009"/>
    <w:rsid w:val="00F0079D"/>
    <w:rsid w:val="00F22FC6"/>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6656"/>
    <w:rsid w:val="00FB1FC0"/>
    <w:rsid w:val="00FC34B5"/>
    <w:rsid w:val="00FE45D8"/>
    <w:rsid w:val="00FF03DA"/>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53966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R-project.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Metadata/LabelInfo.xml><?xml version="1.0" encoding="utf-8"?>
<clbl:labelList xmlns:clbl="http://schemas.microsoft.com/office/2020/mipLabelMetadata">
  <clbl:label id="{3ac94b33-9135-4821-9502-eafda6592a35}" enabled="0" method="" siteId="{3ac94b33-9135-4821-9502-eafda6592a35}" removed="1"/>
</clbl:labelList>
</file>

<file path=docProps/app.xml><?xml version="1.0" encoding="utf-8"?>
<Properties xmlns="http://schemas.openxmlformats.org/officeDocument/2006/extended-properties" xmlns:vt="http://schemas.openxmlformats.org/officeDocument/2006/docPropsVTypes">
  <Template>Normal.dotm</Template>
  <TotalTime>1010</TotalTime>
  <Pages>35</Pages>
  <Words>10012</Words>
  <Characters>72420</Characters>
  <Application>Microsoft Office Word</Application>
  <DocSecurity>0</DocSecurity>
  <Lines>603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16</cp:revision>
  <cp:lastPrinted>2024-03-30T13:03:00Z</cp:lastPrinted>
  <dcterms:created xsi:type="dcterms:W3CDTF">2024-09-30T02:11:00Z</dcterms:created>
  <dcterms:modified xsi:type="dcterms:W3CDTF">2024-09-30T22:59:00Z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